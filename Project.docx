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4F7A" w:rsidRDefault="00383327" w:rsidP="00383327">
      <w:pPr>
        <w:jc w:val="center"/>
        <w:rPr>
          <w:rFonts w:cs="B Nazanin"/>
          <w:rtl/>
        </w:rPr>
      </w:pPr>
      <w:r>
        <w:rPr>
          <w:rFonts w:cs="B Nazanin" w:hint="cs"/>
          <w:rtl/>
        </w:rPr>
        <w:t>به نام خدا</w:t>
      </w:r>
    </w:p>
    <w:p w:rsidR="00383327" w:rsidRDefault="00383327" w:rsidP="00383327">
      <w:pPr>
        <w:jc w:val="center"/>
        <w:rPr>
          <w:rFonts w:cs="B Nazanin"/>
          <w:rtl/>
        </w:rPr>
      </w:pPr>
      <w:r>
        <w:rPr>
          <w:rFonts w:cs="B Nazanin" w:hint="cs"/>
          <w:rtl/>
        </w:rPr>
        <w:t>دانشگاه صنعتی امیرکبیر ( پلی تکنیک تهران )</w:t>
      </w:r>
    </w:p>
    <w:p w:rsidR="00383327" w:rsidRDefault="00383327" w:rsidP="00383327">
      <w:pPr>
        <w:jc w:val="center"/>
        <w:rPr>
          <w:rFonts w:cs="B Nazanin"/>
          <w:rtl/>
        </w:rPr>
      </w:pPr>
      <w:r>
        <w:rPr>
          <w:rFonts w:cs="B Nazanin" w:hint="cs"/>
          <w:rtl/>
        </w:rPr>
        <w:t xml:space="preserve">دانشکده مهندسی کامپیوتر </w:t>
      </w:r>
    </w:p>
    <w:p w:rsidR="00383327" w:rsidRDefault="00B24570" w:rsidP="00383327">
      <w:pPr>
        <w:jc w:val="center"/>
        <w:rPr>
          <w:rFonts w:cs="B Nazanin"/>
          <w:rtl/>
        </w:rPr>
      </w:pPr>
      <w:r>
        <w:rPr>
          <w:rFonts w:cs="B Naza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pt;height:71.4pt">
            <v:imagedata r:id="rId8" o:title="logo_fa"/>
          </v:shape>
        </w:pict>
      </w:r>
    </w:p>
    <w:p w:rsidR="00383327" w:rsidRDefault="00383327" w:rsidP="00CC1C06">
      <w:pPr>
        <w:jc w:val="center"/>
        <w:rPr>
          <w:rFonts w:cs="B Nazanin"/>
          <w:rtl/>
        </w:rPr>
      </w:pPr>
    </w:p>
    <w:p w:rsidR="00CC1C06" w:rsidRDefault="00CC1C06" w:rsidP="00CC1C06">
      <w:pPr>
        <w:jc w:val="center"/>
        <w:rPr>
          <w:rFonts w:ascii="IRANSans(FaNum)" w:hAnsi="IRANSans(FaNum)" w:cs="IRANSans(FaNum)"/>
        </w:rPr>
      </w:pPr>
      <w:r>
        <w:rPr>
          <w:rFonts w:cs="B Nazanin" w:hint="cs"/>
          <w:rtl/>
        </w:rPr>
        <w:t xml:space="preserve">پروژه درس مهندسی نرم افزار </w:t>
      </w:r>
      <w:r w:rsidRPr="00CC1C06">
        <w:rPr>
          <w:rFonts w:ascii="IRANSans(FaNum)" w:hAnsi="IRANSans(FaNum)" w:cs="IRANSans(FaNum)"/>
          <w:rtl/>
        </w:rPr>
        <w:t>1</w:t>
      </w:r>
    </w:p>
    <w:p w:rsidR="00CC1C06" w:rsidRDefault="00CC1C06" w:rsidP="00CC1C06">
      <w:pPr>
        <w:jc w:val="center"/>
        <w:rPr>
          <w:rFonts w:ascii="IRANSans(FaNum)" w:hAnsi="IRANSans(FaNum)" w:cs="B Nazanin"/>
          <w:rtl/>
        </w:rPr>
      </w:pPr>
      <w:r>
        <w:rPr>
          <w:rFonts w:ascii="IRANSans(FaNum)" w:hAnsi="IRANSans(FaNum)" w:cs="B Nazanin" w:hint="cs"/>
          <w:rtl/>
        </w:rPr>
        <w:t xml:space="preserve">موضوع پروژه : </w:t>
      </w:r>
      <w:r w:rsidRPr="0046665B">
        <w:rPr>
          <w:rFonts w:ascii="IRANSans(FaNum)" w:hAnsi="IRANSans(FaNum)" w:cs="B Nazanin" w:hint="cs"/>
          <w:b/>
          <w:bCs/>
          <w:rtl/>
        </w:rPr>
        <w:t>سیستم مدیریت رستوران</w:t>
      </w:r>
    </w:p>
    <w:p w:rsidR="00CC1C06" w:rsidRDefault="00CC1C06" w:rsidP="00CC1C06">
      <w:pPr>
        <w:jc w:val="center"/>
        <w:rPr>
          <w:rFonts w:ascii="IRANSans(FaNum)" w:hAnsi="IRANSans(FaNum)" w:cs="B Nazanin"/>
        </w:rPr>
      </w:pPr>
      <w:r>
        <w:rPr>
          <w:rFonts w:ascii="IRANSans(FaNum)" w:hAnsi="IRANSans(FaNum)" w:cs="B Nazanin" w:hint="cs"/>
          <w:rtl/>
        </w:rPr>
        <w:t xml:space="preserve">نام گروه : </w:t>
      </w:r>
      <w:r>
        <w:rPr>
          <w:rFonts w:ascii="IRANSans(FaNum)" w:hAnsi="IRANSans(FaNum)" w:cs="B Nazanin"/>
        </w:rPr>
        <w:t>Mamo Masa</w:t>
      </w:r>
    </w:p>
    <w:p w:rsidR="00CC1C06" w:rsidRDefault="00CC1C06" w:rsidP="00CC1C06">
      <w:pPr>
        <w:jc w:val="center"/>
        <w:rPr>
          <w:rFonts w:ascii="IRANSans(FaNum)" w:hAnsi="IRANSans(FaNum)" w:cs="B Nazanin"/>
          <w:rtl/>
        </w:rPr>
      </w:pPr>
      <w:r>
        <w:rPr>
          <w:rFonts w:ascii="IRANSans(FaNum)" w:hAnsi="IRANSans(FaNum)" w:cs="B Nazanin" w:hint="cs"/>
          <w:rtl/>
        </w:rPr>
        <w:t xml:space="preserve">سرپرست تیم : </w:t>
      </w:r>
      <w:r w:rsidRPr="0046665B">
        <w:rPr>
          <w:rFonts w:ascii="IRANSans(FaNum)" w:hAnsi="IRANSans(FaNum)" w:cs="B Nazanin" w:hint="cs"/>
          <w:b/>
          <w:bCs/>
          <w:rtl/>
        </w:rPr>
        <w:t>سعید معروف</w:t>
      </w:r>
    </w:p>
    <w:p w:rsidR="00CC1C06" w:rsidRDefault="00CC1C06" w:rsidP="00CC1C06">
      <w:pPr>
        <w:jc w:val="center"/>
        <w:rPr>
          <w:rFonts w:ascii="IRANSans(FaNum)" w:hAnsi="IRANSans(FaNum)" w:cs="B Nazanin"/>
          <w:rtl/>
        </w:rPr>
      </w:pPr>
      <w:r>
        <w:rPr>
          <w:rFonts w:ascii="IRANSans(FaNum)" w:hAnsi="IRANSans(FaNum)" w:cs="B Nazanin" w:hint="cs"/>
          <w:rtl/>
        </w:rPr>
        <w:t xml:space="preserve">نماینده مشتری : </w:t>
      </w:r>
      <w:r w:rsidRPr="0046665B">
        <w:rPr>
          <w:rFonts w:ascii="IRANSans(FaNum)" w:hAnsi="IRANSans(FaNum)" w:cs="B Nazanin" w:hint="cs"/>
          <w:b/>
          <w:bCs/>
          <w:rtl/>
        </w:rPr>
        <w:t>مهدی آفریده</w:t>
      </w:r>
    </w:p>
    <w:p w:rsidR="00CC1C06" w:rsidRDefault="00CC1C06" w:rsidP="00CC1C06">
      <w:pPr>
        <w:jc w:val="center"/>
        <w:rPr>
          <w:rFonts w:ascii="IRANSans(FaNum)" w:hAnsi="IRANSans(FaNum)" w:cs="B Nazanin"/>
          <w:rtl/>
        </w:rPr>
      </w:pPr>
      <w:r>
        <w:rPr>
          <w:rFonts w:ascii="IRANSans(FaNum)" w:hAnsi="IRANSans(FaNum)" w:cs="B Nazanin" w:hint="cs"/>
          <w:rtl/>
        </w:rPr>
        <w:t xml:space="preserve">سایر اعضای گروه : </w:t>
      </w:r>
    </w:p>
    <w:p w:rsidR="00CC1C06" w:rsidRPr="0046665B" w:rsidRDefault="00CC1C06" w:rsidP="00CC1C06">
      <w:pPr>
        <w:jc w:val="center"/>
        <w:rPr>
          <w:rFonts w:ascii="IRANSans(FaNum)" w:hAnsi="IRANSans(FaNum)" w:cs="B Nazanin"/>
          <w:b/>
          <w:bCs/>
          <w:rtl/>
        </w:rPr>
      </w:pPr>
      <w:r w:rsidRPr="0046665B">
        <w:rPr>
          <w:rFonts w:ascii="IRANSans(FaNum)" w:hAnsi="IRANSans(FaNum)" w:cs="B Nazanin" w:hint="cs"/>
          <w:b/>
          <w:bCs/>
          <w:rtl/>
        </w:rPr>
        <w:t>محمد طلابی</w:t>
      </w:r>
    </w:p>
    <w:p w:rsidR="00CC1C06" w:rsidRPr="0046665B" w:rsidRDefault="00CC1C06" w:rsidP="00CC1C06">
      <w:pPr>
        <w:jc w:val="center"/>
        <w:rPr>
          <w:rFonts w:ascii="IRANSans(FaNum)" w:hAnsi="IRANSans(FaNum)" w:cs="B Nazanin"/>
          <w:b/>
          <w:bCs/>
          <w:rtl/>
        </w:rPr>
      </w:pPr>
      <w:r w:rsidRPr="0046665B">
        <w:rPr>
          <w:rFonts w:ascii="IRANSans(FaNum)" w:hAnsi="IRANSans(FaNum)" w:cs="B Nazanin" w:hint="cs"/>
          <w:b/>
          <w:bCs/>
          <w:rtl/>
        </w:rPr>
        <w:t>مهدی نیک نژاد</w:t>
      </w:r>
    </w:p>
    <w:p w:rsidR="00647136" w:rsidRDefault="00647136" w:rsidP="00CC1C06">
      <w:pPr>
        <w:jc w:val="center"/>
        <w:rPr>
          <w:rFonts w:ascii="IRANSans(FaNum)" w:hAnsi="IRANSans(FaNum)" w:cs="B Nazanin"/>
          <w:rtl/>
        </w:rPr>
      </w:pPr>
    </w:p>
    <w:p w:rsidR="00647136" w:rsidRDefault="00647136" w:rsidP="00CC1C06">
      <w:pPr>
        <w:jc w:val="center"/>
        <w:rPr>
          <w:rFonts w:ascii="IRANSans(FaNum)" w:hAnsi="IRANSans(FaNum)" w:cs="B Nazanin"/>
          <w:rtl/>
        </w:rPr>
      </w:pPr>
    </w:p>
    <w:p w:rsidR="00647136" w:rsidRDefault="00647136" w:rsidP="00CC1C06">
      <w:pPr>
        <w:jc w:val="center"/>
        <w:rPr>
          <w:rFonts w:ascii="IRANSans(FaNum)" w:hAnsi="IRANSans(FaNum)" w:cs="B Nazanin"/>
          <w:rtl/>
        </w:rPr>
      </w:pPr>
    </w:p>
    <w:p w:rsidR="00647136" w:rsidRDefault="00647136" w:rsidP="00CC1C06">
      <w:pPr>
        <w:jc w:val="center"/>
        <w:rPr>
          <w:rFonts w:ascii="IRANSans(FaNum)" w:hAnsi="IRANSans(FaNum)" w:cs="B Nazanin"/>
          <w:rtl/>
        </w:rPr>
      </w:pPr>
    </w:p>
    <w:p w:rsidR="00647136" w:rsidRDefault="00647136" w:rsidP="00CC1C06">
      <w:pPr>
        <w:jc w:val="center"/>
        <w:rPr>
          <w:rFonts w:ascii="IRANSans(FaNum)" w:hAnsi="IRANSans(FaNum)" w:cs="B Nazanin"/>
          <w:rtl/>
        </w:rPr>
      </w:pPr>
    </w:p>
    <w:p w:rsidR="00647136" w:rsidRDefault="00647136" w:rsidP="00CC1C06">
      <w:pPr>
        <w:jc w:val="center"/>
        <w:rPr>
          <w:rFonts w:ascii="IRANSans(FaNum)" w:hAnsi="IRANSans(FaNum)" w:cs="B Nazanin"/>
          <w:rtl/>
        </w:rPr>
      </w:pPr>
    </w:p>
    <w:p w:rsidR="00647136" w:rsidRDefault="00647136" w:rsidP="00CC1C06">
      <w:pPr>
        <w:jc w:val="center"/>
        <w:rPr>
          <w:rFonts w:ascii="IRANSans(FaNum)" w:hAnsi="IRANSans(FaNum)" w:cs="B Nazanin"/>
          <w:rtl/>
        </w:rPr>
      </w:pPr>
    </w:p>
    <w:p w:rsidR="0028576C" w:rsidRDefault="0028576C" w:rsidP="003C2583">
      <w:pPr>
        <w:rPr>
          <w:rFonts w:ascii="IRANSans(FaNum)" w:hAnsi="IRANSans(FaNum)" w:cs="B Nazanin"/>
          <w:rtl/>
        </w:rPr>
      </w:pPr>
    </w:p>
    <w:p w:rsidR="00647136" w:rsidRDefault="00647136" w:rsidP="00CC1C06">
      <w:pPr>
        <w:jc w:val="center"/>
        <w:rPr>
          <w:rFonts w:ascii="IRANSans(FaNum)" w:hAnsi="IRANSans(FaNum)" w:cs="B Nazanin"/>
          <w:rtl/>
        </w:rPr>
      </w:pPr>
      <w:r>
        <w:rPr>
          <w:rFonts w:ascii="IRANSans(FaNum)" w:hAnsi="IRANSans(FaNum)" w:cs="B Nazanin" w:hint="cs"/>
          <w:rtl/>
        </w:rPr>
        <w:t xml:space="preserve">استاد درس : علی کمالی </w:t>
      </w:r>
    </w:p>
    <w:p w:rsidR="00647136" w:rsidRPr="00CC1C06" w:rsidRDefault="00647136" w:rsidP="00CC1C06">
      <w:pPr>
        <w:jc w:val="center"/>
        <w:rPr>
          <w:rFonts w:ascii="IRANSans(FaNum)" w:hAnsi="IRANSans(FaNum)" w:cs="B Nazanin"/>
        </w:rPr>
      </w:pPr>
      <w:r>
        <w:rPr>
          <w:rFonts w:ascii="IRANSans(FaNum)" w:hAnsi="IRANSans(FaNum)" w:cs="B Nazanin" w:hint="cs"/>
          <w:rtl/>
        </w:rPr>
        <w:t xml:space="preserve">نیمسال دوم </w:t>
      </w:r>
      <w:r>
        <w:rPr>
          <w:rFonts w:ascii="IRANSans(FaNum)" w:hAnsi="IRANSans(FaNum)" w:cs="B Nazanin"/>
        </w:rPr>
        <w:t>1398-99</w:t>
      </w:r>
    </w:p>
    <w:p w:rsidR="00CC1C06" w:rsidRDefault="00CC1C06" w:rsidP="00CC1C06">
      <w:pPr>
        <w:jc w:val="center"/>
        <w:rPr>
          <w:rFonts w:cs="B Nazanin"/>
          <w:rtl/>
        </w:rPr>
      </w:pPr>
    </w:p>
    <w:p w:rsidR="00DB5D36" w:rsidRDefault="00DB5D36">
      <w:pPr>
        <w:rPr>
          <w:rFonts w:cs="B Nazanin"/>
          <w:rtl/>
        </w:rPr>
      </w:pPr>
    </w:p>
    <w:sdt>
      <w:sdtPr>
        <w:rPr>
          <w:rFonts w:asciiTheme="minorHAnsi" w:eastAsiaTheme="minorHAnsi" w:hAnsiTheme="minorHAnsi" w:cs="B Nazanin"/>
          <w:b/>
          <w:bCs/>
          <w:color w:val="auto"/>
          <w:sz w:val="22"/>
          <w:szCs w:val="22"/>
          <w:rtl/>
          <w:lang w:bidi="fa-IR"/>
        </w:rPr>
        <w:id w:val="-836454970"/>
        <w:docPartObj>
          <w:docPartGallery w:val="Table of Contents"/>
          <w:docPartUnique/>
        </w:docPartObj>
      </w:sdtPr>
      <w:sdtEndPr>
        <w:rPr>
          <w:rFonts w:cstheme="minorBidi"/>
          <w:noProof/>
        </w:rPr>
      </w:sdtEndPr>
      <w:sdtContent>
        <w:p w:rsidR="00DB5D36" w:rsidRPr="00C20C1C" w:rsidRDefault="003C1AA7" w:rsidP="003C1AA7">
          <w:pPr>
            <w:pStyle w:val="TOCHeading"/>
            <w:bidi/>
            <w:rPr>
              <w:rFonts w:cs="B Nazanin"/>
              <w:b/>
              <w:bCs/>
            </w:rPr>
          </w:pPr>
          <w:r w:rsidRPr="00C20C1C">
            <w:rPr>
              <w:rFonts w:cs="B Nazanin" w:hint="cs"/>
              <w:b/>
              <w:bCs/>
              <w:rtl/>
            </w:rPr>
            <w:t>فهرست مطالب</w:t>
          </w:r>
        </w:p>
        <w:p w:rsidR="00B24570" w:rsidRPr="00B24570" w:rsidRDefault="00DB5D36">
          <w:pPr>
            <w:pStyle w:val="TOC1"/>
            <w:rPr>
              <w:rFonts w:eastAsiaTheme="minorEastAsia" w:cstheme="minorBidi"/>
              <w:rtl/>
              <w:lang w:bidi="ar-SA"/>
            </w:rPr>
          </w:pPr>
          <w:r w:rsidRPr="00C20C1C">
            <w:fldChar w:fldCharType="begin"/>
          </w:r>
          <w:r w:rsidRPr="00C20C1C">
            <w:instrText xml:space="preserve"> TOC \o "1-3" \h \z \u </w:instrText>
          </w:r>
          <w:r w:rsidRPr="00C20C1C">
            <w:fldChar w:fldCharType="separate"/>
          </w:r>
          <w:hyperlink w:anchor="_Toc47446143" w:history="1">
            <w:r w:rsidR="00B24570" w:rsidRPr="00B24570">
              <w:rPr>
                <w:rStyle w:val="Hyperlink"/>
                <w:rtl/>
              </w:rPr>
              <w:t>تعر</w:t>
            </w:r>
            <w:r w:rsidR="00B24570" w:rsidRPr="00B24570">
              <w:rPr>
                <w:rStyle w:val="Hyperlink"/>
                <w:rFonts w:hint="cs"/>
                <w:rtl/>
              </w:rPr>
              <w:t>ی</w:t>
            </w:r>
            <w:r w:rsidR="00B24570" w:rsidRPr="00B24570">
              <w:rPr>
                <w:rStyle w:val="Hyperlink"/>
                <w:rFonts w:hint="eastAsia"/>
                <w:rtl/>
              </w:rPr>
              <w:t>ف</w:t>
            </w:r>
            <w:r w:rsidR="00B24570" w:rsidRPr="00B24570">
              <w:rPr>
                <w:rStyle w:val="Hyperlink"/>
                <w:rtl/>
              </w:rPr>
              <w:t xml:space="preserve"> پروژه</w:t>
            </w:r>
            <w:r w:rsidR="00B24570" w:rsidRPr="00B24570">
              <w:rPr>
                <w:webHidden/>
                <w:rtl/>
              </w:rPr>
              <w:tab/>
            </w:r>
            <w:r w:rsidR="00B24570" w:rsidRPr="00B24570">
              <w:rPr>
                <w:webHidden/>
                <w:rtl/>
              </w:rPr>
              <w:fldChar w:fldCharType="begin"/>
            </w:r>
            <w:r w:rsidR="00B24570" w:rsidRPr="00B24570">
              <w:rPr>
                <w:webHidden/>
                <w:rtl/>
              </w:rPr>
              <w:instrText xml:space="preserve"> </w:instrText>
            </w:r>
            <w:r w:rsidR="00B24570" w:rsidRPr="00B24570">
              <w:rPr>
                <w:webHidden/>
              </w:rPr>
              <w:instrText xml:space="preserve">PAGEREF </w:instrText>
            </w:r>
            <w:r w:rsidR="00B24570" w:rsidRPr="00B24570">
              <w:rPr>
                <w:webHidden/>
                <w:rtl/>
              </w:rPr>
              <w:instrText>_</w:instrText>
            </w:r>
            <w:r w:rsidR="00B24570" w:rsidRPr="00B24570">
              <w:rPr>
                <w:webHidden/>
              </w:rPr>
              <w:instrText>Toc47446143 \h</w:instrText>
            </w:r>
            <w:r w:rsidR="00B24570" w:rsidRPr="00B24570">
              <w:rPr>
                <w:webHidden/>
                <w:rtl/>
              </w:rPr>
              <w:instrText xml:space="preserve"> </w:instrText>
            </w:r>
            <w:r w:rsidR="00B24570" w:rsidRPr="00B24570">
              <w:rPr>
                <w:webHidden/>
                <w:rtl/>
              </w:rPr>
            </w:r>
            <w:r w:rsidR="00B24570" w:rsidRPr="00B24570">
              <w:rPr>
                <w:webHidden/>
                <w:rtl/>
              </w:rPr>
              <w:fldChar w:fldCharType="separate"/>
            </w:r>
            <w:r w:rsidR="00B24570" w:rsidRPr="00B24570">
              <w:rPr>
                <w:webHidden/>
                <w:rtl/>
              </w:rPr>
              <w:t>1</w:t>
            </w:r>
            <w:r w:rsidR="00B24570" w:rsidRPr="00B24570">
              <w:rPr>
                <w:webHidden/>
                <w:rtl/>
              </w:rPr>
              <w:fldChar w:fldCharType="end"/>
            </w:r>
          </w:hyperlink>
        </w:p>
        <w:p w:rsidR="00B24570" w:rsidRPr="00B24570" w:rsidRDefault="00B24570">
          <w:pPr>
            <w:pStyle w:val="TOC2"/>
            <w:tabs>
              <w:tab w:val="right" w:leader="dot" w:pos="9016"/>
            </w:tabs>
            <w:rPr>
              <w:rFonts w:eastAsiaTheme="minorEastAsia"/>
              <w:b/>
              <w:bCs/>
              <w:noProof/>
              <w:rtl/>
              <w:lang w:bidi="ar-SA"/>
            </w:rPr>
          </w:pPr>
          <w:hyperlink w:anchor="_Toc47446144" w:history="1">
            <w:r w:rsidRPr="00B24570">
              <w:rPr>
                <w:rStyle w:val="Hyperlink"/>
                <w:rFonts w:cs="B Nazanin"/>
                <w:b/>
                <w:bCs/>
                <w:noProof/>
                <w:rtl/>
              </w:rPr>
              <w:t>معرف</w:t>
            </w:r>
            <w:r w:rsidRPr="00B24570">
              <w:rPr>
                <w:rStyle w:val="Hyperlink"/>
                <w:rFonts w:cs="B Nazanin" w:hint="cs"/>
                <w:b/>
                <w:bCs/>
                <w:noProof/>
                <w:rtl/>
              </w:rPr>
              <w:t>ی</w:t>
            </w:r>
            <w:r w:rsidRPr="00B24570">
              <w:rPr>
                <w:rStyle w:val="Hyperlink"/>
                <w:rFonts w:cs="B Nazanin"/>
                <w:b/>
                <w:bCs/>
                <w:noProof/>
                <w:rtl/>
              </w:rPr>
              <w:t xml:space="preserve"> محصول</w:t>
            </w:r>
            <w:r w:rsidRPr="00B24570">
              <w:rPr>
                <w:b/>
                <w:bCs/>
                <w:noProof/>
                <w:webHidden/>
                <w:rtl/>
              </w:rPr>
              <w:tab/>
            </w:r>
            <w:r w:rsidRPr="00B24570">
              <w:rPr>
                <w:b/>
                <w:bCs/>
                <w:noProof/>
                <w:webHidden/>
                <w:rtl/>
              </w:rPr>
              <w:fldChar w:fldCharType="begin"/>
            </w:r>
            <w:r w:rsidRPr="00B24570">
              <w:rPr>
                <w:b/>
                <w:bCs/>
                <w:noProof/>
                <w:webHidden/>
                <w:rtl/>
              </w:rPr>
              <w:instrText xml:space="preserve"> </w:instrText>
            </w:r>
            <w:r w:rsidRPr="00B24570">
              <w:rPr>
                <w:b/>
                <w:bCs/>
                <w:noProof/>
                <w:webHidden/>
              </w:rPr>
              <w:instrText xml:space="preserve">PAGEREF </w:instrText>
            </w:r>
            <w:r w:rsidRPr="00B24570">
              <w:rPr>
                <w:b/>
                <w:bCs/>
                <w:noProof/>
                <w:webHidden/>
                <w:rtl/>
              </w:rPr>
              <w:instrText>_</w:instrText>
            </w:r>
            <w:r w:rsidRPr="00B24570">
              <w:rPr>
                <w:b/>
                <w:bCs/>
                <w:noProof/>
                <w:webHidden/>
              </w:rPr>
              <w:instrText>Toc47446144 \h</w:instrText>
            </w:r>
            <w:r w:rsidRPr="00B24570">
              <w:rPr>
                <w:b/>
                <w:bCs/>
                <w:noProof/>
                <w:webHidden/>
                <w:rtl/>
              </w:rPr>
              <w:instrText xml:space="preserve"> </w:instrText>
            </w:r>
            <w:r w:rsidRPr="00B24570">
              <w:rPr>
                <w:b/>
                <w:bCs/>
                <w:noProof/>
                <w:webHidden/>
                <w:rtl/>
              </w:rPr>
            </w:r>
            <w:r w:rsidRPr="00B24570">
              <w:rPr>
                <w:b/>
                <w:bCs/>
                <w:noProof/>
                <w:webHidden/>
                <w:rtl/>
              </w:rPr>
              <w:fldChar w:fldCharType="separate"/>
            </w:r>
            <w:r w:rsidRPr="00B24570">
              <w:rPr>
                <w:b/>
                <w:bCs/>
                <w:noProof/>
                <w:webHidden/>
                <w:rtl/>
              </w:rPr>
              <w:t>1</w:t>
            </w:r>
            <w:r w:rsidRPr="00B24570">
              <w:rPr>
                <w:b/>
                <w:bCs/>
                <w:noProof/>
                <w:webHidden/>
                <w:rtl/>
              </w:rPr>
              <w:fldChar w:fldCharType="end"/>
            </w:r>
          </w:hyperlink>
        </w:p>
        <w:p w:rsidR="00B24570" w:rsidRPr="00B24570" w:rsidRDefault="00B24570">
          <w:pPr>
            <w:pStyle w:val="TOC2"/>
            <w:tabs>
              <w:tab w:val="right" w:leader="dot" w:pos="9016"/>
            </w:tabs>
            <w:rPr>
              <w:rFonts w:eastAsiaTheme="minorEastAsia"/>
              <w:b/>
              <w:bCs/>
              <w:noProof/>
              <w:rtl/>
              <w:lang w:bidi="ar-SA"/>
            </w:rPr>
          </w:pPr>
          <w:hyperlink w:anchor="_Toc47446145" w:history="1">
            <w:r w:rsidRPr="00B24570">
              <w:rPr>
                <w:rStyle w:val="Hyperlink"/>
                <w:rFonts w:cs="B Nazanin"/>
                <w:b/>
                <w:bCs/>
                <w:noProof/>
                <w:rtl/>
              </w:rPr>
              <w:t>قابل</w:t>
            </w:r>
            <w:r w:rsidRPr="00B24570">
              <w:rPr>
                <w:rStyle w:val="Hyperlink"/>
                <w:rFonts w:cs="B Nazanin" w:hint="cs"/>
                <w:b/>
                <w:bCs/>
                <w:noProof/>
                <w:rtl/>
              </w:rPr>
              <w:t>ی</w:t>
            </w:r>
            <w:r w:rsidRPr="00B24570">
              <w:rPr>
                <w:rStyle w:val="Hyperlink"/>
                <w:rFonts w:cs="B Nazanin" w:hint="eastAsia"/>
                <w:b/>
                <w:bCs/>
                <w:noProof/>
                <w:rtl/>
              </w:rPr>
              <w:t>ت</w:t>
            </w:r>
            <w:r w:rsidRPr="00B24570">
              <w:rPr>
                <w:rStyle w:val="Hyperlink"/>
                <w:rFonts w:cs="B Nazanin"/>
                <w:b/>
                <w:bCs/>
                <w:noProof/>
                <w:rtl/>
              </w:rPr>
              <w:t xml:space="preserve"> ها</w:t>
            </w:r>
            <w:r w:rsidRPr="00B24570">
              <w:rPr>
                <w:rStyle w:val="Hyperlink"/>
                <w:rFonts w:cs="B Nazanin" w:hint="cs"/>
                <w:b/>
                <w:bCs/>
                <w:noProof/>
                <w:rtl/>
              </w:rPr>
              <w:t>ی</w:t>
            </w:r>
            <w:r w:rsidRPr="00B24570">
              <w:rPr>
                <w:rStyle w:val="Hyperlink"/>
                <w:rFonts w:cs="B Nazanin"/>
                <w:b/>
                <w:bCs/>
                <w:noProof/>
                <w:rtl/>
              </w:rPr>
              <w:t xml:space="preserve"> محصول</w:t>
            </w:r>
            <w:r w:rsidRPr="00B24570">
              <w:rPr>
                <w:b/>
                <w:bCs/>
                <w:noProof/>
                <w:webHidden/>
                <w:rtl/>
              </w:rPr>
              <w:tab/>
            </w:r>
            <w:r w:rsidRPr="00B24570">
              <w:rPr>
                <w:b/>
                <w:bCs/>
                <w:noProof/>
                <w:webHidden/>
                <w:rtl/>
              </w:rPr>
              <w:fldChar w:fldCharType="begin"/>
            </w:r>
            <w:r w:rsidRPr="00B24570">
              <w:rPr>
                <w:b/>
                <w:bCs/>
                <w:noProof/>
                <w:webHidden/>
                <w:rtl/>
              </w:rPr>
              <w:instrText xml:space="preserve"> </w:instrText>
            </w:r>
            <w:r w:rsidRPr="00B24570">
              <w:rPr>
                <w:b/>
                <w:bCs/>
                <w:noProof/>
                <w:webHidden/>
              </w:rPr>
              <w:instrText xml:space="preserve">PAGEREF </w:instrText>
            </w:r>
            <w:r w:rsidRPr="00B24570">
              <w:rPr>
                <w:b/>
                <w:bCs/>
                <w:noProof/>
                <w:webHidden/>
                <w:rtl/>
              </w:rPr>
              <w:instrText>_</w:instrText>
            </w:r>
            <w:r w:rsidRPr="00B24570">
              <w:rPr>
                <w:b/>
                <w:bCs/>
                <w:noProof/>
                <w:webHidden/>
              </w:rPr>
              <w:instrText>Toc47446145 \h</w:instrText>
            </w:r>
            <w:r w:rsidRPr="00B24570">
              <w:rPr>
                <w:b/>
                <w:bCs/>
                <w:noProof/>
                <w:webHidden/>
                <w:rtl/>
              </w:rPr>
              <w:instrText xml:space="preserve"> </w:instrText>
            </w:r>
            <w:r w:rsidRPr="00B24570">
              <w:rPr>
                <w:b/>
                <w:bCs/>
                <w:noProof/>
                <w:webHidden/>
                <w:rtl/>
              </w:rPr>
            </w:r>
            <w:r w:rsidRPr="00B24570">
              <w:rPr>
                <w:b/>
                <w:bCs/>
                <w:noProof/>
                <w:webHidden/>
                <w:rtl/>
              </w:rPr>
              <w:fldChar w:fldCharType="separate"/>
            </w:r>
            <w:r w:rsidRPr="00B24570">
              <w:rPr>
                <w:b/>
                <w:bCs/>
                <w:noProof/>
                <w:webHidden/>
                <w:rtl/>
              </w:rPr>
              <w:t>1</w:t>
            </w:r>
            <w:r w:rsidRPr="00B24570">
              <w:rPr>
                <w:b/>
                <w:bCs/>
                <w:noProof/>
                <w:webHidden/>
                <w:rtl/>
              </w:rPr>
              <w:fldChar w:fldCharType="end"/>
            </w:r>
          </w:hyperlink>
        </w:p>
        <w:p w:rsidR="00B24570" w:rsidRPr="00B24570" w:rsidRDefault="00B24570">
          <w:pPr>
            <w:pStyle w:val="TOC2"/>
            <w:tabs>
              <w:tab w:val="right" w:leader="dot" w:pos="9016"/>
            </w:tabs>
            <w:rPr>
              <w:rFonts w:eastAsiaTheme="minorEastAsia"/>
              <w:b/>
              <w:bCs/>
              <w:noProof/>
              <w:rtl/>
              <w:lang w:bidi="ar-SA"/>
            </w:rPr>
          </w:pPr>
          <w:hyperlink w:anchor="_Toc47446146" w:history="1">
            <w:r w:rsidRPr="00B24570">
              <w:rPr>
                <w:rStyle w:val="Hyperlink"/>
                <w:rFonts w:cs="B Nazanin"/>
                <w:b/>
                <w:bCs/>
                <w:noProof/>
                <w:rtl/>
              </w:rPr>
              <w:t>قالب ها</w:t>
            </w:r>
            <w:r w:rsidRPr="00B24570">
              <w:rPr>
                <w:rStyle w:val="Hyperlink"/>
                <w:rFonts w:cs="B Nazanin" w:hint="cs"/>
                <w:b/>
                <w:bCs/>
                <w:noProof/>
                <w:rtl/>
              </w:rPr>
              <w:t>ی</w:t>
            </w:r>
            <w:r w:rsidRPr="00B24570">
              <w:rPr>
                <w:rStyle w:val="Hyperlink"/>
                <w:rFonts w:cs="B Nazanin"/>
                <w:b/>
                <w:bCs/>
                <w:noProof/>
                <w:rtl/>
              </w:rPr>
              <w:t xml:space="preserve"> کاربران و دسترس</w:t>
            </w:r>
            <w:r w:rsidRPr="00B24570">
              <w:rPr>
                <w:rStyle w:val="Hyperlink"/>
                <w:rFonts w:cs="B Nazanin" w:hint="cs"/>
                <w:b/>
                <w:bCs/>
                <w:noProof/>
                <w:rtl/>
              </w:rPr>
              <w:t>ی</w:t>
            </w:r>
            <w:r w:rsidRPr="00B24570">
              <w:rPr>
                <w:rStyle w:val="Hyperlink"/>
                <w:rFonts w:cs="B Nazanin"/>
                <w:b/>
                <w:bCs/>
                <w:noProof/>
                <w:rtl/>
              </w:rPr>
              <w:t xml:space="preserve"> ها</w:t>
            </w:r>
            <w:r w:rsidRPr="00B24570">
              <w:rPr>
                <w:b/>
                <w:bCs/>
                <w:noProof/>
                <w:webHidden/>
                <w:rtl/>
              </w:rPr>
              <w:tab/>
            </w:r>
            <w:r w:rsidRPr="00B24570">
              <w:rPr>
                <w:b/>
                <w:bCs/>
                <w:noProof/>
                <w:webHidden/>
                <w:rtl/>
              </w:rPr>
              <w:fldChar w:fldCharType="begin"/>
            </w:r>
            <w:r w:rsidRPr="00B24570">
              <w:rPr>
                <w:b/>
                <w:bCs/>
                <w:noProof/>
                <w:webHidden/>
                <w:rtl/>
              </w:rPr>
              <w:instrText xml:space="preserve"> </w:instrText>
            </w:r>
            <w:r w:rsidRPr="00B24570">
              <w:rPr>
                <w:b/>
                <w:bCs/>
                <w:noProof/>
                <w:webHidden/>
              </w:rPr>
              <w:instrText xml:space="preserve">PAGEREF </w:instrText>
            </w:r>
            <w:r w:rsidRPr="00B24570">
              <w:rPr>
                <w:b/>
                <w:bCs/>
                <w:noProof/>
                <w:webHidden/>
                <w:rtl/>
              </w:rPr>
              <w:instrText>_</w:instrText>
            </w:r>
            <w:r w:rsidRPr="00B24570">
              <w:rPr>
                <w:b/>
                <w:bCs/>
                <w:noProof/>
                <w:webHidden/>
              </w:rPr>
              <w:instrText>Toc47446146 \h</w:instrText>
            </w:r>
            <w:r w:rsidRPr="00B24570">
              <w:rPr>
                <w:b/>
                <w:bCs/>
                <w:noProof/>
                <w:webHidden/>
                <w:rtl/>
              </w:rPr>
              <w:instrText xml:space="preserve"> </w:instrText>
            </w:r>
            <w:r w:rsidRPr="00B24570">
              <w:rPr>
                <w:b/>
                <w:bCs/>
                <w:noProof/>
                <w:webHidden/>
                <w:rtl/>
              </w:rPr>
            </w:r>
            <w:r w:rsidRPr="00B24570">
              <w:rPr>
                <w:b/>
                <w:bCs/>
                <w:noProof/>
                <w:webHidden/>
                <w:rtl/>
              </w:rPr>
              <w:fldChar w:fldCharType="separate"/>
            </w:r>
            <w:r w:rsidRPr="00B24570">
              <w:rPr>
                <w:b/>
                <w:bCs/>
                <w:noProof/>
                <w:webHidden/>
                <w:rtl/>
              </w:rPr>
              <w:t>2</w:t>
            </w:r>
            <w:r w:rsidRPr="00B24570">
              <w:rPr>
                <w:b/>
                <w:bCs/>
                <w:noProof/>
                <w:webHidden/>
                <w:rtl/>
              </w:rPr>
              <w:fldChar w:fldCharType="end"/>
            </w:r>
          </w:hyperlink>
        </w:p>
        <w:p w:rsidR="00B24570" w:rsidRPr="00B24570" w:rsidRDefault="00B24570">
          <w:pPr>
            <w:pStyle w:val="TOC2"/>
            <w:tabs>
              <w:tab w:val="right" w:leader="dot" w:pos="9016"/>
            </w:tabs>
            <w:rPr>
              <w:rFonts w:eastAsiaTheme="minorEastAsia"/>
              <w:b/>
              <w:bCs/>
              <w:noProof/>
              <w:rtl/>
              <w:lang w:bidi="ar-SA"/>
            </w:rPr>
          </w:pPr>
          <w:hyperlink w:anchor="_Toc47446147" w:history="1">
            <w:r w:rsidRPr="00B24570">
              <w:rPr>
                <w:rStyle w:val="Hyperlink"/>
                <w:rFonts w:cs="B Nazanin"/>
                <w:b/>
                <w:bCs/>
                <w:noProof/>
                <w:rtl/>
              </w:rPr>
              <w:t>محدود</w:t>
            </w:r>
            <w:r w:rsidRPr="00B24570">
              <w:rPr>
                <w:rStyle w:val="Hyperlink"/>
                <w:rFonts w:cs="B Nazanin" w:hint="cs"/>
                <w:b/>
                <w:bCs/>
                <w:noProof/>
                <w:rtl/>
              </w:rPr>
              <w:t>ی</w:t>
            </w:r>
            <w:r w:rsidRPr="00B24570">
              <w:rPr>
                <w:rStyle w:val="Hyperlink"/>
                <w:rFonts w:cs="B Nazanin" w:hint="eastAsia"/>
                <w:b/>
                <w:bCs/>
                <w:noProof/>
                <w:rtl/>
              </w:rPr>
              <w:t>ت</w:t>
            </w:r>
            <w:r w:rsidRPr="00B24570">
              <w:rPr>
                <w:rStyle w:val="Hyperlink"/>
                <w:rFonts w:cs="B Nazanin"/>
                <w:b/>
                <w:bCs/>
                <w:noProof/>
                <w:rtl/>
              </w:rPr>
              <w:t xml:space="preserve"> ها</w:t>
            </w:r>
            <w:r w:rsidRPr="00B24570">
              <w:rPr>
                <w:b/>
                <w:bCs/>
                <w:noProof/>
                <w:webHidden/>
                <w:rtl/>
              </w:rPr>
              <w:tab/>
            </w:r>
            <w:r w:rsidRPr="00B24570">
              <w:rPr>
                <w:b/>
                <w:bCs/>
                <w:noProof/>
                <w:webHidden/>
                <w:rtl/>
              </w:rPr>
              <w:fldChar w:fldCharType="begin"/>
            </w:r>
            <w:r w:rsidRPr="00B24570">
              <w:rPr>
                <w:b/>
                <w:bCs/>
                <w:noProof/>
                <w:webHidden/>
                <w:rtl/>
              </w:rPr>
              <w:instrText xml:space="preserve"> </w:instrText>
            </w:r>
            <w:r w:rsidRPr="00B24570">
              <w:rPr>
                <w:b/>
                <w:bCs/>
                <w:noProof/>
                <w:webHidden/>
              </w:rPr>
              <w:instrText xml:space="preserve">PAGEREF </w:instrText>
            </w:r>
            <w:r w:rsidRPr="00B24570">
              <w:rPr>
                <w:b/>
                <w:bCs/>
                <w:noProof/>
                <w:webHidden/>
                <w:rtl/>
              </w:rPr>
              <w:instrText>_</w:instrText>
            </w:r>
            <w:r w:rsidRPr="00B24570">
              <w:rPr>
                <w:b/>
                <w:bCs/>
                <w:noProof/>
                <w:webHidden/>
              </w:rPr>
              <w:instrText>Toc47446147 \h</w:instrText>
            </w:r>
            <w:r w:rsidRPr="00B24570">
              <w:rPr>
                <w:b/>
                <w:bCs/>
                <w:noProof/>
                <w:webHidden/>
                <w:rtl/>
              </w:rPr>
              <w:instrText xml:space="preserve"> </w:instrText>
            </w:r>
            <w:r w:rsidRPr="00B24570">
              <w:rPr>
                <w:b/>
                <w:bCs/>
                <w:noProof/>
                <w:webHidden/>
                <w:rtl/>
              </w:rPr>
            </w:r>
            <w:r w:rsidRPr="00B24570">
              <w:rPr>
                <w:b/>
                <w:bCs/>
                <w:noProof/>
                <w:webHidden/>
                <w:rtl/>
              </w:rPr>
              <w:fldChar w:fldCharType="separate"/>
            </w:r>
            <w:r w:rsidRPr="00B24570">
              <w:rPr>
                <w:b/>
                <w:bCs/>
                <w:noProof/>
                <w:webHidden/>
                <w:rtl/>
              </w:rPr>
              <w:t>2</w:t>
            </w:r>
            <w:r w:rsidRPr="00B24570">
              <w:rPr>
                <w:b/>
                <w:bCs/>
                <w:noProof/>
                <w:webHidden/>
                <w:rtl/>
              </w:rPr>
              <w:fldChar w:fldCharType="end"/>
            </w:r>
          </w:hyperlink>
        </w:p>
        <w:p w:rsidR="00B24570" w:rsidRPr="00B24570" w:rsidRDefault="00B24570">
          <w:pPr>
            <w:pStyle w:val="TOC1"/>
            <w:rPr>
              <w:rFonts w:eastAsiaTheme="minorEastAsia" w:cstheme="minorBidi"/>
              <w:rtl/>
              <w:lang w:bidi="ar-SA"/>
            </w:rPr>
          </w:pPr>
          <w:hyperlink w:anchor="_Toc47446148" w:history="1">
            <w:r w:rsidRPr="00B24570">
              <w:rPr>
                <w:rStyle w:val="Hyperlink"/>
                <w:rtl/>
              </w:rPr>
              <w:t>نمودار محتوا (</w:t>
            </w:r>
            <w:r w:rsidRPr="00B24570">
              <w:rPr>
                <w:rStyle w:val="Hyperlink"/>
              </w:rPr>
              <w:t>Context Diagram</w:t>
            </w:r>
            <w:r w:rsidRPr="00B24570">
              <w:rPr>
                <w:rStyle w:val="Hyperlink"/>
                <w:rtl/>
              </w:rPr>
              <w:t>)</w:t>
            </w:r>
            <w:r w:rsidRPr="00B24570">
              <w:rPr>
                <w:webHidden/>
                <w:rtl/>
              </w:rPr>
              <w:tab/>
            </w:r>
            <w:r w:rsidRPr="00B24570">
              <w:rPr>
                <w:webHidden/>
                <w:rtl/>
              </w:rPr>
              <w:fldChar w:fldCharType="begin"/>
            </w:r>
            <w:r w:rsidRPr="00B24570">
              <w:rPr>
                <w:webHidden/>
                <w:rtl/>
              </w:rPr>
              <w:instrText xml:space="preserve"> </w:instrText>
            </w:r>
            <w:r w:rsidRPr="00B24570">
              <w:rPr>
                <w:webHidden/>
              </w:rPr>
              <w:instrText xml:space="preserve">PAGEREF </w:instrText>
            </w:r>
            <w:r w:rsidRPr="00B24570">
              <w:rPr>
                <w:webHidden/>
                <w:rtl/>
              </w:rPr>
              <w:instrText>_</w:instrText>
            </w:r>
            <w:r w:rsidRPr="00B24570">
              <w:rPr>
                <w:webHidden/>
              </w:rPr>
              <w:instrText>Toc47446148 \h</w:instrText>
            </w:r>
            <w:r w:rsidRPr="00B24570">
              <w:rPr>
                <w:webHidden/>
                <w:rtl/>
              </w:rPr>
              <w:instrText xml:space="preserve"> </w:instrText>
            </w:r>
            <w:r w:rsidRPr="00B24570">
              <w:rPr>
                <w:webHidden/>
                <w:rtl/>
              </w:rPr>
            </w:r>
            <w:r w:rsidRPr="00B24570">
              <w:rPr>
                <w:webHidden/>
                <w:rtl/>
              </w:rPr>
              <w:fldChar w:fldCharType="separate"/>
            </w:r>
            <w:r w:rsidRPr="00B24570">
              <w:rPr>
                <w:webHidden/>
                <w:rtl/>
              </w:rPr>
              <w:t>3</w:t>
            </w:r>
            <w:r w:rsidRPr="00B24570">
              <w:rPr>
                <w:webHidden/>
                <w:rtl/>
              </w:rPr>
              <w:fldChar w:fldCharType="end"/>
            </w:r>
          </w:hyperlink>
        </w:p>
        <w:p w:rsidR="00B24570" w:rsidRPr="00B24570" w:rsidRDefault="00B24570">
          <w:pPr>
            <w:pStyle w:val="TOC1"/>
            <w:rPr>
              <w:rFonts w:eastAsiaTheme="minorEastAsia" w:cstheme="minorBidi"/>
              <w:rtl/>
              <w:lang w:bidi="ar-SA"/>
            </w:rPr>
          </w:pPr>
          <w:hyperlink w:anchor="_Toc47446149" w:history="1">
            <w:r w:rsidRPr="00B24570">
              <w:rPr>
                <w:rStyle w:val="Hyperlink"/>
                <w:rtl/>
              </w:rPr>
              <w:t>انتخاب متدولوژ</w:t>
            </w:r>
            <w:r w:rsidRPr="00B24570">
              <w:rPr>
                <w:rStyle w:val="Hyperlink"/>
                <w:rFonts w:hint="cs"/>
                <w:rtl/>
              </w:rPr>
              <w:t>ی</w:t>
            </w:r>
            <w:r w:rsidRPr="00B24570">
              <w:rPr>
                <w:rStyle w:val="Hyperlink"/>
                <w:rtl/>
              </w:rPr>
              <w:t xml:space="preserve"> و نحوه </w:t>
            </w:r>
            <w:r w:rsidRPr="00B24570">
              <w:rPr>
                <w:rStyle w:val="Hyperlink"/>
                <w:rFonts w:hint="cs"/>
                <w:rtl/>
              </w:rPr>
              <w:t>ی</w:t>
            </w:r>
            <w:r w:rsidRPr="00B24570">
              <w:rPr>
                <w:rStyle w:val="Hyperlink"/>
                <w:rtl/>
              </w:rPr>
              <w:t xml:space="preserve"> انجام کار</w:t>
            </w:r>
            <w:r w:rsidRPr="00B24570">
              <w:rPr>
                <w:webHidden/>
                <w:rtl/>
              </w:rPr>
              <w:tab/>
            </w:r>
            <w:r w:rsidRPr="00B24570">
              <w:rPr>
                <w:webHidden/>
                <w:rtl/>
              </w:rPr>
              <w:fldChar w:fldCharType="begin"/>
            </w:r>
            <w:r w:rsidRPr="00B24570">
              <w:rPr>
                <w:webHidden/>
                <w:rtl/>
              </w:rPr>
              <w:instrText xml:space="preserve"> </w:instrText>
            </w:r>
            <w:r w:rsidRPr="00B24570">
              <w:rPr>
                <w:webHidden/>
              </w:rPr>
              <w:instrText xml:space="preserve">PAGEREF </w:instrText>
            </w:r>
            <w:r w:rsidRPr="00B24570">
              <w:rPr>
                <w:webHidden/>
                <w:rtl/>
              </w:rPr>
              <w:instrText>_</w:instrText>
            </w:r>
            <w:r w:rsidRPr="00B24570">
              <w:rPr>
                <w:webHidden/>
              </w:rPr>
              <w:instrText>Toc47446149 \h</w:instrText>
            </w:r>
            <w:r w:rsidRPr="00B24570">
              <w:rPr>
                <w:webHidden/>
                <w:rtl/>
              </w:rPr>
              <w:instrText xml:space="preserve"> </w:instrText>
            </w:r>
            <w:r w:rsidRPr="00B24570">
              <w:rPr>
                <w:webHidden/>
                <w:rtl/>
              </w:rPr>
            </w:r>
            <w:r w:rsidRPr="00B24570">
              <w:rPr>
                <w:webHidden/>
                <w:rtl/>
              </w:rPr>
              <w:fldChar w:fldCharType="separate"/>
            </w:r>
            <w:r w:rsidRPr="00B24570">
              <w:rPr>
                <w:webHidden/>
                <w:rtl/>
              </w:rPr>
              <w:t>3</w:t>
            </w:r>
            <w:r w:rsidRPr="00B24570">
              <w:rPr>
                <w:webHidden/>
                <w:rtl/>
              </w:rPr>
              <w:fldChar w:fldCharType="end"/>
            </w:r>
          </w:hyperlink>
        </w:p>
        <w:p w:rsidR="00B24570" w:rsidRPr="00B24570" w:rsidRDefault="00B24570">
          <w:pPr>
            <w:pStyle w:val="TOC2"/>
            <w:tabs>
              <w:tab w:val="right" w:leader="dot" w:pos="9016"/>
            </w:tabs>
            <w:rPr>
              <w:rFonts w:eastAsiaTheme="minorEastAsia"/>
              <w:b/>
              <w:bCs/>
              <w:noProof/>
              <w:rtl/>
              <w:lang w:bidi="ar-SA"/>
            </w:rPr>
          </w:pPr>
          <w:hyperlink w:anchor="_Toc47446150" w:history="1">
            <w:r w:rsidRPr="00B24570">
              <w:rPr>
                <w:rStyle w:val="Hyperlink"/>
                <w:rFonts w:cs="B Nazanin"/>
                <w:b/>
                <w:bCs/>
                <w:noProof/>
                <w:rtl/>
              </w:rPr>
              <w:t>ن</w:t>
            </w:r>
            <w:r w:rsidRPr="00B24570">
              <w:rPr>
                <w:rStyle w:val="Hyperlink"/>
                <w:rFonts w:cs="B Nazanin" w:hint="cs"/>
                <w:b/>
                <w:bCs/>
                <w:noProof/>
                <w:rtl/>
              </w:rPr>
              <w:t>ی</w:t>
            </w:r>
            <w:r w:rsidRPr="00B24570">
              <w:rPr>
                <w:rStyle w:val="Hyperlink"/>
                <w:rFonts w:cs="B Nazanin" w:hint="eastAsia"/>
                <w:b/>
                <w:bCs/>
                <w:noProof/>
                <w:rtl/>
              </w:rPr>
              <w:t>ازمند</w:t>
            </w:r>
            <w:r w:rsidRPr="00B24570">
              <w:rPr>
                <w:rStyle w:val="Hyperlink"/>
                <w:rFonts w:cs="B Nazanin" w:hint="cs"/>
                <w:b/>
                <w:bCs/>
                <w:noProof/>
                <w:rtl/>
              </w:rPr>
              <w:t>ی</w:t>
            </w:r>
            <w:r w:rsidRPr="00B24570">
              <w:rPr>
                <w:rStyle w:val="Hyperlink"/>
                <w:rFonts w:cs="B Nazanin"/>
                <w:b/>
                <w:bCs/>
                <w:noProof/>
                <w:rtl/>
              </w:rPr>
              <w:t xml:space="preserve"> ها</w:t>
            </w:r>
            <w:r w:rsidRPr="00B24570">
              <w:rPr>
                <w:rStyle w:val="Hyperlink"/>
                <w:rFonts w:cs="B Nazanin" w:hint="cs"/>
                <w:b/>
                <w:bCs/>
                <w:noProof/>
                <w:rtl/>
              </w:rPr>
              <w:t>ی</w:t>
            </w:r>
            <w:r w:rsidRPr="00B24570">
              <w:rPr>
                <w:rStyle w:val="Hyperlink"/>
                <w:rFonts w:cs="B Nazanin"/>
                <w:b/>
                <w:bCs/>
                <w:noProof/>
                <w:rtl/>
              </w:rPr>
              <w:t xml:space="preserve"> کل</w:t>
            </w:r>
            <w:r w:rsidRPr="00B24570">
              <w:rPr>
                <w:rStyle w:val="Hyperlink"/>
                <w:rFonts w:cs="B Nazanin" w:hint="cs"/>
                <w:b/>
                <w:bCs/>
                <w:noProof/>
                <w:rtl/>
              </w:rPr>
              <w:t>ی</w:t>
            </w:r>
            <w:r w:rsidRPr="00B24570">
              <w:rPr>
                <w:rStyle w:val="Hyperlink"/>
                <w:rFonts w:cs="B Nazanin" w:hint="eastAsia"/>
                <w:b/>
                <w:bCs/>
                <w:noProof/>
                <w:rtl/>
              </w:rPr>
              <w:t>د</w:t>
            </w:r>
            <w:r w:rsidRPr="00B24570">
              <w:rPr>
                <w:rStyle w:val="Hyperlink"/>
                <w:rFonts w:cs="B Nazanin" w:hint="cs"/>
                <w:b/>
                <w:bCs/>
                <w:noProof/>
                <w:rtl/>
              </w:rPr>
              <w:t>ی</w:t>
            </w:r>
            <w:r w:rsidRPr="00B24570">
              <w:rPr>
                <w:b/>
                <w:bCs/>
                <w:noProof/>
                <w:webHidden/>
                <w:rtl/>
              </w:rPr>
              <w:tab/>
            </w:r>
            <w:r w:rsidRPr="00B24570">
              <w:rPr>
                <w:b/>
                <w:bCs/>
                <w:noProof/>
                <w:webHidden/>
                <w:rtl/>
              </w:rPr>
              <w:fldChar w:fldCharType="begin"/>
            </w:r>
            <w:r w:rsidRPr="00B24570">
              <w:rPr>
                <w:b/>
                <w:bCs/>
                <w:noProof/>
                <w:webHidden/>
                <w:rtl/>
              </w:rPr>
              <w:instrText xml:space="preserve"> </w:instrText>
            </w:r>
            <w:r w:rsidRPr="00B24570">
              <w:rPr>
                <w:b/>
                <w:bCs/>
                <w:noProof/>
                <w:webHidden/>
              </w:rPr>
              <w:instrText xml:space="preserve">PAGEREF </w:instrText>
            </w:r>
            <w:r w:rsidRPr="00B24570">
              <w:rPr>
                <w:b/>
                <w:bCs/>
                <w:noProof/>
                <w:webHidden/>
                <w:rtl/>
              </w:rPr>
              <w:instrText>_</w:instrText>
            </w:r>
            <w:r w:rsidRPr="00B24570">
              <w:rPr>
                <w:b/>
                <w:bCs/>
                <w:noProof/>
                <w:webHidden/>
              </w:rPr>
              <w:instrText>Toc47446150 \h</w:instrText>
            </w:r>
            <w:r w:rsidRPr="00B24570">
              <w:rPr>
                <w:b/>
                <w:bCs/>
                <w:noProof/>
                <w:webHidden/>
                <w:rtl/>
              </w:rPr>
              <w:instrText xml:space="preserve"> </w:instrText>
            </w:r>
            <w:r w:rsidRPr="00B24570">
              <w:rPr>
                <w:b/>
                <w:bCs/>
                <w:noProof/>
                <w:webHidden/>
                <w:rtl/>
              </w:rPr>
            </w:r>
            <w:r w:rsidRPr="00B24570">
              <w:rPr>
                <w:b/>
                <w:bCs/>
                <w:noProof/>
                <w:webHidden/>
                <w:rtl/>
              </w:rPr>
              <w:fldChar w:fldCharType="separate"/>
            </w:r>
            <w:r w:rsidRPr="00B24570">
              <w:rPr>
                <w:b/>
                <w:bCs/>
                <w:noProof/>
                <w:webHidden/>
                <w:rtl/>
              </w:rPr>
              <w:t>3</w:t>
            </w:r>
            <w:r w:rsidRPr="00B24570">
              <w:rPr>
                <w:b/>
                <w:bCs/>
                <w:noProof/>
                <w:webHidden/>
                <w:rtl/>
              </w:rPr>
              <w:fldChar w:fldCharType="end"/>
            </w:r>
          </w:hyperlink>
        </w:p>
        <w:p w:rsidR="00B24570" w:rsidRPr="00B24570" w:rsidRDefault="00B24570">
          <w:pPr>
            <w:pStyle w:val="TOC2"/>
            <w:tabs>
              <w:tab w:val="right" w:leader="dot" w:pos="9016"/>
            </w:tabs>
            <w:rPr>
              <w:rFonts w:eastAsiaTheme="minorEastAsia"/>
              <w:b/>
              <w:bCs/>
              <w:noProof/>
              <w:rtl/>
              <w:lang w:bidi="ar-SA"/>
            </w:rPr>
          </w:pPr>
          <w:hyperlink w:anchor="_Toc47446151" w:history="1">
            <w:r w:rsidRPr="00B24570">
              <w:rPr>
                <w:rStyle w:val="Hyperlink"/>
                <w:rFonts w:cs="B Nazanin"/>
                <w:b/>
                <w:bCs/>
                <w:noProof/>
                <w:rtl/>
              </w:rPr>
              <w:t>سنار</w:t>
            </w:r>
            <w:r w:rsidRPr="00B24570">
              <w:rPr>
                <w:rStyle w:val="Hyperlink"/>
                <w:rFonts w:cs="B Nazanin" w:hint="cs"/>
                <w:b/>
                <w:bCs/>
                <w:noProof/>
                <w:rtl/>
              </w:rPr>
              <w:t>ی</w:t>
            </w:r>
            <w:r w:rsidRPr="00B24570">
              <w:rPr>
                <w:rStyle w:val="Hyperlink"/>
                <w:rFonts w:cs="B Nazanin" w:hint="eastAsia"/>
                <w:b/>
                <w:bCs/>
                <w:noProof/>
                <w:rtl/>
              </w:rPr>
              <w:t>و</w:t>
            </w:r>
            <w:r w:rsidRPr="00B24570">
              <w:rPr>
                <w:rStyle w:val="Hyperlink"/>
                <w:rFonts w:cs="B Nazanin" w:hint="cs"/>
                <w:b/>
                <w:bCs/>
                <w:noProof/>
                <w:rtl/>
              </w:rPr>
              <w:t>ی</w:t>
            </w:r>
            <w:r w:rsidRPr="00B24570">
              <w:rPr>
                <w:rStyle w:val="Hyperlink"/>
                <w:rFonts w:cs="B Nazanin"/>
                <w:b/>
                <w:bCs/>
                <w:noProof/>
                <w:rtl/>
              </w:rPr>
              <w:t xml:space="preserve"> پذ</w:t>
            </w:r>
            <w:r w:rsidRPr="00B24570">
              <w:rPr>
                <w:rStyle w:val="Hyperlink"/>
                <w:rFonts w:cs="B Nazanin" w:hint="cs"/>
                <w:b/>
                <w:bCs/>
                <w:noProof/>
                <w:rtl/>
              </w:rPr>
              <w:t>ی</w:t>
            </w:r>
            <w:r w:rsidRPr="00B24570">
              <w:rPr>
                <w:rStyle w:val="Hyperlink"/>
                <w:rFonts w:cs="B Nazanin" w:hint="eastAsia"/>
                <w:b/>
                <w:bCs/>
                <w:noProof/>
                <w:rtl/>
              </w:rPr>
              <w:t>رش</w:t>
            </w:r>
            <w:r w:rsidRPr="00B24570">
              <w:rPr>
                <w:rStyle w:val="Hyperlink"/>
                <w:rFonts w:cs="B Nazanin"/>
                <w:b/>
                <w:bCs/>
                <w:noProof/>
              </w:rPr>
              <w:t>(Acceptance Test)</w:t>
            </w:r>
            <w:r w:rsidRPr="00B24570">
              <w:rPr>
                <w:b/>
                <w:bCs/>
                <w:noProof/>
                <w:webHidden/>
                <w:rtl/>
              </w:rPr>
              <w:tab/>
            </w:r>
            <w:r w:rsidRPr="00B24570">
              <w:rPr>
                <w:b/>
                <w:bCs/>
                <w:noProof/>
                <w:webHidden/>
                <w:rtl/>
              </w:rPr>
              <w:fldChar w:fldCharType="begin"/>
            </w:r>
            <w:r w:rsidRPr="00B24570">
              <w:rPr>
                <w:b/>
                <w:bCs/>
                <w:noProof/>
                <w:webHidden/>
                <w:rtl/>
              </w:rPr>
              <w:instrText xml:space="preserve"> </w:instrText>
            </w:r>
            <w:r w:rsidRPr="00B24570">
              <w:rPr>
                <w:b/>
                <w:bCs/>
                <w:noProof/>
                <w:webHidden/>
              </w:rPr>
              <w:instrText xml:space="preserve">PAGEREF </w:instrText>
            </w:r>
            <w:r w:rsidRPr="00B24570">
              <w:rPr>
                <w:b/>
                <w:bCs/>
                <w:noProof/>
                <w:webHidden/>
                <w:rtl/>
              </w:rPr>
              <w:instrText>_</w:instrText>
            </w:r>
            <w:r w:rsidRPr="00B24570">
              <w:rPr>
                <w:b/>
                <w:bCs/>
                <w:noProof/>
                <w:webHidden/>
              </w:rPr>
              <w:instrText>Toc47446151 \h</w:instrText>
            </w:r>
            <w:r w:rsidRPr="00B24570">
              <w:rPr>
                <w:b/>
                <w:bCs/>
                <w:noProof/>
                <w:webHidden/>
                <w:rtl/>
              </w:rPr>
              <w:instrText xml:space="preserve"> </w:instrText>
            </w:r>
            <w:r w:rsidRPr="00B24570">
              <w:rPr>
                <w:b/>
                <w:bCs/>
                <w:noProof/>
                <w:webHidden/>
                <w:rtl/>
              </w:rPr>
            </w:r>
            <w:r w:rsidRPr="00B24570">
              <w:rPr>
                <w:b/>
                <w:bCs/>
                <w:noProof/>
                <w:webHidden/>
                <w:rtl/>
              </w:rPr>
              <w:fldChar w:fldCharType="separate"/>
            </w:r>
            <w:r w:rsidRPr="00B24570">
              <w:rPr>
                <w:b/>
                <w:bCs/>
                <w:noProof/>
                <w:webHidden/>
                <w:rtl/>
              </w:rPr>
              <w:t>4</w:t>
            </w:r>
            <w:r w:rsidRPr="00B24570">
              <w:rPr>
                <w:b/>
                <w:bCs/>
                <w:noProof/>
                <w:webHidden/>
                <w:rtl/>
              </w:rPr>
              <w:fldChar w:fldCharType="end"/>
            </w:r>
          </w:hyperlink>
        </w:p>
        <w:p w:rsidR="00B24570" w:rsidRPr="00B24570" w:rsidRDefault="00B24570">
          <w:pPr>
            <w:pStyle w:val="TOC2"/>
            <w:tabs>
              <w:tab w:val="right" w:leader="dot" w:pos="9016"/>
            </w:tabs>
            <w:rPr>
              <w:rFonts w:eastAsiaTheme="minorEastAsia"/>
              <w:b/>
              <w:bCs/>
              <w:noProof/>
              <w:rtl/>
              <w:lang w:bidi="ar-SA"/>
            </w:rPr>
          </w:pPr>
          <w:hyperlink w:anchor="_Toc47446152" w:history="1">
            <w:r w:rsidRPr="00B24570">
              <w:rPr>
                <w:rStyle w:val="Hyperlink"/>
                <w:rFonts w:cs="B Nazanin"/>
                <w:b/>
                <w:bCs/>
                <w:noProof/>
                <w:rtl/>
              </w:rPr>
              <w:t>انتخاب متدلوژ</w:t>
            </w:r>
            <w:r w:rsidRPr="00B24570">
              <w:rPr>
                <w:rStyle w:val="Hyperlink"/>
                <w:rFonts w:cs="B Nazanin" w:hint="cs"/>
                <w:b/>
                <w:bCs/>
                <w:noProof/>
                <w:rtl/>
              </w:rPr>
              <w:t>ی</w:t>
            </w:r>
            <w:r w:rsidRPr="00B24570">
              <w:rPr>
                <w:rStyle w:val="Hyperlink"/>
                <w:rFonts w:cs="B Nazanin"/>
                <w:b/>
                <w:bCs/>
                <w:noProof/>
                <w:rtl/>
              </w:rPr>
              <w:t xml:space="preserve"> و </w:t>
            </w:r>
            <w:r w:rsidRPr="00B24570">
              <w:rPr>
                <w:rStyle w:val="Hyperlink"/>
                <w:rFonts w:cs="B Nazanin"/>
                <w:b/>
                <w:bCs/>
                <w:noProof/>
              </w:rPr>
              <w:t>Process Model</w:t>
            </w:r>
            <w:r w:rsidRPr="00B24570">
              <w:rPr>
                <w:b/>
                <w:bCs/>
                <w:noProof/>
                <w:webHidden/>
                <w:rtl/>
              </w:rPr>
              <w:tab/>
            </w:r>
            <w:r w:rsidRPr="00B24570">
              <w:rPr>
                <w:b/>
                <w:bCs/>
                <w:noProof/>
                <w:webHidden/>
                <w:rtl/>
              </w:rPr>
              <w:fldChar w:fldCharType="begin"/>
            </w:r>
            <w:r w:rsidRPr="00B24570">
              <w:rPr>
                <w:b/>
                <w:bCs/>
                <w:noProof/>
                <w:webHidden/>
                <w:rtl/>
              </w:rPr>
              <w:instrText xml:space="preserve"> </w:instrText>
            </w:r>
            <w:r w:rsidRPr="00B24570">
              <w:rPr>
                <w:b/>
                <w:bCs/>
                <w:noProof/>
                <w:webHidden/>
              </w:rPr>
              <w:instrText xml:space="preserve">PAGEREF </w:instrText>
            </w:r>
            <w:r w:rsidRPr="00B24570">
              <w:rPr>
                <w:b/>
                <w:bCs/>
                <w:noProof/>
                <w:webHidden/>
                <w:rtl/>
              </w:rPr>
              <w:instrText>_</w:instrText>
            </w:r>
            <w:r w:rsidRPr="00B24570">
              <w:rPr>
                <w:b/>
                <w:bCs/>
                <w:noProof/>
                <w:webHidden/>
              </w:rPr>
              <w:instrText>Toc47446152 \h</w:instrText>
            </w:r>
            <w:r w:rsidRPr="00B24570">
              <w:rPr>
                <w:b/>
                <w:bCs/>
                <w:noProof/>
                <w:webHidden/>
                <w:rtl/>
              </w:rPr>
              <w:instrText xml:space="preserve"> </w:instrText>
            </w:r>
            <w:r w:rsidRPr="00B24570">
              <w:rPr>
                <w:b/>
                <w:bCs/>
                <w:noProof/>
                <w:webHidden/>
                <w:rtl/>
              </w:rPr>
            </w:r>
            <w:r w:rsidRPr="00B24570">
              <w:rPr>
                <w:b/>
                <w:bCs/>
                <w:noProof/>
                <w:webHidden/>
                <w:rtl/>
              </w:rPr>
              <w:fldChar w:fldCharType="separate"/>
            </w:r>
            <w:r w:rsidRPr="00B24570">
              <w:rPr>
                <w:b/>
                <w:bCs/>
                <w:noProof/>
                <w:webHidden/>
                <w:rtl/>
              </w:rPr>
              <w:t>9</w:t>
            </w:r>
            <w:r w:rsidRPr="00B24570">
              <w:rPr>
                <w:b/>
                <w:bCs/>
                <w:noProof/>
                <w:webHidden/>
                <w:rtl/>
              </w:rPr>
              <w:fldChar w:fldCharType="end"/>
            </w:r>
          </w:hyperlink>
        </w:p>
        <w:p w:rsidR="00B24570" w:rsidRPr="00B24570" w:rsidRDefault="00B24570">
          <w:pPr>
            <w:pStyle w:val="TOC3"/>
            <w:tabs>
              <w:tab w:val="right" w:leader="dot" w:pos="9016"/>
            </w:tabs>
            <w:rPr>
              <w:rFonts w:eastAsiaTheme="minorEastAsia"/>
              <w:b/>
              <w:bCs/>
              <w:noProof/>
              <w:rtl/>
              <w:lang w:bidi="ar-SA"/>
            </w:rPr>
          </w:pPr>
          <w:hyperlink w:anchor="_Toc47446153" w:history="1">
            <w:r w:rsidRPr="00B24570">
              <w:rPr>
                <w:rStyle w:val="Hyperlink"/>
                <w:rFonts w:cs="B Nazanin"/>
                <w:b/>
                <w:bCs/>
                <w:noProof/>
              </w:rPr>
              <w:t>Methodology</w:t>
            </w:r>
            <w:r w:rsidRPr="00B24570">
              <w:rPr>
                <w:b/>
                <w:bCs/>
                <w:noProof/>
                <w:webHidden/>
                <w:rtl/>
              </w:rPr>
              <w:tab/>
            </w:r>
            <w:r w:rsidRPr="00B24570">
              <w:rPr>
                <w:b/>
                <w:bCs/>
                <w:noProof/>
                <w:webHidden/>
                <w:rtl/>
              </w:rPr>
              <w:fldChar w:fldCharType="begin"/>
            </w:r>
            <w:r w:rsidRPr="00B24570">
              <w:rPr>
                <w:b/>
                <w:bCs/>
                <w:noProof/>
                <w:webHidden/>
                <w:rtl/>
              </w:rPr>
              <w:instrText xml:space="preserve"> </w:instrText>
            </w:r>
            <w:r w:rsidRPr="00B24570">
              <w:rPr>
                <w:b/>
                <w:bCs/>
                <w:noProof/>
                <w:webHidden/>
              </w:rPr>
              <w:instrText xml:space="preserve">PAGEREF </w:instrText>
            </w:r>
            <w:r w:rsidRPr="00B24570">
              <w:rPr>
                <w:b/>
                <w:bCs/>
                <w:noProof/>
                <w:webHidden/>
                <w:rtl/>
              </w:rPr>
              <w:instrText>_</w:instrText>
            </w:r>
            <w:r w:rsidRPr="00B24570">
              <w:rPr>
                <w:b/>
                <w:bCs/>
                <w:noProof/>
                <w:webHidden/>
              </w:rPr>
              <w:instrText>Toc47446153 \h</w:instrText>
            </w:r>
            <w:r w:rsidRPr="00B24570">
              <w:rPr>
                <w:b/>
                <w:bCs/>
                <w:noProof/>
                <w:webHidden/>
                <w:rtl/>
              </w:rPr>
              <w:instrText xml:space="preserve"> </w:instrText>
            </w:r>
            <w:r w:rsidRPr="00B24570">
              <w:rPr>
                <w:b/>
                <w:bCs/>
                <w:noProof/>
                <w:webHidden/>
                <w:rtl/>
              </w:rPr>
            </w:r>
            <w:r w:rsidRPr="00B24570">
              <w:rPr>
                <w:b/>
                <w:bCs/>
                <w:noProof/>
                <w:webHidden/>
                <w:rtl/>
              </w:rPr>
              <w:fldChar w:fldCharType="separate"/>
            </w:r>
            <w:r w:rsidRPr="00B24570">
              <w:rPr>
                <w:b/>
                <w:bCs/>
                <w:noProof/>
                <w:webHidden/>
                <w:rtl/>
              </w:rPr>
              <w:t>9</w:t>
            </w:r>
            <w:r w:rsidRPr="00B24570">
              <w:rPr>
                <w:b/>
                <w:bCs/>
                <w:noProof/>
                <w:webHidden/>
                <w:rtl/>
              </w:rPr>
              <w:fldChar w:fldCharType="end"/>
            </w:r>
          </w:hyperlink>
        </w:p>
        <w:p w:rsidR="00B24570" w:rsidRPr="00B24570" w:rsidRDefault="00B24570">
          <w:pPr>
            <w:pStyle w:val="TOC3"/>
            <w:tabs>
              <w:tab w:val="right" w:leader="dot" w:pos="9016"/>
            </w:tabs>
            <w:rPr>
              <w:rFonts w:eastAsiaTheme="minorEastAsia"/>
              <w:b/>
              <w:bCs/>
              <w:noProof/>
              <w:rtl/>
              <w:lang w:bidi="ar-SA"/>
            </w:rPr>
          </w:pPr>
          <w:hyperlink w:anchor="_Toc47446154" w:history="1">
            <w:r w:rsidRPr="00B24570">
              <w:rPr>
                <w:rStyle w:val="Hyperlink"/>
                <w:rFonts w:cs="B Nazanin"/>
                <w:b/>
                <w:bCs/>
                <w:noProof/>
              </w:rPr>
              <w:t>Process Model</w:t>
            </w:r>
            <w:r w:rsidRPr="00B24570">
              <w:rPr>
                <w:b/>
                <w:bCs/>
                <w:noProof/>
                <w:webHidden/>
                <w:rtl/>
              </w:rPr>
              <w:tab/>
            </w:r>
            <w:r w:rsidRPr="00B24570">
              <w:rPr>
                <w:b/>
                <w:bCs/>
                <w:noProof/>
                <w:webHidden/>
                <w:rtl/>
              </w:rPr>
              <w:fldChar w:fldCharType="begin"/>
            </w:r>
            <w:r w:rsidRPr="00B24570">
              <w:rPr>
                <w:b/>
                <w:bCs/>
                <w:noProof/>
                <w:webHidden/>
                <w:rtl/>
              </w:rPr>
              <w:instrText xml:space="preserve"> </w:instrText>
            </w:r>
            <w:r w:rsidRPr="00B24570">
              <w:rPr>
                <w:b/>
                <w:bCs/>
                <w:noProof/>
                <w:webHidden/>
              </w:rPr>
              <w:instrText xml:space="preserve">PAGEREF </w:instrText>
            </w:r>
            <w:r w:rsidRPr="00B24570">
              <w:rPr>
                <w:b/>
                <w:bCs/>
                <w:noProof/>
                <w:webHidden/>
                <w:rtl/>
              </w:rPr>
              <w:instrText>_</w:instrText>
            </w:r>
            <w:r w:rsidRPr="00B24570">
              <w:rPr>
                <w:b/>
                <w:bCs/>
                <w:noProof/>
                <w:webHidden/>
              </w:rPr>
              <w:instrText>Toc47446154 \h</w:instrText>
            </w:r>
            <w:r w:rsidRPr="00B24570">
              <w:rPr>
                <w:b/>
                <w:bCs/>
                <w:noProof/>
                <w:webHidden/>
                <w:rtl/>
              </w:rPr>
              <w:instrText xml:space="preserve"> </w:instrText>
            </w:r>
            <w:r w:rsidRPr="00B24570">
              <w:rPr>
                <w:b/>
                <w:bCs/>
                <w:noProof/>
                <w:webHidden/>
                <w:rtl/>
              </w:rPr>
            </w:r>
            <w:r w:rsidRPr="00B24570">
              <w:rPr>
                <w:b/>
                <w:bCs/>
                <w:noProof/>
                <w:webHidden/>
                <w:rtl/>
              </w:rPr>
              <w:fldChar w:fldCharType="separate"/>
            </w:r>
            <w:r w:rsidRPr="00B24570">
              <w:rPr>
                <w:b/>
                <w:bCs/>
                <w:noProof/>
                <w:webHidden/>
                <w:rtl/>
              </w:rPr>
              <w:t>11</w:t>
            </w:r>
            <w:r w:rsidRPr="00B24570">
              <w:rPr>
                <w:b/>
                <w:bCs/>
                <w:noProof/>
                <w:webHidden/>
                <w:rtl/>
              </w:rPr>
              <w:fldChar w:fldCharType="end"/>
            </w:r>
          </w:hyperlink>
        </w:p>
        <w:p w:rsidR="00B24570" w:rsidRPr="00B24570" w:rsidRDefault="00B24570">
          <w:pPr>
            <w:pStyle w:val="TOC1"/>
            <w:rPr>
              <w:rFonts w:eastAsiaTheme="minorEastAsia" w:cstheme="minorBidi"/>
              <w:rtl/>
              <w:lang w:bidi="ar-SA"/>
            </w:rPr>
          </w:pPr>
          <w:hyperlink w:anchor="_Toc47446155" w:history="1">
            <w:r w:rsidRPr="00B24570">
              <w:rPr>
                <w:rStyle w:val="Hyperlink"/>
                <w:rtl/>
              </w:rPr>
              <w:t>آنال</w:t>
            </w:r>
            <w:r w:rsidRPr="00B24570">
              <w:rPr>
                <w:rStyle w:val="Hyperlink"/>
                <w:rFonts w:hint="cs"/>
                <w:rtl/>
              </w:rPr>
              <w:t>ی</w:t>
            </w:r>
            <w:r w:rsidRPr="00B24570">
              <w:rPr>
                <w:rStyle w:val="Hyperlink"/>
                <w:rFonts w:hint="eastAsia"/>
                <w:rtl/>
              </w:rPr>
              <w:t>ز</w:t>
            </w:r>
            <w:r w:rsidRPr="00B24570">
              <w:rPr>
                <w:rStyle w:val="Hyperlink"/>
                <w:rtl/>
              </w:rPr>
              <w:t xml:space="preserve"> ن</w:t>
            </w:r>
            <w:r w:rsidRPr="00B24570">
              <w:rPr>
                <w:rStyle w:val="Hyperlink"/>
                <w:rFonts w:hint="cs"/>
                <w:rtl/>
              </w:rPr>
              <w:t>ی</w:t>
            </w:r>
            <w:r w:rsidRPr="00B24570">
              <w:rPr>
                <w:rStyle w:val="Hyperlink"/>
                <w:rFonts w:hint="eastAsia"/>
                <w:rtl/>
              </w:rPr>
              <w:t>ازمند</w:t>
            </w:r>
            <w:r w:rsidRPr="00B24570">
              <w:rPr>
                <w:rStyle w:val="Hyperlink"/>
                <w:rFonts w:hint="cs"/>
                <w:rtl/>
              </w:rPr>
              <w:t>ی</w:t>
            </w:r>
            <w:r w:rsidRPr="00B24570">
              <w:rPr>
                <w:rStyle w:val="Hyperlink"/>
                <w:rtl/>
              </w:rPr>
              <w:t xml:space="preserve"> ها</w:t>
            </w:r>
            <w:r w:rsidRPr="00B24570">
              <w:rPr>
                <w:rStyle w:val="Hyperlink"/>
                <w:rFonts w:hint="cs"/>
                <w:rtl/>
              </w:rPr>
              <w:t>ی</w:t>
            </w:r>
            <w:r w:rsidRPr="00B24570">
              <w:rPr>
                <w:rStyle w:val="Hyperlink"/>
                <w:rtl/>
              </w:rPr>
              <w:t xml:space="preserve"> مبتن</w:t>
            </w:r>
            <w:r w:rsidRPr="00B24570">
              <w:rPr>
                <w:rStyle w:val="Hyperlink"/>
                <w:rFonts w:hint="cs"/>
                <w:rtl/>
              </w:rPr>
              <w:t>ی</w:t>
            </w:r>
            <w:r w:rsidRPr="00B24570">
              <w:rPr>
                <w:rStyle w:val="Hyperlink"/>
                <w:rtl/>
              </w:rPr>
              <w:t xml:space="preserve"> بر سنار</w:t>
            </w:r>
            <w:r w:rsidRPr="00B24570">
              <w:rPr>
                <w:rStyle w:val="Hyperlink"/>
                <w:rFonts w:hint="cs"/>
                <w:rtl/>
              </w:rPr>
              <w:t>ی</w:t>
            </w:r>
            <w:r w:rsidRPr="00B24570">
              <w:rPr>
                <w:rStyle w:val="Hyperlink"/>
                <w:rFonts w:hint="eastAsia"/>
                <w:rtl/>
              </w:rPr>
              <w:t>و</w:t>
            </w:r>
            <w:r w:rsidRPr="00B24570">
              <w:rPr>
                <w:webHidden/>
                <w:rtl/>
              </w:rPr>
              <w:tab/>
            </w:r>
            <w:r w:rsidRPr="00B24570">
              <w:rPr>
                <w:webHidden/>
                <w:rtl/>
              </w:rPr>
              <w:fldChar w:fldCharType="begin"/>
            </w:r>
            <w:r w:rsidRPr="00B24570">
              <w:rPr>
                <w:webHidden/>
                <w:rtl/>
              </w:rPr>
              <w:instrText xml:space="preserve"> </w:instrText>
            </w:r>
            <w:r w:rsidRPr="00B24570">
              <w:rPr>
                <w:webHidden/>
              </w:rPr>
              <w:instrText xml:space="preserve">PAGEREF </w:instrText>
            </w:r>
            <w:r w:rsidRPr="00B24570">
              <w:rPr>
                <w:webHidden/>
                <w:rtl/>
              </w:rPr>
              <w:instrText>_</w:instrText>
            </w:r>
            <w:r w:rsidRPr="00B24570">
              <w:rPr>
                <w:webHidden/>
              </w:rPr>
              <w:instrText>Toc47446155 \h</w:instrText>
            </w:r>
            <w:r w:rsidRPr="00B24570">
              <w:rPr>
                <w:webHidden/>
                <w:rtl/>
              </w:rPr>
              <w:instrText xml:space="preserve"> </w:instrText>
            </w:r>
            <w:r w:rsidRPr="00B24570">
              <w:rPr>
                <w:webHidden/>
                <w:rtl/>
              </w:rPr>
            </w:r>
            <w:r w:rsidRPr="00B24570">
              <w:rPr>
                <w:webHidden/>
                <w:rtl/>
              </w:rPr>
              <w:fldChar w:fldCharType="separate"/>
            </w:r>
            <w:r w:rsidRPr="00B24570">
              <w:rPr>
                <w:webHidden/>
                <w:rtl/>
              </w:rPr>
              <w:t>19</w:t>
            </w:r>
            <w:r w:rsidRPr="00B24570">
              <w:rPr>
                <w:webHidden/>
                <w:rtl/>
              </w:rPr>
              <w:fldChar w:fldCharType="end"/>
            </w:r>
          </w:hyperlink>
        </w:p>
        <w:p w:rsidR="00B24570" w:rsidRPr="00B24570" w:rsidRDefault="00B24570">
          <w:pPr>
            <w:pStyle w:val="TOC2"/>
            <w:tabs>
              <w:tab w:val="right" w:leader="dot" w:pos="9016"/>
            </w:tabs>
            <w:rPr>
              <w:rFonts w:eastAsiaTheme="minorEastAsia"/>
              <w:b/>
              <w:bCs/>
              <w:noProof/>
              <w:rtl/>
              <w:lang w:bidi="ar-SA"/>
            </w:rPr>
          </w:pPr>
          <w:hyperlink w:anchor="_Toc47446156" w:history="1">
            <w:r w:rsidRPr="00B24570">
              <w:rPr>
                <w:rStyle w:val="Hyperlink"/>
                <w:rFonts w:cs="B Nazanin"/>
                <w:b/>
                <w:bCs/>
                <w:noProof/>
              </w:rPr>
              <w:t>Use-Case Diagram</w:t>
            </w:r>
            <w:r w:rsidRPr="00B24570">
              <w:rPr>
                <w:b/>
                <w:bCs/>
                <w:noProof/>
                <w:webHidden/>
                <w:rtl/>
              </w:rPr>
              <w:tab/>
            </w:r>
            <w:r w:rsidRPr="00B24570">
              <w:rPr>
                <w:b/>
                <w:bCs/>
                <w:noProof/>
                <w:webHidden/>
                <w:rtl/>
              </w:rPr>
              <w:fldChar w:fldCharType="begin"/>
            </w:r>
            <w:r w:rsidRPr="00B24570">
              <w:rPr>
                <w:b/>
                <w:bCs/>
                <w:noProof/>
                <w:webHidden/>
                <w:rtl/>
              </w:rPr>
              <w:instrText xml:space="preserve"> </w:instrText>
            </w:r>
            <w:r w:rsidRPr="00B24570">
              <w:rPr>
                <w:b/>
                <w:bCs/>
                <w:noProof/>
                <w:webHidden/>
              </w:rPr>
              <w:instrText xml:space="preserve">PAGEREF </w:instrText>
            </w:r>
            <w:r w:rsidRPr="00B24570">
              <w:rPr>
                <w:b/>
                <w:bCs/>
                <w:noProof/>
                <w:webHidden/>
                <w:rtl/>
              </w:rPr>
              <w:instrText>_</w:instrText>
            </w:r>
            <w:r w:rsidRPr="00B24570">
              <w:rPr>
                <w:b/>
                <w:bCs/>
                <w:noProof/>
                <w:webHidden/>
              </w:rPr>
              <w:instrText>Toc47446156 \h</w:instrText>
            </w:r>
            <w:r w:rsidRPr="00B24570">
              <w:rPr>
                <w:b/>
                <w:bCs/>
                <w:noProof/>
                <w:webHidden/>
                <w:rtl/>
              </w:rPr>
              <w:instrText xml:space="preserve"> </w:instrText>
            </w:r>
            <w:r w:rsidRPr="00B24570">
              <w:rPr>
                <w:b/>
                <w:bCs/>
                <w:noProof/>
                <w:webHidden/>
                <w:rtl/>
              </w:rPr>
            </w:r>
            <w:r w:rsidRPr="00B24570">
              <w:rPr>
                <w:b/>
                <w:bCs/>
                <w:noProof/>
                <w:webHidden/>
                <w:rtl/>
              </w:rPr>
              <w:fldChar w:fldCharType="separate"/>
            </w:r>
            <w:r w:rsidRPr="00B24570">
              <w:rPr>
                <w:b/>
                <w:bCs/>
                <w:noProof/>
                <w:webHidden/>
                <w:rtl/>
              </w:rPr>
              <w:t>19</w:t>
            </w:r>
            <w:r w:rsidRPr="00B24570">
              <w:rPr>
                <w:b/>
                <w:bCs/>
                <w:noProof/>
                <w:webHidden/>
                <w:rtl/>
              </w:rPr>
              <w:fldChar w:fldCharType="end"/>
            </w:r>
          </w:hyperlink>
        </w:p>
        <w:p w:rsidR="00B24570" w:rsidRPr="00B24570" w:rsidRDefault="00B24570">
          <w:pPr>
            <w:pStyle w:val="TOC2"/>
            <w:tabs>
              <w:tab w:val="right" w:leader="dot" w:pos="9016"/>
            </w:tabs>
            <w:rPr>
              <w:rFonts w:eastAsiaTheme="minorEastAsia"/>
              <w:b/>
              <w:bCs/>
              <w:noProof/>
              <w:rtl/>
              <w:lang w:bidi="ar-SA"/>
            </w:rPr>
          </w:pPr>
          <w:hyperlink w:anchor="_Toc47446157" w:history="1">
            <w:r w:rsidRPr="00B24570">
              <w:rPr>
                <w:rStyle w:val="Hyperlink"/>
                <w:rFonts w:cs="B Nazanin"/>
                <w:b/>
                <w:bCs/>
                <w:noProof/>
              </w:rPr>
              <w:t>Activity Diagram</w:t>
            </w:r>
            <w:r w:rsidRPr="00B24570">
              <w:rPr>
                <w:b/>
                <w:bCs/>
                <w:noProof/>
                <w:webHidden/>
                <w:rtl/>
              </w:rPr>
              <w:tab/>
            </w:r>
            <w:r w:rsidRPr="00B24570">
              <w:rPr>
                <w:b/>
                <w:bCs/>
                <w:noProof/>
                <w:webHidden/>
                <w:rtl/>
              </w:rPr>
              <w:fldChar w:fldCharType="begin"/>
            </w:r>
            <w:r w:rsidRPr="00B24570">
              <w:rPr>
                <w:b/>
                <w:bCs/>
                <w:noProof/>
                <w:webHidden/>
                <w:rtl/>
              </w:rPr>
              <w:instrText xml:space="preserve"> </w:instrText>
            </w:r>
            <w:r w:rsidRPr="00B24570">
              <w:rPr>
                <w:b/>
                <w:bCs/>
                <w:noProof/>
                <w:webHidden/>
              </w:rPr>
              <w:instrText xml:space="preserve">PAGEREF </w:instrText>
            </w:r>
            <w:r w:rsidRPr="00B24570">
              <w:rPr>
                <w:b/>
                <w:bCs/>
                <w:noProof/>
                <w:webHidden/>
                <w:rtl/>
              </w:rPr>
              <w:instrText>_</w:instrText>
            </w:r>
            <w:r w:rsidRPr="00B24570">
              <w:rPr>
                <w:b/>
                <w:bCs/>
                <w:noProof/>
                <w:webHidden/>
              </w:rPr>
              <w:instrText>Toc47446157 \h</w:instrText>
            </w:r>
            <w:r w:rsidRPr="00B24570">
              <w:rPr>
                <w:b/>
                <w:bCs/>
                <w:noProof/>
                <w:webHidden/>
                <w:rtl/>
              </w:rPr>
              <w:instrText xml:space="preserve"> </w:instrText>
            </w:r>
            <w:r w:rsidRPr="00B24570">
              <w:rPr>
                <w:b/>
                <w:bCs/>
                <w:noProof/>
                <w:webHidden/>
                <w:rtl/>
              </w:rPr>
            </w:r>
            <w:r w:rsidRPr="00B24570">
              <w:rPr>
                <w:b/>
                <w:bCs/>
                <w:noProof/>
                <w:webHidden/>
                <w:rtl/>
              </w:rPr>
              <w:fldChar w:fldCharType="separate"/>
            </w:r>
            <w:r w:rsidRPr="00B24570">
              <w:rPr>
                <w:b/>
                <w:bCs/>
                <w:noProof/>
                <w:webHidden/>
                <w:rtl/>
              </w:rPr>
              <w:t>19</w:t>
            </w:r>
            <w:r w:rsidRPr="00B24570">
              <w:rPr>
                <w:b/>
                <w:bCs/>
                <w:noProof/>
                <w:webHidden/>
                <w:rtl/>
              </w:rPr>
              <w:fldChar w:fldCharType="end"/>
            </w:r>
          </w:hyperlink>
        </w:p>
        <w:p w:rsidR="00B24570" w:rsidRPr="00B24570" w:rsidRDefault="00B24570">
          <w:pPr>
            <w:pStyle w:val="TOC1"/>
            <w:rPr>
              <w:rFonts w:eastAsiaTheme="minorEastAsia" w:cstheme="minorBidi"/>
              <w:rtl/>
              <w:lang w:bidi="ar-SA"/>
            </w:rPr>
          </w:pPr>
          <w:hyperlink w:anchor="_Toc47446158" w:history="1">
            <w:r w:rsidRPr="00B24570">
              <w:rPr>
                <w:rStyle w:val="Hyperlink"/>
              </w:rPr>
              <w:t>Swimlane diagram</w:t>
            </w:r>
            <w:r w:rsidRPr="00B24570">
              <w:rPr>
                <w:webHidden/>
                <w:rtl/>
              </w:rPr>
              <w:tab/>
            </w:r>
            <w:r w:rsidRPr="00B24570">
              <w:rPr>
                <w:webHidden/>
                <w:rtl/>
              </w:rPr>
              <w:fldChar w:fldCharType="begin"/>
            </w:r>
            <w:r w:rsidRPr="00B24570">
              <w:rPr>
                <w:webHidden/>
                <w:rtl/>
              </w:rPr>
              <w:instrText xml:space="preserve"> </w:instrText>
            </w:r>
            <w:r w:rsidRPr="00B24570">
              <w:rPr>
                <w:webHidden/>
              </w:rPr>
              <w:instrText xml:space="preserve">PAGEREF </w:instrText>
            </w:r>
            <w:r w:rsidRPr="00B24570">
              <w:rPr>
                <w:webHidden/>
                <w:rtl/>
              </w:rPr>
              <w:instrText>_</w:instrText>
            </w:r>
            <w:r w:rsidRPr="00B24570">
              <w:rPr>
                <w:webHidden/>
              </w:rPr>
              <w:instrText>Toc47446158 \h</w:instrText>
            </w:r>
            <w:r w:rsidRPr="00B24570">
              <w:rPr>
                <w:webHidden/>
                <w:rtl/>
              </w:rPr>
              <w:instrText xml:space="preserve"> </w:instrText>
            </w:r>
            <w:r w:rsidRPr="00B24570">
              <w:rPr>
                <w:webHidden/>
                <w:rtl/>
              </w:rPr>
            </w:r>
            <w:r w:rsidRPr="00B24570">
              <w:rPr>
                <w:webHidden/>
                <w:rtl/>
              </w:rPr>
              <w:fldChar w:fldCharType="separate"/>
            </w:r>
            <w:r w:rsidRPr="00B24570">
              <w:rPr>
                <w:webHidden/>
                <w:rtl/>
              </w:rPr>
              <w:t>23</w:t>
            </w:r>
            <w:r w:rsidRPr="00B24570">
              <w:rPr>
                <w:webHidden/>
                <w:rtl/>
              </w:rPr>
              <w:fldChar w:fldCharType="end"/>
            </w:r>
          </w:hyperlink>
        </w:p>
        <w:p w:rsidR="00B24570" w:rsidRPr="00B24570" w:rsidRDefault="00B24570">
          <w:pPr>
            <w:pStyle w:val="TOC1"/>
            <w:rPr>
              <w:rFonts w:eastAsiaTheme="minorEastAsia" w:cstheme="minorBidi"/>
              <w:rtl/>
              <w:lang w:bidi="ar-SA"/>
            </w:rPr>
          </w:pPr>
          <w:hyperlink w:anchor="_Toc47446159" w:history="1">
            <w:r w:rsidRPr="00B24570">
              <w:rPr>
                <w:rStyle w:val="Hyperlink"/>
              </w:rPr>
              <w:t>Technical Review</w:t>
            </w:r>
            <w:r w:rsidRPr="00B24570">
              <w:rPr>
                <w:webHidden/>
                <w:rtl/>
              </w:rPr>
              <w:tab/>
            </w:r>
            <w:r w:rsidRPr="00B24570">
              <w:rPr>
                <w:webHidden/>
                <w:rtl/>
              </w:rPr>
              <w:fldChar w:fldCharType="begin"/>
            </w:r>
            <w:r w:rsidRPr="00B24570">
              <w:rPr>
                <w:webHidden/>
                <w:rtl/>
              </w:rPr>
              <w:instrText xml:space="preserve"> </w:instrText>
            </w:r>
            <w:r w:rsidRPr="00B24570">
              <w:rPr>
                <w:webHidden/>
              </w:rPr>
              <w:instrText xml:space="preserve">PAGEREF </w:instrText>
            </w:r>
            <w:r w:rsidRPr="00B24570">
              <w:rPr>
                <w:webHidden/>
                <w:rtl/>
              </w:rPr>
              <w:instrText>_</w:instrText>
            </w:r>
            <w:r w:rsidRPr="00B24570">
              <w:rPr>
                <w:webHidden/>
              </w:rPr>
              <w:instrText>Toc47446159 \h</w:instrText>
            </w:r>
            <w:r w:rsidRPr="00B24570">
              <w:rPr>
                <w:webHidden/>
                <w:rtl/>
              </w:rPr>
              <w:instrText xml:space="preserve"> </w:instrText>
            </w:r>
            <w:r w:rsidRPr="00B24570">
              <w:rPr>
                <w:webHidden/>
                <w:rtl/>
              </w:rPr>
            </w:r>
            <w:r w:rsidRPr="00B24570">
              <w:rPr>
                <w:webHidden/>
                <w:rtl/>
              </w:rPr>
              <w:fldChar w:fldCharType="separate"/>
            </w:r>
            <w:r w:rsidRPr="00B24570">
              <w:rPr>
                <w:webHidden/>
                <w:rtl/>
              </w:rPr>
              <w:t>38</w:t>
            </w:r>
            <w:r w:rsidRPr="00B24570">
              <w:rPr>
                <w:webHidden/>
                <w:rtl/>
              </w:rPr>
              <w:fldChar w:fldCharType="end"/>
            </w:r>
          </w:hyperlink>
        </w:p>
        <w:p w:rsidR="00B24570" w:rsidRPr="00B24570" w:rsidRDefault="00B24570">
          <w:pPr>
            <w:pStyle w:val="TOC1"/>
            <w:rPr>
              <w:rFonts w:eastAsiaTheme="minorEastAsia" w:cstheme="minorBidi"/>
              <w:rtl/>
              <w:lang w:bidi="ar-SA"/>
            </w:rPr>
          </w:pPr>
          <w:hyperlink w:anchor="_Toc47446160" w:history="1">
            <w:r w:rsidRPr="00B24570">
              <w:rPr>
                <w:rStyle w:val="Hyperlink"/>
                <w:rtl/>
              </w:rPr>
              <w:t>آنال</w:t>
            </w:r>
            <w:r w:rsidRPr="00B24570">
              <w:rPr>
                <w:rStyle w:val="Hyperlink"/>
                <w:rFonts w:hint="cs"/>
                <w:rtl/>
              </w:rPr>
              <w:t>ی</w:t>
            </w:r>
            <w:r w:rsidRPr="00B24570">
              <w:rPr>
                <w:rStyle w:val="Hyperlink"/>
                <w:rFonts w:hint="eastAsia"/>
                <w:rtl/>
              </w:rPr>
              <w:t>ز</w:t>
            </w:r>
            <w:r w:rsidRPr="00B24570">
              <w:rPr>
                <w:rStyle w:val="Hyperlink"/>
                <w:rtl/>
              </w:rPr>
              <w:t xml:space="preserve"> ن</w:t>
            </w:r>
            <w:r w:rsidRPr="00B24570">
              <w:rPr>
                <w:rStyle w:val="Hyperlink"/>
                <w:rFonts w:hint="cs"/>
                <w:rtl/>
              </w:rPr>
              <w:t>ی</w:t>
            </w:r>
            <w:r w:rsidRPr="00B24570">
              <w:rPr>
                <w:rStyle w:val="Hyperlink"/>
                <w:rFonts w:hint="eastAsia"/>
                <w:rtl/>
              </w:rPr>
              <w:t>ازمند</w:t>
            </w:r>
            <w:r w:rsidRPr="00B24570">
              <w:rPr>
                <w:rStyle w:val="Hyperlink"/>
                <w:rFonts w:hint="cs"/>
                <w:rtl/>
              </w:rPr>
              <w:t>ی</w:t>
            </w:r>
            <w:r w:rsidRPr="00B24570">
              <w:rPr>
                <w:rStyle w:val="Hyperlink"/>
                <w:rtl/>
              </w:rPr>
              <w:t xml:space="preserve"> ها جنبه ساختار</w:t>
            </w:r>
            <w:r w:rsidRPr="00B24570">
              <w:rPr>
                <w:rStyle w:val="Hyperlink"/>
                <w:rFonts w:hint="cs"/>
                <w:rtl/>
              </w:rPr>
              <w:t>ی</w:t>
            </w:r>
            <w:r w:rsidRPr="00B24570">
              <w:rPr>
                <w:webHidden/>
                <w:rtl/>
              </w:rPr>
              <w:tab/>
            </w:r>
            <w:r w:rsidRPr="00B24570">
              <w:rPr>
                <w:webHidden/>
                <w:rtl/>
              </w:rPr>
              <w:fldChar w:fldCharType="begin"/>
            </w:r>
            <w:r w:rsidRPr="00B24570">
              <w:rPr>
                <w:webHidden/>
                <w:rtl/>
              </w:rPr>
              <w:instrText xml:space="preserve"> </w:instrText>
            </w:r>
            <w:r w:rsidRPr="00B24570">
              <w:rPr>
                <w:webHidden/>
              </w:rPr>
              <w:instrText xml:space="preserve">PAGEREF </w:instrText>
            </w:r>
            <w:r w:rsidRPr="00B24570">
              <w:rPr>
                <w:webHidden/>
                <w:rtl/>
              </w:rPr>
              <w:instrText>_</w:instrText>
            </w:r>
            <w:r w:rsidRPr="00B24570">
              <w:rPr>
                <w:webHidden/>
              </w:rPr>
              <w:instrText>Toc47446160 \h</w:instrText>
            </w:r>
            <w:r w:rsidRPr="00B24570">
              <w:rPr>
                <w:webHidden/>
                <w:rtl/>
              </w:rPr>
              <w:instrText xml:space="preserve"> </w:instrText>
            </w:r>
            <w:r w:rsidRPr="00B24570">
              <w:rPr>
                <w:webHidden/>
                <w:rtl/>
              </w:rPr>
            </w:r>
            <w:r w:rsidRPr="00B24570">
              <w:rPr>
                <w:webHidden/>
                <w:rtl/>
              </w:rPr>
              <w:fldChar w:fldCharType="separate"/>
            </w:r>
            <w:r w:rsidRPr="00B24570">
              <w:rPr>
                <w:webHidden/>
                <w:rtl/>
              </w:rPr>
              <w:t>40</w:t>
            </w:r>
            <w:r w:rsidRPr="00B24570">
              <w:rPr>
                <w:webHidden/>
                <w:rtl/>
              </w:rPr>
              <w:fldChar w:fldCharType="end"/>
            </w:r>
          </w:hyperlink>
        </w:p>
        <w:p w:rsidR="00B24570" w:rsidRPr="00B24570" w:rsidRDefault="00B24570">
          <w:pPr>
            <w:pStyle w:val="TOC2"/>
            <w:tabs>
              <w:tab w:val="right" w:leader="dot" w:pos="9016"/>
            </w:tabs>
            <w:rPr>
              <w:rFonts w:eastAsiaTheme="minorEastAsia"/>
              <w:b/>
              <w:bCs/>
              <w:noProof/>
              <w:rtl/>
              <w:lang w:bidi="ar-SA"/>
            </w:rPr>
          </w:pPr>
          <w:hyperlink w:anchor="_Toc47446161" w:history="1">
            <w:r w:rsidRPr="00B24570">
              <w:rPr>
                <w:rStyle w:val="Hyperlink"/>
                <w:rFonts w:cs="B Nazanin"/>
                <w:b/>
                <w:bCs/>
                <w:noProof/>
                <w:rtl/>
              </w:rPr>
              <w:t>رسم</w:t>
            </w:r>
            <w:r w:rsidRPr="00B24570">
              <w:rPr>
                <w:rStyle w:val="Hyperlink"/>
                <w:rFonts w:cstheme="minorHAnsi"/>
                <w:b/>
                <w:bCs/>
                <w:noProof/>
                <w:rtl/>
              </w:rPr>
              <w:t xml:space="preserve"> </w:t>
            </w:r>
            <w:r w:rsidRPr="00B24570">
              <w:rPr>
                <w:rStyle w:val="Hyperlink"/>
                <w:rFonts w:cstheme="minorHAnsi"/>
                <w:b/>
                <w:bCs/>
                <w:noProof/>
              </w:rPr>
              <w:t>CRC Cards</w:t>
            </w:r>
            <w:r w:rsidRPr="00B24570">
              <w:rPr>
                <w:b/>
                <w:bCs/>
                <w:noProof/>
                <w:webHidden/>
                <w:rtl/>
              </w:rPr>
              <w:tab/>
            </w:r>
            <w:r w:rsidRPr="00B24570">
              <w:rPr>
                <w:b/>
                <w:bCs/>
                <w:noProof/>
                <w:webHidden/>
                <w:rtl/>
              </w:rPr>
              <w:fldChar w:fldCharType="begin"/>
            </w:r>
            <w:r w:rsidRPr="00B24570">
              <w:rPr>
                <w:b/>
                <w:bCs/>
                <w:noProof/>
                <w:webHidden/>
                <w:rtl/>
              </w:rPr>
              <w:instrText xml:space="preserve"> </w:instrText>
            </w:r>
            <w:r w:rsidRPr="00B24570">
              <w:rPr>
                <w:b/>
                <w:bCs/>
                <w:noProof/>
                <w:webHidden/>
              </w:rPr>
              <w:instrText xml:space="preserve">PAGEREF </w:instrText>
            </w:r>
            <w:r w:rsidRPr="00B24570">
              <w:rPr>
                <w:b/>
                <w:bCs/>
                <w:noProof/>
                <w:webHidden/>
                <w:rtl/>
              </w:rPr>
              <w:instrText>_</w:instrText>
            </w:r>
            <w:r w:rsidRPr="00B24570">
              <w:rPr>
                <w:b/>
                <w:bCs/>
                <w:noProof/>
                <w:webHidden/>
              </w:rPr>
              <w:instrText>Toc47446161 \h</w:instrText>
            </w:r>
            <w:r w:rsidRPr="00B24570">
              <w:rPr>
                <w:b/>
                <w:bCs/>
                <w:noProof/>
                <w:webHidden/>
                <w:rtl/>
              </w:rPr>
              <w:instrText xml:space="preserve"> </w:instrText>
            </w:r>
            <w:r w:rsidRPr="00B24570">
              <w:rPr>
                <w:b/>
                <w:bCs/>
                <w:noProof/>
                <w:webHidden/>
                <w:rtl/>
              </w:rPr>
            </w:r>
            <w:r w:rsidRPr="00B24570">
              <w:rPr>
                <w:b/>
                <w:bCs/>
                <w:noProof/>
                <w:webHidden/>
                <w:rtl/>
              </w:rPr>
              <w:fldChar w:fldCharType="separate"/>
            </w:r>
            <w:r w:rsidRPr="00B24570">
              <w:rPr>
                <w:b/>
                <w:bCs/>
                <w:noProof/>
                <w:webHidden/>
                <w:rtl/>
              </w:rPr>
              <w:t>40</w:t>
            </w:r>
            <w:r w:rsidRPr="00B24570">
              <w:rPr>
                <w:b/>
                <w:bCs/>
                <w:noProof/>
                <w:webHidden/>
                <w:rtl/>
              </w:rPr>
              <w:fldChar w:fldCharType="end"/>
            </w:r>
          </w:hyperlink>
        </w:p>
        <w:p w:rsidR="00B24570" w:rsidRPr="00B24570" w:rsidRDefault="00B24570">
          <w:pPr>
            <w:pStyle w:val="TOC1"/>
            <w:rPr>
              <w:rFonts w:eastAsiaTheme="minorEastAsia" w:cstheme="minorBidi"/>
              <w:rtl/>
              <w:lang w:bidi="ar-SA"/>
            </w:rPr>
          </w:pPr>
          <w:hyperlink w:anchor="_Toc47446162" w:history="1">
            <w:r w:rsidRPr="00B24570">
              <w:rPr>
                <w:rStyle w:val="Hyperlink"/>
                <w:highlight w:val="yellow"/>
              </w:rPr>
              <w:t>Class diagram</w:t>
            </w:r>
            <w:r w:rsidRPr="00B24570">
              <w:rPr>
                <w:webHidden/>
                <w:rtl/>
              </w:rPr>
              <w:tab/>
            </w:r>
            <w:r w:rsidRPr="00B24570">
              <w:rPr>
                <w:webHidden/>
                <w:rtl/>
              </w:rPr>
              <w:fldChar w:fldCharType="begin"/>
            </w:r>
            <w:r w:rsidRPr="00B24570">
              <w:rPr>
                <w:webHidden/>
                <w:rtl/>
              </w:rPr>
              <w:instrText xml:space="preserve"> </w:instrText>
            </w:r>
            <w:r w:rsidRPr="00B24570">
              <w:rPr>
                <w:webHidden/>
              </w:rPr>
              <w:instrText xml:space="preserve">PAGEREF </w:instrText>
            </w:r>
            <w:r w:rsidRPr="00B24570">
              <w:rPr>
                <w:webHidden/>
                <w:rtl/>
              </w:rPr>
              <w:instrText>_</w:instrText>
            </w:r>
            <w:r w:rsidRPr="00B24570">
              <w:rPr>
                <w:webHidden/>
              </w:rPr>
              <w:instrText>Toc47446162 \h</w:instrText>
            </w:r>
            <w:r w:rsidRPr="00B24570">
              <w:rPr>
                <w:webHidden/>
                <w:rtl/>
              </w:rPr>
              <w:instrText xml:space="preserve"> </w:instrText>
            </w:r>
            <w:r w:rsidRPr="00B24570">
              <w:rPr>
                <w:webHidden/>
                <w:rtl/>
              </w:rPr>
            </w:r>
            <w:r w:rsidRPr="00B24570">
              <w:rPr>
                <w:webHidden/>
                <w:rtl/>
              </w:rPr>
              <w:fldChar w:fldCharType="separate"/>
            </w:r>
            <w:r w:rsidRPr="00B24570">
              <w:rPr>
                <w:webHidden/>
                <w:rtl/>
              </w:rPr>
              <w:t>47</w:t>
            </w:r>
            <w:r w:rsidRPr="00B24570">
              <w:rPr>
                <w:webHidden/>
                <w:rtl/>
              </w:rPr>
              <w:fldChar w:fldCharType="end"/>
            </w:r>
          </w:hyperlink>
        </w:p>
        <w:p w:rsidR="00B24570" w:rsidRPr="00B24570" w:rsidRDefault="00B24570">
          <w:pPr>
            <w:pStyle w:val="TOC1"/>
            <w:rPr>
              <w:rFonts w:eastAsiaTheme="minorEastAsia" w:cstheme="minorBidi"/>
              <w:rtl/>
              <w:lang w:bidi="ar-SA"/>
            </w:rPr>
          </w:pPr>
          <w:hyperlink w:anchor="_Toc47446163" w:history="1">
            <w:r w:rsidRPr="00B24570">
              <w:rPr>
                <w:rStyle w:val="Hyperlink"/>
              </w:rPr>
              <w:t>Sequence diagram</w:t>
            </w:r>
            <w:r w:rsidRPr="00B24570">
              <w:rPr>
                <w:webHidden/>
                <w:rtl/>
              </w:rPr>
              <w:tab/>
            </w:r>
            <w:r w:rsidRPr="00B24570">
              <w:rPr>
                <w:webHidden/>
                <w:rtl/>
              </w:rPr>
              <w:fldChar w:fldCharType="begin"/>
            </w:r>
            <w:r w:rsidRPr="00B24570">
              <w:rPr>
                <w:webHidden/>
                <w:rtl/>
              </w:rPr>
              <w:instrText xml:space="preserve"> </w:instrText>
            </w:r>
            <w:r w:rsidRPr="00B24570">
              <w:rPr>
                <w:webHidden/>
              </w:rPr>
              <w:instrText xml:space="preserve">PAGEREF </w:instrText>
            </w:r>
            <w:r w:rsidRPr="00B24570">
              <w:rPr>
                <w:webHidden/>
                <w:rtl/>
              </w:rPr>
              <w:instrText>_</w:instrText>
            </w:r>
            <w:r w:rsidRPr="00B24570">
              <w:rPr>
                <w:webHidden/>
              </w:rPr>
              <w:instrText>Toc47446163 \h</w:instrText>
            </w:r>
            <w:r w:rsidRPr="00B24570">
              <w:rPr>
                <w:webHidden/>
                <w:rtl/>
              </w:rPr>
              <w:instrText xml:space="preserve"> </w:instrText>
            </w:r>
            <w:r w:rsidRPr="00B24570">
              <w:rPr>
                <w:webHidden/>
                <w:rtl/>
              </w:rPr>
            </w:r>
            <w:r w:rsidRPr="00B24570">
              <w:rPr>
                <w:webHidden/>
                <w:rtl/>
              </w:rPr>
              <w:fldChar w:fldCharType="separate"/>
            </w:r>
            <w:r w:rsidRPr="00B24570">
              <w:rPr>
                <w:webHidden/>
                <w:rtl/>
              </w:rPr>
              <w:t>48</w:t>
            </w:r>
            <w:r w:rsidRPr="00B24570">
              <w:rPr>
                <w:webHidden/>
                <w:rtl/>
              </w:rPr>
              <w:fldChar w:fldCharType="end"/>
            </w:r>
          </w:hyperlink>
        </w:p>
        <w:p w:rsidR="00B24570" w:rsidRPr="00B24570" w:rsidRDefault="00B24570">
          <w:pPr>
            <w:pStyle w:val="TOC1"/>
            <w:rPr>
              <w:rFonts w:eastAsiaTheme="minorEastAsia" w:cstheme="minorBidi"/>
              <w:rtl/>
              <w:lang w:bidi="ar-SA"/>
            </w:rPr>
          </w:pPr>
          <w:hyperlink w:anchor="_Toc47446164" w:history="1">
            <w:r w:rsidRPr="00B24570">
              <w:rPr>
                <w:rStyle w:val="Hyperlink"/>
              </w:rPr>
              <w:t>Technical Review</w:t>
            </w:r>
            <w:r w:rsidRPr="00B24570">
              <w:rPr>
                <w:webHidden/>
                <w:rtl/>
              </w:rPr>
              <w:tab/>
            </w:r>
            <w:r w:rsidRPr="00B24570">
              <w:rPr>
                <w:webHidden/>
                <w:rtl/>
              </w:rPr>
              <w:fldChar w:fldCharType="begin"/>
            </w:r>
            <w:r w:rsidRPr="00B24570">
              <w:rPr>
                <w:webHidden/>
                <w:rtl/>
              </w:rPr>
              <w:instrText xml:space="preserve"> </w:instrText>
            </w:r>
            <w:r w:rsidRPr="00B24570">
              <w:rPr>
                <w:webHidden/>
              </w:rPr>
              <w:instrText xml:space="preserve">PAGEREF </w:instrText>
            </w:r>
            <w:r w:rsidRPr="00B24570">
              <w:rPr>
                <w:webHidden/>
                <w:rtl/>
              </w:rPr>
              <w:instrText>_</w:instrText>
            </w:r>
            <w:r w:rsidRPr="00B24570">
              <w:rPr>
                <w:webHidden/>
              </w:rPr>
              <w:instrText>Toc47446164 \h</w:instrText>
            </w:r>
            <w:r w:rsidRPr="00B24570">
              <w:rPr>
                <w:webHidden/>
                <w:rtl/>
              </w:rPr>
              <w:instrText xml:space="preserve"> </w:instrText>
            </w:r>
            <w:r w:rsidRPr="00B24570">
              <w:rPr>
                <w:webHidden/>
                <w:rtl/>
              </w:rPr>
            </w:r>
            <w:r w:rsidRPr="00B24570">
              <w:rPr>
                <w:webHidden/>
                <w:rtl/>
              </w:rPr>
              <w:fldChar w:fldCharType="separate"/>
            </w:r>
            <w:r w:rsidRPr="00B24570">
              <w:rPr>
                <w:webHidden/>
                <w:rtl/>
              </w:rPr>
              <w:t>55</w:t>
            </w:r>
            <w:r w:rsidRPr="00B24570">
              <w:rPr>
                <w:webHidden/>
                <w:rtl/>
              </w:rPr>
              <w:fldChar w:fldCharType="end"/>
            </w:r>
          </w:hyperlink>
        </w:p>
        <w:p w:rsidR="00B24570" w:rsidRPr="00B24570" w:rsidRDefault="00B24570">
          <w:pPr>
            <w:pStyle w:val="TOC1"/>
            <w:rPr>
              <w:rFonts w:eastAsiaTheme="minorEastAsia" w:cstheme="minorBidi"/>
              <w:rtl/>
              <w:lang w:bidi="ar-SA"/>
            </w:rPr>
          </w:pPr>
          <w:hyperlink w:anchor="_Toc47446165" w:history="1">
            <w:r w:rsidRPr="00B24570">
              <w:rPr>
                <w:rStyle w:val="Hyperlink"/>
                <w:rtl/>
              </w:rPr>
              <w:t>طراح</w:t>
            </w:r>
            <w:r w:rsidRPr="00B24570">
              <w:rPr>
                <w:rStyle w:val="Hyperlink"/>
                <w:rFonts w:hint="cs"/>
                <w:rtl/>
              </w:rPr>
              <w:t>ی</w:t>
            </w:r>
            <w:r w:rsidRPr="00B24570">
              <w:rPr>
                <w:rStyle w:val="Hyperlink"/>
                <w:rtl/>
              </w:rPr>
              <w:t xml:space="preserve"> معمار</w:t>
            </w:r>
            <w:r w:rsidRPr="00B24570">
              <w:rPr>
                <w:rStyle w:val="Hyperlink"/>
                <w:rFonts w:hint="cs"/>
                <w:rtl/>
              </w:rPr>
              <w:t>ی</w:t>
            </w:r>
            <w:r w:rsidRPr="00B24570">
              <w:rPr>
                <w:webHidden/>
                <w:rtl/>
              </w:rPr>
              <w:tab/>
            </w:r>
            <w:r w:rsidRPr="00B24570">
              <w:rPr>
                <w:webHidden/>
                <w:rtl/>
              </w:rPr>
              <w:fldChar w:fldCharType="begin"/>
            </w:r>
            <w:r w:rsidRPr="00B24570">
              <w:rPr>
                <w:webHidden/>
                <w:rtl/>
              </w:rPr>
              <w:instrText xml:space="preserve"> </w:instrText>
            </w:r>
            <w:r w:rsidRPr="00B24570">
              <w:rPr>
                <w:webHidden/>
              </w:rPr>
              <w:instrText xml:space="preserve">PAGEREF </w:instrText>
            </w:r>
            <w:r w:rsidRPr="00B24570">
              <w:rPr>
                <w:webHidden/>
                <w:rtl/>
              </w:rPr>
              <w:instrText>_</w:instrText>
            </w:r>
            <w:r w:rsidRPr="00B24570">
              <w:rPr>
                <w:webHidden/>
              </w:rPr>
              <w:instrText>Toc47446165 \h</w:instrText>
            </w:r>
            <w:r w:rsidRPr="00B24570">
              <w:rPr>
                <w:webHidden/>
                <w:rtl/>
              </w:rPr>
              <w:instrText xml:space="preserve"> </w:instrText>
            </w:r>
            <w:r w:rsidRPr="00B24570">
              <w:rPr>
                <w:webHidden/>
                <w:rtl/>
              </w:rPr>
            </w:r>
            <w:r w:rsidRPr="00B24570">
              <w:rPr>
                <w:webHidden/>
                <w:rtl/>
              </w:rPr>
              <w:fldChar w:fldCharType="separate"/>
            </w:r>
            <w:r w:rsidRPr="00B24570">
              <w:rPr>
                <w:webHidden/>
                <w:rtl/>
              </w:rPr>
              <w:t>56</w:t>
            </w:r>
            <w:r w:rsidRPr="00B24570">
              <w:rPr>
                <w:webHidden/>
                <w:rtl/>
              </w:rPr>
              <w:fldChar w:fldCharType="end"/>
            </w:r>
          </w:hyperlink>
        </w:p>
        <w:p w:rsidR="00B24570" w:rsidRPr="00B24570" w:rsidRDefault="00B24570">
          <w:pPr>
            <w:pStyle w:val="TOC2"/>
            <w:tabs>
              <w:tab w:val="right" w:leader="dot" w:pos="9016"/>
            </w:tabs>
            <w:rPr>
              <w:rFonts w:eastAsiaTheme="minorEastAsia"/>
              <w:b/>
              <w:bCs/>
              <w:noProof/>
              <w:rtl/>
              <w:lang w:bidi="ar-SA"/>
            </w:rPr>
          </w:pPr>
          <w:hyperlink w:anchor="_Toc47446166" w:history="1">
            <w:r w:rsidRPr="00B24570">
              <w:rPr>
                <w:rStyle w:val="Hyperlink"/>
                <w:rFonts w:cs="B Nazanin"/>
                <w:b/>
                <w:bCs/>
                <w:noProof/>
                <w:rtl/>
              </w:rPr>
              <w:t>انتخاب</w:t>
            </w:r>
            <w:r w:rsidRPr="00B24570">
              <w:rPr>
                <w:rStyle w:val="Hyperlink"/>
                <w:rFonts w:cs="B Nazanin"/>
                <w:b/>
                <w:bCs/>
                <w:noProof/>
              </w:rPr>
              <w:t xml:space="preserve"> </w:t>
            </w:r>
            <w:r w:rsidRPr="00B24570">
              <w:rPr>
                <w:rStyle w:val="Hyperlink"/>
                <w:rFonts w:cs="B Nazanin"/>
                <w:b/>
                <w:bCs/>
                <w:noProof/>
                <w:rtl/>
              </w:rPr>
              <w:t>و</w:t>
            </w:r>
            <w:r w:rsidRPr="00B24570">
              <w:rPr>
                <w:rStyle w:val="Hyperlink"/>
                <w:rFonts w:cs="B Nazanin"/>
                <w:b/>
                <w:bCs/>
                <w:noProof/>
              </w:rPr>
              <w:t xml:space="preserve"> </w:t>
            </w:r>
            <w:r w:rsidRPr="00B24570">
              <w:rPr>
                <w:rStyle w:val="Hyperlink"/>
                <w:rFonts w:cs="B Nazanin"/>
                <w:b/>
                <w:bCs/>
                <w:noProof/>
                <w:rtl/>
              </w:rPr>
              <w:t>استدلال</w:t>
            </w:r>
            <w:r w:rsidRPr="00B24570">
              <w:rPr>
                <w:rStyle w:val="Hyperlink"/>
                <w:rFonts w:cs="B Nazanin"/>
                <w:b/>
                <w:bCs/>
                <w:noProof/>
              </w:rPr>
              <w:t xml:space="preserve"> </w:t>
            </w:r>
            <w:r w:rsidRPr="00B24570">
              <w:rPr>
                <w:rStyle w:val="Hyperlink"/>
                <w:rFonts w:cs="B Nazanin"/>
                <w:b/>
                <w:bCs/>
                <w:noProof/>
                <w:rtl/>
              </w:rPr>
              <w:t>استا</w:t>
            </w:r>
            <w:r w:rsidRPr="00B24570">
              <w:rPr>
                <w:rStyle w:val="Hyperlink"/>
                <w:rFonts w:cs="B Nazanin" w:hint="cs"/>
                <w:b/>
                <w:bCs/>
                <w:noProof/>
                <w:rtl/>
              </w:rPr>
              <w:t>ی</w:t>
            </w:r>
            <w:r w:rsidRPr="00B24570">
              <w:rPr>
                <w:rStyle w:val="Hyperlink"/>
                <w:rFonts w:cs="B Nazanin" w:hint="eastAsia"/>
                <w:b/>
                <w:bCs/>
                <w:noProof/>
                <w:rtl/>
              </w:rPr>
              <w:t>ل</w:t>
            </w:r>
            <w:r w:rsidRPr="00B24570">
              <w:rPr>
                <w:rStyle w:val="Hyperlink"/>
                <w:rFonts w:cs="B Nazanin"/>
                <w:b/>
                <w:bCs/>
                <w:noProof/>
              </w:rPr>
              <w:t xml:space="preserve"> </w:t>
            </w:r>
            <w:r w:rsidRPr="00B24570">
              <w:rPr>
                <w:rStyle w:val="Hyperlink"/>
                <w:rFonts w:cs="B Nazanin"/>
                <w:b/>
                <w:bCs/>
                <w:noProof/>
                <w:rtl/>
              </w:rPr>
              <w:t>ها</w:t>
            </w:r>
            <w:r w:rsidRPr="00B24570">
              <w:rPr>
                <w:rStyle w:val="Hyperlink"/>
                <w:rFonts w:cs="B Nazanin" w:hint="cs"/>
                <w:b/>
                <w:bCs/>
                <w:noProof/>
                <w:rtl/>
              </w:rPr>
              <w:t>ی</w:t>
            </w:r>
            <w:r w:rsidRPr="00B24570">
              <w:rPr>
                <w:rStyle w:val="Hyperlink"/>
                <w:rFonts w:cs="B Nazanin"/>
                <w:b/>
                <w:bCs/>
                <w:noProof/>
              </w:rPr>
              <w:t xml:space="preserve"> </w:t>
            </w:r>
            <w:r w:rsidRPr="00B24570">
              <w:rPr>
                <w:rStyle w:val="Hyperlink"/>
                <w:rFonts w:cs="B Nazanin"/>
                <w:b/>
                <w:bCs/>
                <w:noProof/>
                <w:rtl/>
              </w:rPr>
              <w:t>کاند</w:t>
            </w:r>
            <w:r w:rsidRPr="00B24570">
              <w:rPr>
                <w:rStyle w:val="Hyperlink"/>
                <w:rFonts w:cs="B Nazanin" w:hint="cs"/>
                <w:b/>
                <w:bCs/>
                <w:noProof/>
                <w:rtl/>
              </w:rPr>
              <w:t>ی</w:t>
            </w:r>
            <w:r w:rsidRPr="00B24570">
              <w:rPr>
                <w:rStyle w:val="Hyperlink"/>
                <w:rFonts w:cs="B Nazanin" w:hint="eastAsia"/>
                <w:b/>
                <w:bCs/>
                <w:noProof/>
                <w:rtl/>
              </w:rPr>
              <w:t>د</w:t>
            </w:r>
            <w:r w:rsidRPr="00B24570">
              <w:rPr>
                <w:rStyle w:val="Hyperlink"/>
                <w:rFonts w:cs="B Nazanin"/>
                <w:b/>
                <w:bCs/>
                <w:noProof/>
              </w:rPr>
              <w:t xml:space="preserve"> </w:t>
            </w:r>
            <w:r w:rsidRPr="00B24570">
              <w:rPr>
                <w:rStyle w:val="Hyperlink"/>
                <w:rFonts w:cs="B Nazanin"/>
                <w:b/>
                <w:bCs/>
                <w:noProof/>
                <w:rtl/>
              </w:rPr>
              <w:t>برا</w:t>
            </w:r>
            <w:r w:rsidRPr="00B24570">
              <w:rPr>
                <w:rStyle w:val="Hyperlink"/>
                <w:rFonts w:cs="B Nazanin" w:hint="cs"/>
                <w:b/>
                <w:bCs/>
                <w:noProof/>
                <w:rtl/>
              </w:rPr>
              <w:t>ی</w:t>
            </w:r>
            <w:r w:rsidRPr="00B24570">
              <w:rPr>
                <w:rStyle w:val="Hyperlink"/>
                <w:rFonts w:cs="B Nazanin"/>
                <w:b/>
                <w:bCs/>
                <w:noProof/>
              </w:rPr>
              <w:t xml:space="preserve"> </w:t>
            </w:r>
            <w:r w:rsidRPr="00B24570">
              <w:rPr>
                <w:rStyle w:val="Hyperlink"/>
                <w:rFonts w:cs="B Nazanin"/>
                <w:b/>
                <w:bCs/>
                <w:noProof/>
                <w:rtl/>
              </w:rPr>
              <w:t>معمار</w:t>
            </w:r>
            <w:r w:rsidRPr="00B24570">
              <w:rPr>
                <w:rStyle w:val="Hyperlink"/>
                <w:rFonts w:cs="B Nazanin" w:hint="cs"/>
                <w:b/>
                <w:bCs/>
                <w:noProof/>
                <w:rtl/>
              </w:rPr>
              <w:t>ی</w:t>
            </w:r>
            <w:r w:rsidRPr="00B24570">
              <w:rPr>
                <w:rStyle w:val="Hyperlink"/>
                <w:rFonts w:cs="B Nazanin"/>
                <w:b/>
                <w:bCs/>
                <w:noProof/>
              </w:rPr>
              <w:t xml:space="preserve"> </w:t>
            </w:r>
            <w:r w:rsidRPr="00B24570">
              <w:rPr>
                <w:rStyle w:val="Hyperlink"/>
                <w:rFonts w:cs="B Nazanin"/>
                <w:b/>
                <w:bCs/>
                <w:noProof/>
                <w:rtl/>
              </w:rPr>
              <w:t>س</w:t>
            </w:r>
            <w:r w:rsidRPr="00B24570">
              <w:rPr>
                <w:rStyle w:val="Hyperlink"/>
                <w:rFonts w:cs="B Nazanin" w:hint="cs"/>
                <w:b/>
                <w:bCs/>
                <w:noProof/>
                <w:rtl/>
              </w:rPr>
              <w:t>ی</w:t>
            </w:r>
            <w:r w:rsidRPr="00B24570">
              <w:rPr>
                <w:rStyle w:val="Hyperlink"/>
                <w:rFonts w:cs="B Nazanin" w:hint="eastAsia"/>
                <w:b/>
                <w:bCs/>
                <w:noProof/>
                <w:rtl/>
              </w:rPr>
              <w:t>ستم</w:t>
            </w:r>
            <w:r w:rsidRPr="00B24570">
              <w:rPr>
                <w:b/>
                <w:bCs/>
                <w:noProof/>
                <w:webHidden/>
                <w:rtl/>
              </w:rPr>
              <w:tab/>
            </w:r>
            <w:r w:rsidRPr="00B24570">
              <w:rPr>
                <w:b/>
                <w:bCs/>
                <w:noProof/>
                <w:webHidden/>
                <w:rtl/>
              </w:rPr>
              <w:fldChar w:fldCharType="begin"/>
            </w:r>
            <w:r w:rsidRPr="00B24570">
              <w:rPr>
                <w:b/>
                <w:bCs/>
                <w:noProof/>
                <w:webHidden/>
                <w:rtl/>
              </w:rPr>
              <w:instrText xml:space="preserve"> </w:instrText>
            </w:r>
            <w:r w:rsidRPr="00B24570">
              <w:rPr>
                <w:b/>
                <w:bCs/>
                <w:noProof/>
                <w:webHidden/>
              </w:rPr>
              <w:instrText xml:space="preserve">PAGEREF </w:instrText>
            </w:r>
            <w:r w:rsidRPr="00B24570">
              <w:rPr>
                <w:b/>
                <w:bCs/>
                <w:noProof/>
                <w:webHidden/>
                <w:rtl/>
              </w:rPr>
              <w:instrText>_</w:instrText>
            </w:r>
            <w:r w:rsidRPr="00B24570">
              <w:rPr>
                <w:b/>
                <w:bCs/>
                <w:noProof/>
                <w:webHidden/>
              </w:rPr>
              <w:instrText>Toc47446166 \h</w:instrText>
            </w:r>
            <w:r w:rsidRPr="00B24570">
              <w:rPr>
                <w:b/>
                <w:bCs/>
                <w:noProof/>
                <w:webHidden/>
                <w:rtl/>
              </w:rPr>
              <w:instrText xml:space="preserve"> </w:instrText>
            </w:r>
            <w:r w:rsidRPr="00B24570">
              <w:rPr>
                <w:b/>
                <w:bCs/>
                <w:noProof/>
                <w:webHidden/>
                <w:rtl/>
              </w:rPr>
            </w:r>
            <w:r w:rsidRPr="00B24570">
              <w:rPr>
                <w:b/>
                <w:bCs/>
                <w:noProof/>
                <w:webHidden/>
                <w:rtl/>
              </w:rPr>
              <w:fldChar w:fldCharType="separate"/>
            </w:r>
            <w:r w:rsidRPr="00B24570">
              <w:rPr>
                <w:b/>
                <w:bCs/>
                <w:noProof/>
                <w:webHidden/>
                <w:rtl/>
              </w:rPr>
              <w:t>56</w:t>
            </w:r>
            <w:r w:rsidRPr="00B24570">
              <w:rPr>
                <w:b/>
                <w:bCs/>
                <w:noProof/>
                <w:webHidden/>
                <w:rtl/>
              </w:rPr>
              <w:fldChar w:fldCharType="end"/>
            </w:r>
          </w:hyperlink>
        </w:p>
        <w:p w:rsidR="00B24570" w:rsidRPr="00B24570" w:rsidRDefault="00B24570">
          <w:pPr>
            <w:pStyle w:val="TOC2"/>
            <w:tabs>
              <w:tab w:val="right" w:leader="dot" w:pos="9016"/>
            </w:tabs>
            <w:rPr>
              <w:rFonts w:eastAsiaTheme="minorEastAsia"/>
              <w:b/>
              <w:bCs/>
              <w:noProof/>
              <w:rtl/>
              <w:lang w:bidi="ar-SA"/>
            </w:rPr>
          </w:pPr>
          <w:hyperlink w:anchor="_Toc47446167" w:history="1">
            <w:r w:rsidRPr="00B24570">
              <w:rPr>
                <w:rStyle w:val="Hyperlink"/>
                <w:rFonts w:cs="B Nazanin"/>
                <w:b/>
                <w:bCs/>
                <w:noProof/>
                <w:rtl/>
              </w:rPr>
              <w:t>انتخاب</w:t>
            </w:r>
            <w:r w:rsidRPr="00B24570">
              <w:rPr>
                <w:rStyle w:val="Hyperlink"/>
                <w:rFonts w:cs="B Nazanin"/>
                <w:b/>
                <w:bCs/>
                <w:noProof/>
              </w:rPr>
              <w:t xml:space="preserve"> </w:t>
            </w:r>
            <w:r w:rsidRPr="00B24570">
              <w:rPr>
                <w:rStyle w:val="Hyperlink"/>
                <w:rFonts w:cs="B Nazanin"/>
                <w:b/>
                <w:bCs/>
                <w:noProof/>
                <w:rtl/>
              </w:rPr>
              <w:t>و</w:t>
            </w:r>
            <w:r w:rsidRPr="00B24570">
              <w:rPr>
                <w:rStyle w:val="Hyperlink"/>
                <w:rFonts w:cs="B Nazanin"/>
                <w:b/>
                <w:bCs/>
                <w:noProof/>
              </w:rPr>
              <w:t xml:space="preserve"> </w:t>
            </w:r>
            <w:r w:rsidRPr="00B24570">
              <w:rPr>
                <w:rStyle w:val="Hyperlink"/>
                <w:rFonts w:cs="B Nazanin"/>
                <w:b/>
                <w:bCs/>
                <w:noProof/>
                <w:rtl/>
              </w:rPr>
              <w:t>استدلال</w:t>
            </w:r>
            <w:r w:rsidRPr="00B24570">
              <w:rPr>
                <w:rStyle w:val="Hyperlink"/>
                <w:rFonts w:cs="B Nazanin"/>
                <w:b/>
                <w:bCs/>
                <w:noProof/>
              </w:rPr>
              <w:t xml:space="preserve"> </w:t>
            </w:r>
            <w:r w:rsidRPr="00B24570">
              <w:rPr>
                <w:rStyle w:val="Hyperlink"/>
                <w:rFonts w:cs="B Nazanin"/>
                <w:b/>
                <w:bCs/>
                <w:noProof/>
                <w:rtl/>
              </w:rPr>
              <w:t>الگوها</w:t>
            </w:r>
            <w:r w:rsidRPr="00B24570">
              <w:rPr>
                <w:rStyle w:val="Hyperlink"/>
                <w:rFonts w:cs="B Nazanin" w:hint="cs"/>
                <w:b/>
                <w:bCs/>
                <w:noProof/>
                <w:rtl/>
              </w:rPr>
              <w:t>ی</w:t>
            </w:r>
            <w:r w:rsidRPr="00B24570">
              <w:rPr>
                <w:rStyle w:val="Hyperlink"/>
                <w:rFonts w:cs="B Nazanin"/>
                <w:b/>
                <w:bCs/>
                <w:noProof/>
              </w:rPr>
              <w:t xml:space="preserve"> </w:t>
            </w:r>
            <w:r w:rsidRPr="00B24570">
              <w:rPr>
                <w:rStyle w:val="Hyperlink"/>
                <w:rFonts w:cs="B Nazanin"/>
                <w:b/>
                <w:bCs/>
                <w:noProof/>
                <w:rtl/>
              </w:rPr>
              <w:t>کاند</w:t>
            </w:r>
            <w:r w:rsidRPr="00B24570">
              <w:rPr>
                <w:rStyle w:val="Hyperlink"/>
                <w:rFonts w:cs="B Nazanin" w:hint="cs"/>
                <w:b/>
                <w:bCs/>
                <w:noProof/>
                <w:rtl/>
              </w:rPr>
              <w:t>ی</w:t>
            </w:r>
            <w:r w:rsidRPr="00B24570">
              <w:rPr>
                <w:rStyle w:val="Hyperlink"/>
                <w:rFonts w:cs="B Nazanin" w:hint="eastAsia"/>
                <w:b/>
                <w:bCs/>
                <w:noProof/>
                <w:rtl/>
              </w:rPr>
              <w:t>د</w:t>
            </w:r>
            <w:r w:rsidRPr="00B24570">
              <w:rPr>
                <w:rStyle w:val="Hyperlink"/>
                <w:rFonts w:cs="B Nazanin"/>
                <w:b/>
                <w:bCs/>
                <w:noProof/>
              </w:rPr>
              <w:t xml:space="preserve"> </w:t>
            </w:r>
            <w:r w:rsidRPr="00B24570">
              <w:rPr>
                <w:rStyle w:val="Hyperlink"/>
                <w:rFonts w:cs="B Nazanin"/>
                <w:b/>
                <w:bCs/>
                <w:noProof/>
                <w:rtl/>
              </w:rPr>
              <w:t>برا</w:t>
            </w:r>
            <w:r w:rsidRPr="00B24570">
              <w:rPr>
                <w:rStyle w:val="Hyperlink"/>
                <w:rFonts w:cs="B Nazanin" w:hint="cs"/>
                <w:b/>
                <w:bCs/>
                <w:noProof/>
                <w:rtl/>
              </w:rPr>
              <w:t>ی</w:t>
            </w:r>
            <w:r w:rsidRPr="00B24570">
              <w:rPr>
                <w:rStyle w:val="Hyperlink"/>
                <w:rFonts w:cs="B Nazanin"/>
                <w:b/>
                <w:bCs/>
                <w:noProof/>
              </w:rPr>
              <w:t xml:space="preserve"> </w:t>
            </w:r>
            <w:r w:rsidRPr="00B24570">
              <w:rPr>
                <w:rStyle w:val="Hyperlink"/>
                <w:rFonts w:cs="B Nazanin"/>
                <w:b/>
                <w:bCs/>
                <w:noProof/>
                <w:rtl/>
              </w:rPr>
              <w:t>معمار</w:t>
            </w:r>
            <w:r w:rsidRPr="00B24570">
              <w:rPr>
                <w:rStyle w:val="Hyperlink"/>
                <w:rFonts w:cs="B Nazanin" w:hint="cs"/>
                <w:b/>
                <w:bCs/>
                <w:noProof/>
                <w:rtl/>
              </w:rPr>
              <w:t>ی</w:t>
            </w:r>
            <w:r w:rsidRPr="00B24570">
              <w:rPr>
                <w:rStyle w:val="Hyperlink"/>
                <w:rFonts w:cs="B Nazanin"/>
                <w:b/>
                <w:bCs/>
                <w:noProof/>
              </w:rPr>
              <w:t xml:space="preserve"> </w:t>
            </w:r>
            <w:r w:rsidRPr="00B24570">
              <w:rPr>
                <w:rStyle w:val="Hyperlink"/>
                <w:rFonts w:cs="B Nazanin"/>
                <w:b/>
                <w:bCs/>
                <w:noProof/>
                <w:rtl/>
              </w:rPr>
              <w:t>س</w:t>
            </w:r>
            <w:r w:rsidRPr="00B24570">
              <w:rPr>
                <w:rStyle w:val="Hyperlink"/>
                <w:rFonts w:cs="B Nazanin" w:hint="cs"/>
                <w:b/>
                <w:bCs/>
                <w:noProof/>
                <w:rtl/>
              </w:rPr>
              <w:t>ی</w:t>
            </w:r>
            <w:r w:rsidRPr="00B24570">
              <w:rPr>
                <w:rStyle w:val="Hyperlink"/>
                <w:rFonts w:cs="B Nazanin" w:hint="eastAsia"/>
                <w:b/>
                <w:bCs/>
                <w:noProof/>
                <w:rtl/>
              </w:rPr>
              <w:t>ستم</w:t>
            </w:r>
            <w:r w:rsidRPr="00B24570">
              <w:rPr>
                <w:b/>
                <w:bCs/>
                <w:noProof/>
                <w:webHidden/>
                <w:rtl/>
              </w:rPr>
              <w:tab/>
            </w:r>
            <w:r w:rsidRPr="00B24570">
              <w:rPr>
                <w:b/>
                <w:bCs/>
                <w:noProof/>
                <w:webHidden/>
                <w:rtl/>
              </w:rPr>
              <w:fldChar w:fldCharType="begin"/>
            </w:r>
            <w:r w:rsidRPr="00B24570">
              <w:rPr>
                <w:b/>
                <w:bCs/>
                <w:noProof/>
                <w:webHidden/>
                <w:rtl/>
              </w:rPr>
              <w:instrText xml:space="preserve"> </w:instrText>
            </w:r>
            <w:r w:rsidRPr="00B24570">
              <w:rPr>
                <w:b/>
                <w:bCs/>
                <w:noProof/>
                <w:webHidden/>
              </w:rPr>
              <w:instrText xml:space="preserve">PAGEREF </w:instrText>
            </w:r>
            <w:r w:rsidRPr="00B24570">
              <w:rPr>
                <w:b/>
                <w:bCs/>
                <w:noProof/>
                <w:webHidden/>
                <w:rtl/>
              </w:rPr>
              <w:instrText>_</w:instrText>
            </w:r>
            <w:r w:rsidRPr="00B24570">
              <w:rPr>
                <w:b/>
                <w:bCs/>
                <w:noProof/>
                <w:webHidden/>
              </w:rPr>
              <w:instrText>Toc47446167 \h</w:instrText>
            </w:r>
            <w:r w:rsidRPr="00B24570">
              <w:rPr>
                <w:b/>
                <w:bCs/>
                <w:noProof/>
                <w:webHidden/>
                <w:rtl/>
              </w:rPr>
              <w:instrText xml:space="preserve"> </w:instrText>
            </w:r>
            <w:r w:rsidRPr="00B24570">
              <w:rPr>
                <w:b/>
                <w:bCs/>
                <w:noProof/>
                <w:webHidden/>
                <w:rtl/>
              </w:rPr>
            </w:r>
            <w:r w:rsidRPr="00B24570">
              <w:rPr>
                <w:b/>
                <w:bCs/>
                <w:noProof/>
                <w:webHidden/>
                <w:rtl/>
              </w:rPr>
              <w:fldChar w:fldCharType="separate"/>
            </w:r>
            <w:r w:rsidRPr="00B24570">
              <w:rPr>
                <w:b/>
                <w:bCs/>
                <w:noProof/>
                <w:webHidden/>
                <w:rtl/>
              </w:rPr>
              <w:t>58</w:t>
            </w:r>
            <w:r w:rsidRPr="00B24570">
              <w:rPr>
                <w:b/>
                <w:bCs/>
                <w:noProof/>
                <w:webHidden/>
                <w:rtl/>
              </w:rPr>
              <w:fldChar w:fldCharType="end"/>
            </w:r>
          </w:hyperlink>
        </w:p>
        <w:p w:rsidR="00B24570" w:rsidRPr="00B24570" w:rsidRDefault="00B24570">
          <w:pPr>
            <w:pStyle w:val="TOC1"/>
            <w:rPr>
              <w:rFonts w:eastAsiaTheme="minorEastAsia" w:cstheme="minorBidi"/>
              <w:rtl/>
              <w:lang w:bidi="ar-SA"/>
            </w:rPr>
          </w:pPr>
          <w:hyperlink w:anchor="_Toc47446168" w:history="1">
            <w:r w:rsidRPr="00B24570">
              <w:rPr>
                <w:rStyle w:val="Hyperlink"/>
                <w:rtl/>
              </w:rPr>
              <w:t>ارائه</w:t>
            </w:r>
            <w:r w:rsidRPr="00B24570">
              <w:rPr>
                <w:rStyle w:val="Hyperlink"/>
              </w:rPr>
              <w:t xml:space="preserve"> </w:t>
            </w:r>
            <w:r w:rsidRPr="00B24570">
              <w:rPr>
                <w:rStyle w:val="Hyperlink"/>
                <w:rtl/>
              </w:rPr>
              <w:t>حداقل</w:t>
            </w:r>
            <w:r w:rsidRPr="00B24570">
              <w:rPr>
                <w:rStyle w:val="Hyperlink"/>
              </w:rPr>
              <w:t xml:space="preserve"> </w:t>
            </w:r>
            <w:r w:rsidRPr="00B24570">
              <w:rPr>
                <w:rStyle w:val="Hyperlink"/>
                <w:rtl/>
              </w:rPr>
              <w:t>دو</w:t>
            </w:r>
            <w:r w:rsidRPr="00B24570">
              <w:rPr>
                <w:rStyle w:val="Hyperlink"/>
              </w:rPr>
              <w:t xml:space="preserve"> </w:t>
            </w:r>
            <w:r w:rsidRPr="00B24570">
              <w:rPr>
                <w:rStyle w:val="Hyperlink"/>
                <w:rtl/>
              </w:rPr>
              <w:t>طرح</w:t>
            </w:r>
            <w:r w:rsidRPr="00B24570">
              <w:rPr>
                <w:rStyle w:val="Hyperlink"/>
              </w:rPr>
              <w:t xml:space="preserve"> </w:t>
            </w:r>
            <w:r w:rsidRPr="00B24570">
              <w:rPr>
                <w:rStyle w:val="Hyperlink"/>
                <w:rtl/>
              </w:rPr>
              <w:t>برا</w:t>
            </w:r>
            <w:r w:rsidRPr="00B24570">
              <w:rPr>
                <w:rStyle w:val="Hyperlink"/>
                <w:rFonts w:hint="cs"/>
                <w:rtl/>
              </w:rPr>
              <w:t>ی</w:t>
            </w:r>
            <w:r w:rsidRPr="00B24570">
              <w:rPr>
                <w:rStyle w:val="Hyperlink"/>
              </w:rPr>
              <w:t xml:space="preserve"> </w:t>
            </w:r>
            <w:r w:rsidRPr="00B24570">
              <w:rPr>
                <w:rStyle w:val="Hyperlink"/>
                <w:rtl/>
              </w:rPr>
              <w:t>معمار</w:t>
            </w:r>
            <w:r w:rsidRPr="00B24570">
              <w:rPr>
                <w:rStyle w:val="Hyperlink"/>
                <w:rFonts w:hint="cs"/>
                <w:rtl/>
              </w:rPr>
              <w:t>ی</w:t>
            </w:r>
            <w:r w:rsidRPr="00B24570">
              <w:rPr>
                <w:rStyle w:val="Hyperlink"/>
              </w:rPr>
              <w:t xml:space="preserve"> </w:t>
            </w:r>
            <w:r w:rsidRPr="00B24570">
              <w:rPr>
                <w:rStyle w:val="Hyperlink"/>
                <w:rtl/>
              </w:rPr>
              <w:t>س</w:t>
            </w:r>
            <w:r w:rsidRPr="00B24570">
              <w:rPr>
                <w:rStyle w:val="Hyperlink"/>
                <w:rFonts w:hint="cs"/>
                <w:rtl/>
              </w:rPr>
              <w:t>ی</w:t>
            </w:r>
            <w:r w:rsidRPr="00B24570">
              <w:rPr>
                <w:rStyle w:val="Hyperlink"/>
                <w:rFonts w:hint="eastAsia"/>
                <w:rtl/>
              </w:rPr>
              <w:t>ستم</w:t>
            </w:r>
            <w:r w:rsidRPr="00B24570">
              <w:rPr>
                <w:rStyle w:val="Hyperlink"/>
              </w:rPr>
              <w:t xml:space="preserve"> </w:t>
            </w:r>
            <w:r w:rsidRPr="00B24570">
              <w:rPr>
                <w:rStyle w:val="Hyperlink"/>
                <w:rtl/>
              </w:rPr>
              <w:t>در</w:t>
            </w:r>
            <w:r w:rsidRPr="00B24570">
              <w:rPr>
                <w:rStyle w:val="Hyperlink"/>
              </w:rPr>
              <w:t xml:space="preserve"> </w:t>
            </w:r>
            <w:r w:rsidRPr="00B24570">
              <w:rPr>
                <w:rStyle w:val="Hyperlink"/>
                <w:rtl/>
              </w:rPr>
              <w:t>قالب</w:t>
            </w:r>
            <w:r w:rsidRPr="00B24570">
              <w:rPr>
                <w:webHidden/>
                <w:rtl/>
              </w:rPr>
              <w:tab/>
            </w:r>
            <w:r w:rsidRPr="00B24570">
              <w:rPr>
                <w:webHidden/>
                <w:rtl/>
              </w:rPr>
              <w:fldChar w:fldCharType="begin"/>
            </w:r>
            <w:r w:rsidRPr="00B24570">
              <w:rPr>
                <w:webHidden/>
                <w:rtl/>
              </w:rPr>
              <w:instrText xml:space="preserve"> </w:instrText>
            </w:r>
            <w:r w:rsidRPr="00B24570">
              <w:rPr>
                <w:webHidden/>
              </w:rPr>
              <w:instrText xml:space="preserve">PAGEREF </w:instrText>
            </w:r>
            <w:r w:rsidRPr="00B24570">
              <w:rPr>
                <w:webHidden/>
                <w:rtl/>
              </w:rPr>
              <w:instrText>_</w:instrText>
            </w:r>
            <w:r w:rsidRPr="00B24570">
              <w:rPr>
                <w:webHidden/>
              </w:rPr>
              <w:instrText>Toc47446168 \h</w:instrText>
            </w:r>
            <w:r w:rsidRPr="00B24570">
              <w:rPr>
                <w:webHidden/>
                <w:rtl/>
              </w:rPr>
              <w:instrText xml:space="preserve"> </w:instrText>
            </w:r>
            <w:r w:rsidRPr="00B24570">
              <w:rPr>
                <w:webHidden/>
                <w:rtl/>
              </w:rPr>
            </w:r>
            <w:r w:rsidRPr="00B24570">
              <w:rPr>
                <w:webHidden/>
                <w:rtl/>
              </w:rPr>
              <w:fldChar w:fldCharType="separate"/>
            </w:r>
            <w:r w:rsidRPr="00B24570">
              <w:rPr>
                <w:webHidden/>
                <w:rtl/>
              </w:rPr>
              <w:t>61</w:t>
            </w:r>
            <w:r w:rsidRPr="00B24570">
              <w:rPr>
                <w:webHidden/>
                <w:rtl/>
              </w:rPr>
              <w:fldChar w:fldCharType="end"/>
            </w:r>
          </w:hyperlink>
        </w:p>
        <w:p w:rsidR="00B24570" w:rsidRPr="00B24570" w:rsidRDefault="00B24570">
          <w:pPr>
            <w:pStyle w:val="TOC1"/>
            <w:rPr>
              <w:rFonts w:eastAsiaTheme="minorEastAsia" w:cstheme="minorBidi"/>
              <w:rtl/>
              <w:lang w:bidi="ar-SA"/>
            </w:rPr>
          </w:pPr>
          <w:hyperlink w:anchor="_Toc47446169" w:history="1">
            <w:r w:rsidRPr="00B24570">
              <w:rPr>
                <w:rStyle w:val="Hyperlink"/>
                <w:rtl/>
              </w:rPr>
              <w:t>مد</w:t>
            </w:r>
            <w:r w:rsidRPr="00B24570">
              <w:rPr>
                <w:rStyle w:val="Hyperlink"/>
                <w:rFonts w:hint="cs"/>
                <w:rtl/>
              </w:rPr>
              <w:t>ی</w:t>
            </w:r>
            <w:r w:rsidRPr="00B24570">
              <w:rPr>
                <w:rStyle w:val="Hyperlink"/>
                <w:rFonts w:hint="eastAsia"/>
                <w:rtl/>
              </w:rPr>
              <w:t>ر</w:t>
            </w:r>
            <w:r w:rsidRPr="00B24570">
              <w:rPr>
                <w:rStyle w:val="Hyperlink"/>
                <w:rFonts w:hint="cs"/>
                <w:rtl/>
              </w:rPr>
              <w:t>ی</w:t>
            </w:r>
            <w:r w:rsidRPr="00B24570">
              <w:rPr>
                <w:rStyle w:val="Hyperlink"/>
                <w:rFonts w:hint="eastAsia"/>
                <w:rtl/>
              </w:rPr>
              <w:t>ت</w:t>
            </w:r>
            <w:r w:rsidRPr="00B24570">
              <w:rPr>
                <w:rStyle w:val="Hyperlink"/>
                <w:rtl/>
              </w:rPr>
              <w:t xml:space="preserve"> پروژه</w:t>
            </w:r>
            <w:r w:rsidRPr="00B24570">
              <w:rPr>
                <w:webHidden/>
                <w:rtl/>
              </w:rPr>
              <w:tab/>
            </w:r>
            <w:r w:rsidRPr="00B24570">
              <w:rPr>
                <w:webHidden/>
                <w:rtl/>
              </w:rPr>
              <w:fldChar w:fldCharType="begin"/>
            </w:r>
            <w:r w:rsidRPr="00B24570">
              <w:rPr>
                <w:webHidden/>
                <w:rtl/>
              </w:rPr>
              <w:instrText xml:space="preserve"> </w:instrText>
            </w:r>
            <w:r w:rsidRPr="00B24570">
              <w:rPr>
                <w:webHidden/>
              </w:rPr>
              <w:instrText xml:space="preserve">PAGEREF </w:instrText>
            </w:r>
            <w:r w:rsidRPr="00B24570">
              <w:rPr>
                <w:webHidden/>
                <w:rtl/>
              </w:rPr>
              <w:instrText>_</w:instrText>
            </w:r>
            <w:r w:rsidRPr="00B24570">
              <w:rPr>
                <w:webHidden/>
              </w:rPr>
              <w:instrText>Toc47446169 \h</w:instrText>
            </w:r>
            <w:r w:rsidRPr="00B24570">
              <w:rPr>
                <w:webHidden/>
                <w:rtl/>
              </w:rPr>
              <w:instrText xml:space="preserve"> </w:instrText>
            </w:r>
            <w:r w:rsidRPr="00B24570">
              <w:rPr>
                <w:webHidden/>
                <w:rtl/>
              </w:rPr>
            </w:r>
            <w:r w:rsidRPr="00B24570">
              <w:rPr>
                <w:webHidden/>
                <w:rtl/>
              </w:rPr>
              <w:fldChar w:fldCharType="separate"/>
            </w:r>
            <w:r w:rsidRPr="00B24570">
              <w:rPr>
                <w:webHidden/>
                <w:rtl/>
              </w:rPr>
              <w:t>68</w:t>
            </w:r>
            <w:r w:rsidRPr="00B24570">
              <w:rPr>
                <w:webHidden/>
                <w:rtl/>
              </w:rPr>
              <w:fldChar w:fldCharType="end"/>
            </w:r>
          </w:hyperlink>
        </w:p>
        <w:p w:rsidR="00B24570" w:rsidRPr="00B24570" w:rsidRDefault="00B24570">
          <w:pPr>
            <w:pStyle w:val="TOC2"/>
            <w:tabs>
              <w:tab w:val="right" w:leader="dot" w:pos="9016"/>
            </w:tabs>
            <w:rPr>
              <w:rFonts w:eastAsiaTheme="minorEastAsia"/>
              <w:b/>
              <w:bCs/>
              <w:noProof/>
              <w:rtl/>
              <w:lang w:bidi="ar-SA"/>
            </w:rPr>
          </w:pPr>
          <w:hyperlink w:anchor="_Toc47446170" w:history="1">
            <w:r w:rsidRPr="00B24570">
              <w:rPr>
                <w:rStyle w:val="Hyperlink"/>
                <w:rFonts w:cs="B Nazanin"/>
                <w:b/>
                <w:bCs/>
                <w:noProof/>
                <w:rtl/>
              </w:rPr>
              <w:t>از چه ابزار</w:t>
            </w:r>
            <w:r w:rsidRPr="00B24570">
              <w:rPr>
                <w:rStyle w:val="Hyperlink"/>
                <w:rFonts w:cs="B Nazanin" w:hint="cs"/>
                <w:b/>
                <w:bCs/>
                <w:noProof/>
                <w:rtl/>
              </w:rPr>
              <w:t>ی</w:t>
            </w:r>
            <w:r w:rsidRPr="00B24570">
              <w:rPr>
                <w:rStyle w:val="Hyperlink"/>
                <w:rFonts w:cs="B Nazanin"/>
                <w:b/>
                <w:bCs/>
                <w:noProof/>
                <w:rtl/>
              </w:rPr>
              <w:t xml:space="preserve"> برا</w:t>
            </w:r>
            <w:r w:rsidRPr="00B24570">
              <w:rPr>
                <w:rStyle w:val="Hyperlink"/>
                <w:rFonts w:cs="B Nazanin" w:hint="cs"/>
                <w:b/>
                <w:bCs/>
                <w:noProof/>
                <w:rtl/>
              </w:rPr>
              <w:t>ی</w:t>
            </w:r>
            <w:r w:rsidRPr="00B24570">
              <w:rPr>
                <w:rStyle w:val="Hyperlink"/>
                <w:rFonts w:cs="B Nazanin"/>
                <w:b/>
                <w:bCs/>
                <w:noProof/>
                <w:rtl/>
              </w:rPr>
              <w:t xml:space="preserve"> مد</w:t>
            </w:r>
            <w:r w:rsidRPr="00B24570">
              <w:rPr>
                <w:rStyle w:val="Hyperlink"/>
                <w:rFonts w:cs="B Nazanin" w:hint="cs"/>
                <w:b/>
                <w:bCs/>
                <w:noProof/>
                <w:rtl/>
              </w:rPr>
              <w:t>ی</w:t>
            </w:r>
            <w:r w:rsidRPr="00B24570">
              <w:rPr>
                <w:rStyle w:val="Hyperlink"/>
                <w:rFonts w:cs="B Nazanin" w:hint="eastAsia"/>
                <w:b/>
                <w:bCs/>
                <w:noProof/>
                <w:rtl/>
              </w:rPr>
              <w:t>ر</w:t>
            </w:r>
            <w:r w:rsidRPr="00B24570">
              <w:rPr>
                <w:rStyle w:val="Hyperlink"/>
                <w:rFonts w:cs="B Nazanin" w:hint="cs"/>
                <w:b/>
                <w:bCs/>
                <w:noProof/>
                <w:rtl/>
              </w:rPr>
              <w:t>ی</w:t>
            </w:r>
            <w:r w:rsidRPr="00B24570">
              <w:rPr>
                <w:rStyle w:val="Hyperlink"/>
                <w:rFonts w:cs="B Nazanin" w:hint="eastAsia"/>
                <w:b/>
                <w:bCs/>
                <w:noProof/>
                <w:rtl/>
              </w:rPr>
              <w:t>ت</w:t>
            </w:r>
            <w:r w:rsidRPr="00B24570">
              <w:rPr>
                <w:rStyle w:val="Hyperlink"/>
                <w:rFonts w:cs="B Nazanin"/>
                <w:b/>
                <w:bCs/>
                <w:noProof/>
                <w:rtl/>
              </w:rPr>
              <w:t xml:space="preserve"> پ</w:t>
            </w:r>
            <w:r w:rsidRPr="00B24570">
              <w:rPr>
                <w:rStyle w:val="Hyperlink"/>
                <w:rFonts w:cs="B Nazanin" w:hint="cs"/>
                <w:b/>
                <w:bCs/>
                <w:noProof/>
                <w:rtl/>
              </w:rPr>
              <w:t>ی</w:t>
            </w:r>
            <w:r w:rsidRPr="00B24570">
              <w:rPr>
                <w:rStyle w:val="Hyperlink"/>
                <w:rFonts w:cs="B Nazanin" w:hint="eastAsia"/>
                <w:b/>
                <w:bCs/>
                <w:noProof/>
                <w:rtl/>
              </w:rPr>
              <w:t>کره</w:t>
            </w:r>
            <w:r w:rsidRPr="00B24570">
              <w:rPr>
                <w:rStyle w:val="Hyperlink"/>
                <w:rFonts w:cs="B Nazanin"/>
                <w:b/>
                <w:bCs/>
                <w:noProof/>
                <w:rtl/>
              </w:rPr>
              <w:t xml:space="preserve"> بند</w:t>
            </w:r>
            <w:r w:rsidRPr="00B24570">
              <w:rPr>
                <w:rStyle w:val="Hyperlink"/>
                <w:rFonts w:cs="B Nazanin" w:hint="cs"/>
                <w:b/>
                <w:bCs/>
                <w:noProof/>
                <w:rtl/>
              </w:rPr>
              <w:t>ی</w:t>
            </w:r>
            <w:r w:rsidRPr="00B24570">
              <w:rPr>
                <w:rStyle w:val="Hyperlink"/>
                <w:rFonts w:cs="B Nazanin"/>
                <w:b/>
                <w:bCs/>
                <w:noProof/>
                <w:rtl/>
              </w:rPr>
              <w:t xml:space="preserve"> و </w:t>
            </w:r>
            <w:r w:rsidRPr="00B24570">
              <w:rPr>
                <w:rStyle w:val="Hyperlink"/>
                <w:rFonts w:cs="B Nazanin"/>
                <w:b/>
                <w:bCs/>
                <w:noProof/>
              </w:rPr>
              <w:t xml:space="preserve">CD/CI </w:t>
            </w:r>
            <w:r w:rsidRPr="00B24570">
              <w:rPr>
                <w:rStyle w:val="Hyperlink"/>
                <w:rFonts w:cs="B Nazanin"/>
                <w:b/>
                <w:bCs/>
                <w:noProof/>
                <w:rtl/>
              </w:rPr>
              <w:t xml:space="preserve"> استفاده م</w:t>
            </w:r>
            <w:r w:rsidRPr="00B24570">
              <w:rPr>
                <w:rStyle w:val="Hyperlink"/>
                <w:rFonts w:cs="B Nazanin" w:hint="cs"/>
                <w:b/>
                <w:bCs/>
                <w:noProof/>
                <w:rtl/>
              </w:rPr>
              <w:t>ی</w:t>
            </w:r>
            <w:r w:rsidRPr="00B24570">
              <w:rPr>
                <w:rStyle w:val="Hyperlink"/>
                <w:rFonts w:cs="B Nazanin" w:hint="eastAsia"/>
                <w:b/>
                <w:bCs/>
                <w:noProof/>
                <w:rtl/>
              </w:rPr>
              <w:t>کن</w:t>
            </w:r>
            <w:r w:rsidRPr="00B24570">
              <w:rPr>
                <w:rStyle w:val="Hyperlink"/>
                <w:rFonts w:cs="B Nazanin" w:hint="cs"/>
                <w:b/>
                <w:bCs/>
                <w:noProof/>
                <w:rtl/>
              </w:rPr>
              <w:t>ی</w:t>
            </w:r>
            <w:r w:rsidRPr="00B24570">
              <w:rPr>
                <w:rStyle w:val="Hyperlink"/>
                <w:rFonts w:cs="B Nazanin" w:hint="eastAsia"/>
                <w:b/>
                <w:bCs/>
                <w:noProof/>
                <w:rtl/>
              </w:rPr>
              <w:t>د</w:t>
            </w:r>
            <w:r w:rsidRPr="00B24570">
              <w:rPr>
                <w:rStyle w:val="Hyperlink"/>
                <w:rFonts w:cs="B Nazanin"/>
                <w:b/>
                <w:bCs/>
                <w:noProof/>
                <w:rtl/>
              </w:rPr>
              <w:t xml:space="preserve"> ؟ چرا ؟</w:t>
            </w:r>
            <w:r w:rsidRPr="00B24570">
              <w:rPr>
                <w:b/>
                <w:bCs/>
                <w:noProof/>
                <w:webHidden/>
                <w:rtl/>
              </w:rPr>
              <w:tab/>
            </w:r>
            <w:r w:rsidRPr="00B24570">
              <w:rPr>
                <w:b/>
                <w:bCs/>
                <w:noProof/>
                <w:webHidden/>
                <w:rtl/>
              </w:rPr>
              <w:fldChar w:fldCharType="begin"/>
            </w:r>
            <w:r w:rsidRPr="00B24570">
              <w:rPr>
                <w:b/>
                <w:bCs/>
                <w:noProof/>
                <w:webHidden/>
                <w:rtl/>
              </w:rPr>
              <w:instrText xml:space="preserve"> </w:instrText>
            </w:r>
            <w:r w:rsidRPr="00B24570">
              <w:rPr>
                <w:b/>
                <w:bCs/>
                <w:noProof/>
                <w:webHidden/>
              </w:rPr>
              <w:instrText xml:space="preserve">PAGEREF </w:instrText>
            </w:r>
            <w:r w:rsidRPr="00B24570">
              <w:rPr>
                <w:b/>
                <w:bCs/>
                <w:noProof/>
                <w:webHidden/>
                <w:rtl/>
              </w:rPr>
              <w:instrText>_</w:instrText>
            </w:r>
            <w:r w:rsidRPr="00B24570">
              <w:rPr>
                <w:b/>
                <w:bCs/>
                <w:noProof/>
                <w:webHidden/>
              </w:rPr>
              <w:instrText>Toc47446170 \h</w:instrText>
            </w:r>
            <w:r w:rsidRPr="00B24570">
              <w:rPr>
                <w:b/>
                <w:bCs/>
                <w:noProof/>
                <w:webHidden/>
                <w:rtl/>
              </w:rPr>
              <w:instrText xml:space="preserve"> </w:instrText>
            </w:r>
            <w:r w:rsidRPr="00B24570">
              <w:rPr>
                <w:b/>
                <w:bCs/>
                <w:noProof/>
                <w:webHidden/>
                <w:rtl/>
              </w:rPr>
            </w:r>
            <w:r w:rsidRPr="00B24570">
              <w:rPr>
                <w:b/>
                <w:bCs/>
                <w:noProof/>
                <w:webHidden/>
                <w:rtl/>
              </w:rPr>
              <w:fldChar w:fldCharType="separate"/>
            </w:r>
            <w:r w:rsidRPr="00B24570">
              <w:rPr>
                <w:b/>
                <w:bCs/>
                <w:noProof/>
                <w:webHidden/>
                <w:rtl/>
              </w:rPr>
              <w:t>68</w:t>
            </w:r>
            <w:r w:rsidRPr="00B24570">
              <w:rPr>
                <w:b/>
                <w:bCs/>
                <w:noProof/>
                <w:webHidden/>
                <w:rtl/>
              </w:rPr>
              <w:fldChar w:fldCharType="end"/>
            </w:r>
          </w:hyperlink>
        </w:p>
        <w:p w:rsidR="00B24570" w:rsidRPr="00B24570" w:rsidRDefault="00B24570">
          <w:pPr>
            <w:pStyle w:val="TOC2"/>
            <w:tabs>
              <w:tab w:val="right" w:leader="dot" w:pos="9016"/>
            </w:tabs>
            <w:rPr>
              <w:rFonts w:eastAsiaTheme="minorEastAsia"/>
              <w:b/>
              <w:bCs/>
              <w:noProof/>
              <w:rtl/>
              <w:lang w:bidi="ar-SA"/>
            </w:rPr>
          </w:pPr>
          <w:hyperlink w:anchor="_Toc47446171" w:history="1">
            <w:r w:rsidRPr="00B24570">
              <w:rPr>
                <w:rStyle w:val="Hyperlink"/>
                <w:rFonts w:cs="B Nazanin"/>
                <w:b/>
                <w:bCs/>
                <w:noProof/>
                <w:rtl/>
              </w:rPr>
              <w:t>در صورت</w:t>
            </w:r>
            <w:r w:rsidRPr="00B24570">
              <w:rPr>
                <w:rStyle w:val="Hyperlink"/>
                <w:rFonts w:cs="B Nazanin" w:hint="cs"/>
                <w:b/>
                <w:bCs/>
                <w:noProof/>
                <w:rtl/>
              </w:rPr>
              <w:t>ی</w:t>
            </w:r>
            <w:r w:rsidRPr="00B24570">
              <w:rPr>
                <w:rStyle w:val="Hyperlink"/>
                <w:rFonts w:cs="B Nazanin"/>
                <w:b/>
                <w:bCs/>
                <w:noProof/>
                <w:rtl/>
              </w:rPr>
              <w:t xml:space="preserve"> که از متدلوژ</w:t>
            </w:r>
            <w:r w:rsidRPr="00B24570">
              <w:rPr>
                <w:rStyle w:val="Hyperlink"/>
                <w:rFonts w:cs="B Nazanin" w:hint="cs"/>
                <w:b/>
                <w:bCs/>
                <w:noProof/>
                <w:rtl/>
              </w:rPr>
              <w:t>ی</w:t>
            </w:r>
            <w:r w:rsidRPr="00B24570">
              <w:rPr>
                <w:rStyle w:val="Hyperlink"/>
                <w:rFonts w:cs="B Nazanin"/>
                <w:b/>
                <w:bCs/>
                <w:noProof/>
                <w:rtl/>
              </w:rPr>
              <w:t xml:space="preserve"> ها</w:t>
            </w:r>
            <w:r w:rsidRPr="00B24570">
              <w:rPr>
                <w:rStyle w:val="Hyperlink"/>
                <w:rFonts w:cs="B Nazanin" w:hint="cs"/>
                <w:b/>
                <w:bCs/>
                <w:noProof/>
                <w:rtl/>
              </w:rPr>
              <w:t>ی</w:t>
            </w:r>
            <w:r w:rsidRPr="00B24570">
              <w:rPr>
                <w:rStyle w:val="Hyperlink"/>
                <w:rFonts w:cs="B Nazanin"/>
                <w:b/>
                <w:bCs/>
                <w:noProof/>
                <w:rtl/>
              </w:rPr>
              <w:t xml:space="preserve"> چابک برا</w:t>
            </w:r>
            <w:r w:rsidRPr="00B24570">
              <w:rPr>
                <w:rStyle w:val="Hyperlink"/>
                <w:rFonts w:cs="B Nazanin" w:hint="cs"/>
                <w:b/>
                <w:bCs/>
                <w:noProof/>
                <w:rtl/>
              </w:rPr>
              <w:t>ی</w:t>
            </w:r>
            <w:r w:rsidRPr="00B24570">
              <w:rPr>
                <w:rStyle w:val="Hyperlink"/>
                <w:rFonts w:cs="B Nazanin"/>
                <w:b/>
                <w:bCs/>
                <w:noProof/>
                <w:rtl/>
              </w:rPr>
              <w:t xml:space="preserve"> تول</w:t>
            </w:r>
            <w:r w:rsidRPr="00B24570">
              <w:rPr>
                <w:rStyle w:val="Hyperlink"/>
                <w:rFonts w:cs="B Nazanin" w:hint="cs"/>
                <w:b/>
                <w:bCs/>
                <w:noProof/>
                <w:rtl/>
              </w:rPr>
              <w:t>ی</w:t>
            </w:r>
            <w:r w:rsidRPr="00B24570">
              <w:rPr>
                <w:rStyle w:val="Hyperlink"/>
                <w:rFonts w:cs="B Nazanin" w:hint="eastAsia"/>
                <w:b/>
                <w:bCs/>
                <w:noProof/>
                <w:rtl/>
              </w:rPr>
              <w:t>د</w:t>
            </w:r>
            <w:r w:rsidRPr="00B24570">
              <w:rPr>
                <w:rStyle w:val="Hyperlink"/>
                <w:rFonts w:cs="B Nazanin"/>
                <w:b/>
                <w:bCs/>
                <w:noProof/>
                <w:rtl/>
              </w:rPr>
              <w:t xml:space="preserve"> نرم افزار خود استفاده م</w:t>
            </w:r>
            <w:r w:rsidRPr="00B24570">
              <w:rPr>
                <w:rStyle w:val="Hyperlink"/>
                <w:rFonts w:cs="B Nazanin" w:hint="cs"/>
                <w:b/>
                <w:bCs/>
                <w:noProof/>
                <w:rtl/>
              </w:rPr>
              <w:t>ی</w:t>
            </w:r>
            <w:r w:rsidRPr="00B24570">
              <w:rPr>
                <w:rStyle w:val="Hyperlink"/>
                <w:rFonts w:cs="B Nazanin" w:hint="eastAsia"/>
                <w:b/>
                <w:bCs/>
                <w:noProof/>
                <w:rtl/>
              </w:rPr>
              <w:t>کن</w:t>
            </w:r>
            <w:r w:rsidRPr="00B24570">
              <w:rPr>
                <w:rStyle w:val="Hyperlink"/>
                <w:rFonts w:cs="B Nazanin" w:hint="cs"/>
                <w:b/>
                <w:bCs/>
                <w:noProof/>
                <w:rtl/>
              </w:rPr>
              <w:t>ی</w:t>
            </w:r>
            <w:r w:rsidRPr="00B24570">
              <w:rPr>
                <w:rStyle w:val="Hyperlink"/>
                <w:rFonts w:cs="B Nazanin" w:hint="eastAsia"/>
                <w:b/>
                <w:bCs/>
                <w:noProof/>
                <w:rtl/>
              </w:rPr>
              <w:t>د</w:t>
            </w:r>
            <w:r w:rsidRPr="00B24570">
              <w:rPr>
                <w:rStyle w:val="Hyperlink"/>
                <w:rFonts w:cs="B Nazanin"/>
                <w:b/>
                <w:bCs/>
                <w:noProof/>
                <w:rtl/>
              </w:rPr>
              <w:t xml:space="preserve"> ، موارد ز</w:t>
            </w:r>
            <w:r w:rsidRPr="00B24570">
              <w:rPr>
                <w:rStyle w:val="Hyperlink"/>
                <w:rFonts w:cs="B Nazanin" w:hint="cs"/>
                <w:b/>
                <w:bCs/>
                <w:noProof/>
                <w:rtl/>
              </w:rPr>
              <w:t>ی</w:t>
            </w:r>
            <w:r w:rsidRPr="00B24570">
              <w:rPr>
                <w:rStyle w:val="Hyperlink"/>
                <w:rFonts w:cs="B Nazanin" w:hint="eastAsia"/>
                <w:b/>
                <w:bCs/>
                <w:noProof/>
                <w:rtl/>
              </w:rPr>
              <w:t>ر</w:t>
            </w:r>
            <w:r w:rsidRPr="00B24570">
              <w:rPr>
                <w:rStyle w:val="Hyperlink"/>
                <w:rFonts w:cs="B Nazanin"/>
                <w:b/>
                <w:bCs/>
                <w:noProof/>
                <w:rtl/>
              </w:rPr>
              <w:t xml:space="preserve"> را تکم</w:t>
            </w:r>
            <w:r w:rsidRPr="00B24570">
              <w:rPr>
                <w:rStyle w:val="Hyperlink"/>
                <w:rFonts w:cs="B Nazanin" w:hint="cs"/>
                <w:b/>
                <w:bCs/>
                <w:noProof/>
                <w:rtl/>
              </w:rPr>
              <w:t>ی</w:t>
            </w:r>
            <w:r w:rsidRPr="00B24570">
              <w:rPr>
                <w:rStyle w:val="Hyperlink"/>
                <w:rFonts w:cs="B Nazanin" w:hint="eastAsia"/>
                <w:b/>
                <w:bCs/>
                <w:noProof/>
                <w:rtl/>
              </w:rPr>
              <w:t>ل</w:t>
            </w:r>
            <w:r w:rsidRPr="00B24570">
              <w:rPr>
                <w:rStyle w:val="Hyperlink"/>
                <w:rFonts w:cs="B Nazanin"/>
                <w:b/>
                <w:bCs/>
                <w:noProof/>
                <w:rtl/>
              </w:rPr>
              <w:t xml:space="preserve"> کن</w:t>
            </w:r>
            <w:r w:rsidRPr="00B24570">
              <w:rPr>
                <w:rStyle w:val="Hyperlink"/>
                <w:rFonts w:cs="B Nazanin" w:hint="cs"/>
                <w:b/>
                <w:bCs/>
                <w:noProof/>
                <w:rtl/>
              </w:rPr>
              <w:t>ی</w:t>
            </w:r>
            <w:r w:rsidRPr="00B24570">
              <w:rPr>
                <w:rStyle w:val="Hyperlink"/>
                <w:rFonts w:cs="B Nazanin" w:hint="eastAsia"/>
                <w:b/>
                <w:bCs/>
                <w:noProof/>
                <w:rtl/>
              </w:rPr>
              <w:t>د</w:t>
            </w:r>
            <w:r w:rsidRPr="00B24570">
              <w:rPr>
                <w:b/>
                <w:bCs/>
                <w:noProof/>
                <w:webHidden/>
                <w:rtl/>
              </w:rPr>
              <w:tab/>
            </w:r>
            <w:r w:rsidRPr="00B24570">
              <w:rPr>
                <w:b/>
                <w:bCs/>
                <w:noProof/>
                <w:webHidden/>
                <w:rtl/>
              </w:rPr>
              <w:fldChar w:fldCharType="begin"/>
            </w:r>
            <w:r w:rsidRPr="00B24570">
              <w:rPr>
                <w:b/>
                <w:bCs/>
                <w:noProof/>
                <w:webHidden/>
                <w:rtl/>
              </w:rPr>
              <w:instrText xml:space="preserve"> </w:instrText>
            </w:r>
            <w:r w:rsidRPr="00B24570">
              <w:rPr>
                <w:b/>
                <w:bCs/>
                <w:noProof/>
                <w:webHidden/>
              </w:rPr>
              <w:instrText xml:space="preserve">PAGEREF </w:instrText>
            </w:r>
            <w:r w:rsidRPr="00B24570">
              <w:rPr>
                <w:b/>
                <w:bCs/>
                <w:noProof/>
                <w:webHidden/>
                <w:rtl/>
              </w:rPr>
              <w:instrText>_</w:instrText>
            </w:r>
            <w:r w:rsidRPr="00B24570">
              <w:rPr>
                <w:b/>
                <w:bCs/>
                <w:noProof/>
                <w:webHidden/>
              </w:rPr>
              <w:instrText>Toc47446171 \h</w:instrText>
            </w:r>
            <w:r w:rsidRPr="00B24570">
              <w:rPr>
                <w:b/>
                <w:bCs/>
                <w:noProof/>
                <w:webHidden/>
                <w:rtl/>
              </w:rPr>
              <w:instrText xml:space="preserve"> </w:instrText>
            </w:r>
            <w:r w:rsidRPr="00B24570">
              <w:rPr>
                <w:b/>
                <w:bCs/>
                <w:noProof/>
                <w:webHidden/>
                <w:rtl/>
              </w:rPr>
            </w:r>
            <w:r w:rsidRPr="00B24570">
              <w:rPr>
                <w:b/>
                <w:bCs/>
                <w:noProof/>
                <w:webHidden/>
                <w:rtl/>
              </w:rPr>
              <w:fldChar w:fldCharType="separate"/>
            </w:r>
            <w:r w:rsidRPr="00B24570">
              <w:rPr>
                <w:b/>
                <w:bCs/>
                <w:noProof/>
                <w:webHidden/>
                <w:rtl/>
              </w:rPr>
              <w:t>71</w:t>
            </w:r>
            <w:r w:rsidRPr="00B24570">
              <w:rPr>
                <w:b/>
                <w:bCs/>
                <w:noProof/>
                <w:webHidden/>
                <w:rtl/>
              </w:rPr>
              <w:fldChar w:fldCharType="end"/>
            </w:r>
          </w:hyperlink>
        </w:p>
        <w:p w:rsidR="00B24570" w:rsidRPr="00B24570" w:rsidRDefault="00B24570">
          <w:pPr>
            <w:pStyle w:val="TOC3"/>
            <w:tabs>
              <w:tab w:val="right" w:leader="dot" w:pos="9016"/>
            </w:tabs>
            <w:rPr>
              <w:rFonts w:eastAsiaTheme="minorEastAsia"/>
              <w:b/>
              <w:bCs/>
              <w:noProof/>
              <w:rtl/>
              <w:lang w:bidi="ar-SA"/>
            </w:rPr>
          </w:pPr>
          <w:hyperlink w:anchor="_Toc47446172" w:history="1">
            <w:r w:rsidRPr="00B24570">
              <w:rPr>
                <w:rStyle w:val="Hyperlink"/>
                <w:b/>
                <w:bCs/>
                <w:noProof/>
              </w:rPr>
              <w:t>Sprint Map</w:t>
            </w:r>
            <w:r w:rsidRPr="00B24570">
              <w:rPr>
                <w:b/>
                <w:bCs/>
                <w:noProof/>
                <w:webHidden/>
                <w:rtl/>
              </w:rPr>
              <w:tab/>
            </w:r>
            <w:r w:rsidRPr="00B24570">
              <w:rPr>
                <w:b/>
                <w:bCs/>
                <w:noProof/>
                <w:webHidden/>
                <w:rtl/>
              </w:rPr>
              <w:fldChar w:fldCharType="begin"/>
            </w:r>
            <w:r w:rsidRPr="00B24570">
              <w:rPr>
                <w:b/>
                <w:bCs/>
                <w:noProof/>
                <w:webHidden/>
                <w:rtl/>
              </w:rPr>
              <w:instrText xml:space="preserve"> </w:instrText>
            </w:r>
            <w:r w:rsidRPr="00B24570">
              <w:rPr>
                <w:b/>
                <w:bCs/>
                <w:noProof/>
                <w:webHidden/>
              </w:rPr>
              <w:instrText xml:space="preserve">PAGEREF </w:instrText>
            </w:r>
            <w:r w:rsidRPr="00B24570">
              <w:rPr>
                <w:b/>
                <w:bCs/>
                <w:noProof/>
                <w:webHidden/>
                <w:rtl/>
              </w:rPr>
              <w:instrText>_</w:instrText>
            </w:r>
            <w:r w:rsidRPr="00B24570">
              <w:rPr>
                <w:b/>
                <w:bCs/>
                <w:noProof/>
                <w:webHidden/>
              </w:rPr>
              <w:instrText>Toc47446172 \h</w:instrText>
            </w:r>
            <w:r w:rsidRPr="00B24570">
              <w:rPr>
                <w:b/>
                <w:bCs/>
                <w:noProof/>
                <w:webHidden/>
                <w:rtl/>
              </w:rPr>
              <w:instrText xml:space="preserve"> </w:instrText>
            </w:r>
            <w:r w:rsidRPr="00B24570">
              <w:rPr>
                <w:b/>
                <w:bCs/>
                <w:noProof/>
                <w:webHidden/>
                <w:rtl/>
              </w:rPr>
            </w:r>
            <w:r w:rsidRPr="00B24570">
              <w:rPr>
                <w:b/>
                <w:bCs/>
                <w:noProof/>
                <w:webHidden/>
                <w:rtl/>
              </w:rPr>
              <w:fldChar w:fldCharType="separate"/>
            </w:r>
            <w:r w:rsidRPr="00B24570">
              <w:rPr>
                <w:b/>
                <w:bCs/>
                <w:noProof/>
                <w:webHidden/>
                <w:rtl/>
              </w:rPr>
              <w:t>71</w:t>
            </w:r>
            <w:r w:rsidRPr="00B24570">
              <w:rPr>
                <w:b/>
                <w:bCs/>
                <w:noProof/>
                <w:webHidden/>
                <w:rtl/>
              </w:rPr>
              <w:fldChar w:fldCharType="end"/>
            </w:r>
          </w:hyperlink>
        </w:p>
        <w:p w:rsidR="00B24570" w:rsidRPr="00B24570" w:rsidRDefault="00B24570">
          <w:pPr>
            <w:pStyle w:val="TOC3"/>
            <w:tabs>
              <w:tab w:val="right" w:leader="dot" w:pos="9016"/>
            </w:tabs>
            <w:rPr>
              <w:rFonts w:eastAsiaTheme="minorEastAsia"/>
              <w:b/>
              <w:bCs/>
              <w:noProof/>
              <w:rtl/>
              <w:lang w:bidi="ar-SA"/>
            </w:rPr>
          </w:pPr>
          <w:hyperlink w:anchor="_Toc47446173" w:history="1">
            <w:r w:rsidRPr="00B24570">
              <w:rPr>
                <w:rStyle w:val="Hyperlink"/>
                <w:b/>
                <w:bCs/>
                <w:noProof/>
              </w:rPr>
              <w:t>User Stories</w:t>
            </w:r>
            <w:r w:rsidRPr="00B24570">
              <w:rPr>
                <w:b/>
                <w:bCs/>
                <w:noProof/>
                <w:webHidden/>
                <w:rtl/>
              </w:rPr>
              <w:tab/>
            </w:r>
            <w:r w:rsidRPr="00B24570">
              <w:rPr>
                <w:b/>
                <w:bCs/>
                <w:noProof/>
                <w:webHidden/>
                <w:rtl/>
              </w:rPr>
              <w:fldChar w:fldCharType="begin"/>
            </w:r>
            <w:r w:rsidRPr="00B24570">
              <w:rPr>
                <w:b/>
                <w:bCs/>
                <w:noProof/>
                <w:webHidden/>
                <w:rtl/>
              </w:rPr>
              <w:instrText xml:space="preserve"> </w:instrText>
            </w:r>
            <w:r w:rsidRPr="00B24570">
              <w:rPr>
                <w:b/>
                <w:bCs/>
                <w:noProof/>
                <w:webHidden/>
              </w:rPr>
              <w:instrText xml:space="preserve">PAGEREF </w:instrText>
            </w:r>
            <w:r w:rsidRPr="00B24570">
              <w:rPr>
                <w:b/>
                <w:bCs/>
                <w:noProof/>
                <w:webHidden/>
                <w:rtl/>
              </w:rPr>
              <w:instrText>_</w:instrText>
            </w:r>
            <w:r w:rsidRPr="00B24570">
              <w:rPr>
                <w:b/>
                <w:bCs/>
                <w:noProof/>
                <w:webHidden/>
              </w:rPr>
              <w:instrText>Toc47446173 \h</w:instrText>
            </w:r>
            <w:r w:rsidRPr="00B24570">
              <w:rPr>
                <w:b/>
                <w:bCs/>
                <w:noProof/>
                <w:webHidden/>
                <w:rtl/>
              </w:rPr>
              <w:instrText xml:space="preserve"> </w:instrText>
            </w:r>
            <w:r w:rsidRPr="00B24570">
              <w:rPr>
                <w:b/>
                <w:bCs/>
                <w:noProof/>
                <w:webHidden/>
                <w:rtl/>
              </w:rPr>
            </w:r>
            <w:r w:rsidRPr="00B24570">
              <w:rPr>
                <w:b/>
                <w:bCs/>
                <w:noProof/>
                <w:webHidden/>
                <w:rtl/>
              </w:rPr>
              <w:fldChar w:fldCharType="separate"/>
            </w:r>
            <w:r w:rsidRPr="00B24570">
              <w:rPr>
                <w:b/>
                <w:bCs/>
                <w:noProof/>
                <w:webHidden/>
                <w:rtl/>
              </w:rPr>
              <w:t>72</w:t>
            </w:r>
            <w:r w:rsidRPr="00B24570">
              <w:rPr>
                <w:b/>
                <w:bCs/>
                <w:noProof/>
                <w:webHidden/>
                <w:rtl/>
              </w:rPr>
              <w:fldChar w:fldCharType="end"/>
            </w:r>
          </w:hyperlink>
        </w:p>
        <w:p w:rsidR="00B24570" w:rsidRPr="00B24570" w:rsidRDefault="00B24570">
          <w:pPr>
            <w:pStyle w:val="TOC3"/>
            <w:tabs>
              <w:tab w:val="right" w:leader="dot" w:pos="9016"/>
            </w:tabs>
            <w:rPr>
              <w:rFonts w:eastAsiaTheme="minorEastAsia"/>
              <w:b/>
              <w:bCs/>
              <w:noProof/>
              <w:rtl/>
              <w:lang w:bidi="ar-SA"/>
            </w:rPr>
          </w:pPr>
          <w:hyperlink w:anchor="_Toc47446174" w:history="1">
            <w:r w:rsidRPr="00B24570">
              <w:rPr>
                <w:rStyle w:val="Hyperlink"/>
                <w:b/>
                <w:bCs/>
                <w:noProof/>
              </w:rPr>
              <w:t>DoD</w:t>
            </w:r>
            <w:r w:rsidRPr="00B24570">
              <w:rPr>
                <w:b/>
                <w:bCs/>
                <w:noProof/>
                <w:webHidden/>
                <w:rtl/>
              </w:rPr>
              <w:tab/>
            </w:r>
            <w:r w:rsidRPr="00B24570">
              <w:rPr>
                <w:b/>
                <w:bCs/>
                <w:noProof/>
                <w:webHidden/>
                <w:rtl/>
              </w:rPr>
              <w:fldChar w:fldCharType="begin"/>
            </w:r>
            <w:r w:rsidRPr="00B24570">
              <w:rPr>
                <w:b/>
                <w:bCs/>
                <w:noProof/>
                <w:webHidden/>
                <w:rtl/>
              </w:rPr>
              <w:instrText xml:space="preserve"> </w:instrText>
            </w:r>
            <w:r w:rsidRPr="00B24570">
              <w:rPr>
                <w:b/>
                <w:bCs/>
                <w:noProof/>
                <w:webHidden/>
              </w:rPr>
              <w:instrText xml:space="preserve">PAGEREF </w:instrText>
            </w:r>
            <w:r w:rsidRPr="00B24570">
              <w:rPr>
                <w:b/>
                <w:bCs/>
                <w:noProof/>
                <w:webHidden/>
                <w:rtl/>
              </w:rPr>
              <w:instrText>_</w:instrText>
            </w:r>
            <w:r w:rsidRPr="00B24570">
              <w:rPr>
                <w:b/>
                <w:bCs/>
                <w:noProof/>
                <w:webHidden/>
              </w:rPr>
              <w:instrText>Toc47446174 \h</w:instrText>
            </w:r>
            <w:r w:rsidRPr="00B24570">
              <w:rPr>
                <w:b/>
                <w:bCs/>
                <w:noProof/>
                <w:webHidden/>
                <w:rtl/>
              </w:rPr>
              <w:instrText xml:space="preserve"> </w:instrText>
            </w:r>
            <w:r w:rsidRPr="00B24570">
              <w:rPr>
                <w:b/>
                <w:bCs/>
                <w:noProof/>
                <w:webHidden/>
                <w:rtl/>
              </w:rPr>
            </w:r>
            <w:r w:rsidRPr="00B24570">
              <w:rPr>
                <w:b/>
                <w:bCs/>
                <w:noProof/>
                <w:webHidden/>
                <w:rtl/>
              </w:rPr>
              <w:fldChar w:fldCharType="separate"/>
            </w:r>
            <w:r w:rsidRPr="00B24570">
              <w:rPr>
                <w:b/>
                <w:bCs/>
                <w:noProof/>
                <w:webHidden/>
                <w:rtl/>
              </w:rPr>
              <w:t>78</w:t>
            </w:r>
            <w:r w:rsidRPr="00B24570">
              <w:rPr>
                <w:b/>
                <w:bCs/>
                <w:noProof/>
                <w:webHidden/>
                <w:rtl/>
              </w:rPr>
              <w:fldChar w:fldCharType="end"/>
            </w:r>
          </w:hyperlink>
        </w:p>
        <w:p w:rsidR="00B24570" w:rsidRPr="00B24570" w:rsidRDefault="00B24570">
          <w:pPr>
            <w:pStyle w:val="TOC3"/>
            <w:tabs>
              <w:tab w:val="right" w:leader="dot" w:pos="9016"/>
            </w:tabs>
            <w:rPr>
              <w:rFonts w:eastAsiaTheme="minorEastAsia"/>
              <w:b/>
              <w:bCs/>
              <w:noProof/>
              <w:rtl/>
              <w:lang w:bidi="ar-SA"/>
            </w:rPr>
          </w:pPr>
          <w:hyperlink w:anchor="_Toc47446175" w:history="1">
            <w:r w:rsidRPr="00B24570">
              <w:rPr>
                <w:rStyle w:val="Hyperlink"/>
                <w:b/>
                <w:bCs/>
                <w:noProof/>
              </w:rPr>
              <w:t>DoR</w:t>
            </w:r>
            <w:r w:rsidRPr="00B24570">
              <w:rPr>
                <w:b/>
                <w:bCs/>
                <w:noProof/>
                <w:webHidden/>
                <w:rtl/>
              </w:rPr>
              <w:tab/>
            </w:r>
            <w:r w:rsidRPr="00B24570">
              <w:rPr>
                <w:b/>
                <w:bCs/>
                <w:noProof/>
                <w:webHidden/>
                <w:rtl/>
              </w:rPr>
              <w:fldChar w:fldCharType="begin"/>
            </w:r>
            <w:r w:rsidRPr="00B24570">
              <w:rPr>
                <w:b/>
                <w:bCs/>
                <w:noProof/>
                <w:webHidden/>
                <w:rtl/>
              </w:rPr>
              <w:instrText xml:space="preserve"> </w:instrText>
            </w:r>
            <w:r w:rsidRPr="00B24570">
              <w:rPr>
                <w:b/>
                <w:bCs/>
                <w:noProof/>
                <w:webHidden/>
              </w:rPr>
              <w:instrText xml:space="preserve">PAGEREF </w:instrText>
            </w:r>
            <w:r w:rsidRPr="00B24570">
              <w:rPr>
                <w:b/>
                <w:bCs/>
                <w:noProof/>
                <w:webHidden/>
                <w:rtl/>
              </w:rPr>
              <w:instrText>_</w:instrText>
            </w:r>
            <w:r w:rsidRPr="00B24570">
              <w:rPr>
                <w:b/>
                <w:bCs/>
                <w:noProof/>
                <w:webHidden/>
              </w:rPr>
              <w:instrText>Toc47446175 \h</w:instrText>
            </w:r>
            <w:r w:rsidRPr="00B24570">
              <w:rPr>
                <w:b/>
                <w:bCs/>
                <w:noProof/>
                <w:webHidden/>
                <w:rtl/>
              </w:rPr>
              <w:instrText xml:space="preserve"> </w:instrText>
            </w:r>
            <w:r w:rsidRPr="00B24570">
              <w:rPr>
                <w:b/>
                <w:bCs/>
                <w:noProof/>
                <w:webHidden/>
                <w:rtl/>
              </w:rPr>
            </w:r>
            <w:r w:rsidRPr="00B24570">
              <w:rPr>
                <w:b/>
                <w:bCs/>
                <w:noProof/>
                <w:webHidden/>
                <w:rtl/>
              </w:rPr>
              <w:fldChar w:fldCharType="separate"/>
            </w:r>
            <w:r w:rsidRPr="00B24570">
              <w:rPr>
                <w:b/>
                <w:bCs/>
                <w:noProof/>
                <w:webHidden/>
                <w:rtl/>
              </w:rPr>
              <w:t>79</w:t>
            </w:r>
            <w:r w:rsidRPr="00B24570">
              <w:rPr>
                <w:b/>
                <w:bCs/>
                <w:noProof/>
                <w:webHidden/>
                <w:rtl/>
              </w:rPr>
              <w:fldChar w:fldCharType="end"/>
            </w:r>
          </w:hyperlink>
        </w:p>
        <w:p w:rsidR="00B24570" w:rsidRPr="00B24570" w:rsidRDefault="00B24570">
          <w:pPr>
            <w:pStyle w:val="TOC3"/>
            <w:tabs>
              <w:tab w:val="right" w:leader="dot" w:pos="9016"/>
            </w:tabs>
            <w:rPr>
              <w:rFonts w:eastAsiaTheme="minorEastAsia"/>
              <w:b/>
              <w:bCs/>
              <w:noProof/>
              <w:rtl/>
              <w:lang w:bidi="ar-SA"/>
            </w:rPr>
          </w:pPr>
          <w:hyperlink w:anchor="_Toc47446176" w:history="1">
            <w:r w:rsidRPr="00B24570">
              <w:rPr>
                <w:rStyle w:val="Hyperlink"/>
                <w:rFonts w:cs="B Nazanin"/>
                <w:b/>
                <w:bCs/>
                <w:noProof/>
                <w:rtl/>
              </w:rPr>
              <w:t>خروج</w:t>
            </w:r>
            <w:r w:rsidRPr="00B24570">
              <w:rPr>
                <w:rStyle w:val="Hyperlink"/>
                <w:rFonts w:cs="B Nazanin" w:hint="cs"/>
                <w:b/>
                <w:bCs/>
                <w:noProof/>
                <w:rtl/>
              </w:rPr>
              <w:t>ی</w:t>
            </w:r>
            <w:r w:rsidRPr="00B24570">
              <w:rPr>
                <w:rStyle w:val="Hyperlink"/>
                <w:rFonts w:cs="B Nazanin"/>
                <w:b/>
                <w:bCs/>
                <w:noProof/>
                <w:rtl/>
              </w:rPr>
              <w:t xml:space="preserve"> </w:t>
            </w:r>
            <w:r w:rsidRPr="00B24570">
              <w:rPr>
                <w:rStyle w:val="Hyperlink"/>
                <w:rFonts w:cs="B Nazanin" w:hint="cs"/>
                <w:b/>
                <w:bCs/>
                <w:noProof/>
                <w:rtl/>
              </w:rPr>
              <w:t>ی</w:t>
            </w:r>
            <w:r w:rsidRPr="00B24570">
              <w:rPr>
                <w:rStyle w:val="Hyperlink"/>
                <w:rFonts w:cs="B Nazanin" w:hint="eastAsia"/>
                <w:b/>
                <w:bCs/>
                <w:noProof/>
                <w:rtl/>
              </w:rPr>
              <w:t>ک</w:t>
            </w:r>
            <w:r w:rsidRPr="00B24570">
              <w:rPr>
                <w:rStyle w:val="Hyperlink"/>
                <w:rFonts w:cs="B Nazanin" w:hint="cs"/>
                <w:b/>
                <w:bCs/>
                <w:noProof/>
                <w:rtl/>
              </w:rPr>
              <w:t>ی</w:t>
            </w:r>
            <w:r w:rsidRPr="00B24570">
              <w:rPr>
                <w:rStyle w:val="Hyperlink"/>
                <w:rFonts w:cs="B Nazanin"/>
                <w:b/>
                <w:bCs/>
                <w:noProof/>
                <w:rtl/>
              </w:rPr>
              <w:t xml:space="preserve"> از جلسات</w:t>
            </w:r>
            <w:r w:rsidRPr="00B24570">
              <w:rPr>
                <w:rStyle w:val="Hyperlink"/>
                <w:b/>
                <w:bCs/>
                <w:noProof/>
                <w:rtl/>
              </w:rPr>
              <w:t xml:space="preserve"> </w:t>
            </w:r>
            <w:r w:rsidRPr="00B24570">
              <w:rPr>
                <w:rStyle w:val="Hyperlink"/>
                <w:b/>
                <w:bCs/>
                <w:noProof/>
              </w:rPr>
              <w:t>Sprint Review</w:t>
            </w:r>
            <w:r w:rsidRPr="00B24570">
              <w:rPr>
                <w:b/>
                <w:bCs/>
                <w:noProof/>
                <w:webHidden/>
                <w:rtl/>
              </w:rPr>
              <w:tab/>
            </w:r>
            <w:r w:rsidRPr="00B24570">
              <w:rPr>
                <w:b/>
                <w:bCs/>
                <w:noProof/>
                <w:webHidden/>
                <w:rtl/>
              </w:rPr>
              <w:fldChar w:fldCharType="begin"/>
            </w:r>
            <w:r w:rsidRPr="00B24570">
              <w:rPr>
                <w:b/>
                <w:bCs/>
                <w:noProof/>
                <w:webHidden/>
                <w:rtl/>
              </w:rPr>
              <w:instrText xml:space="preserve"> </w:instrText>
            </w:r>
            <w:r w:rsidRPr="00B24570">
              <w:rPr>
                <w:b/>
                <w:bCs/>
                <w:noProof/>
                <w:webHidden/>
              </w:rPr>
              <w:instrText xml:space="preserve">PAGEREF </w:instrText>
            </w:r>
            <w:r w:rsidRPr="00B24570">
              <w:rPr>
                <w:b/>
                <w:bCs/>
                <w:noProof/>
                <w:webHidden/>
                <w:rtl/>
              </w:rPr>
              <w:instrText>_</w:instrText>
            </w:r>
            <w:r w:rsidRPr="00B24570">
              <w:rPr>
                <w:b/>
                <w:bCs/>
                <w:noProof/>
                <w:webHidden/>
              </w:rPr>
              <w:instrText>Toc47446176 \h</w:instrText>
            </w:r>
            <w:r w:rsidRPr="00B24570">
              <w:rPr>
                <w:b/>
                <w:bCs/>
                <w:noProof/>
                <w:webHidden/>
                <w:rtl/>
              </w:rPr>
              <w:instrText xml:space="preserve"> </w:instrText>
            </w:r>
            <w:r w:rsidRPr="00B24570">
              <w:rPr>
                <w:b/>
                <w:bCs/>
                <w:noProof/>
                <w:webHidden/>
                <w:rtl/>
              </w:rPr>
            </w:r>
            <w:r w:rsidRPr="00B24570">
              <w:rPr>
                <w:b/>
                <w:bCs/>
                <w:noProof/>
                <w:webHidden/>
                <w:rtl/>
              </w:rPr>
              <w:fldChar w:fldCharType="separate"/>
            </w:r>
            <w:r w:rsidRPr="00B24570">
              <w:rPr>
                <w:b/>
                <w:bCs/>
                <w:noProof/>
                <w:webHidden/>
                <w:rtl/>
              </w:rPr>
              <w:t>80</w:t>
            </w:r>
            <w:r w:rsidRPr="00B24570">
              <w:rPr>
                <w:b/>
                <w:bCs/>
                <w:noProof/>
                <w:webHidden/>
                <w:rtl/>
              </w:rPr>
              <w:fldChar w:fldCharType="end"/>
            </w:r>
          </w:hyperlink>
        </w:p>
        <w:p w:rsidR="00DB5D36" w:rsidRDefault="00DB5D36">
          <w:r w:rsidRPr="00C20C1C">
            <w:rPr>
              <w:b/>
              <w:bCs/>
              <w:noProof/>
            </w:rPr>
            <w:fldChar w:fldCharType="end"/>
          </w:r>
        </w:p>
      </w:sdtContent>
    </w:sdt>
    <w:p w:rsidR="00383327" w:rsidRDefault="00383327" w:rsidP="00DB5D36">
      <w:pPr>
        <w:pStyle w:val="TOCHeading"/>
        <w:bidi/>
        <w:rPr>
          <w:rFonts w:cs="B Nazanin"/>
          <w:rtl/>
        </w:rPr>
      </w:pPr>
    </w:p>
    <w:p w:rsidR="00383327" w:rsidRDefault="00383327">
      <w:pPr>
        <w:rPr>
          <w:rFonts w:cs="B Nazanin"/>
          <w:rtl/>
        </w:rPr>
      </w:pPr>
      <w:bookmarkStart w:id="0" w:name="_GoBack"/>
      <w:bookmarkEnd w:id="0"/>
    </w:p>
    <w:p w:rsidR="00383327" w:rsidRPr="001A14D3" w:rsidRDefault="00383327">
      <w:pPr>
        <w:rPr>
          <w:rFonts w:cs="B Nazanin"/>
        </w:rPr>
      </w:pPr>
    </w:p>
    <w:p w:rsidR="00764F7A" w:rsidRPr="001A14D3" w:rsidRDefault="00764F7A" w:rsidP="001D56B4">
      <w:pPr>
        <w:pStyle w:val="Heading1"/>
        <w:jc w:val="center"/>
        <w:rPr>
          <w:rFonts w:asciiTheme="minorHAnsi" w:hAnsiTheme="minorHAnsi" w:cs="B Nazanin"/>
          <w:rtl/>
        </w:rPr>
      </w:pPr>
    </w:p>
    <w:p w:rsidR="00764F7A" w:rsidRPr="001A14D3" w:rsidRDefault="00764F7A" w:rsidP="00764F7A">
      <w:pPr>
        <w:rPr>
          <w:rFonts w:cs="B Nazanin"/>
          <w:rtl/>
        </w:rPr>
      </w:pPr>
    </w:p>
    <w:p w:rsidR="00764F7A" w:rsidRPr="001A14D3" w:rsidRDefault="00764F7A" w:rsidP="00764F7A">
      <w:pPr>
        <w:rPr>
          <w:rFonts w:cs="B Nazanin"/>
          <w:rtl/>
        </w:rPr>
      </w:pPr>
    </w:p>
    <w:p w:rsidR="00764F7A" w:rsidRPr="001A14D3" w:rsidRDefault="00764F7A" w:rsidP="00764F7A">
      <w:pPr>
        <w:rPr>
          <w:rFonts w:cs="B Nazanin"/>
          <w:rtl/>
        </w:rPr>
      </w:pPr>
    </w:p>
    <w:p w:rsidR="00764F7A" w:rsidRPr="001A14D3" w:rsidRDefault="00764F7A" w:rsidP="00764F7A">
      <w:pPr>
        <w:rPr>
          <w:rFonts w:cs="B Nazanin"/>
          <w:rtl/>
        </w:rPr>
      </w:pPr>
    </w:p>
    <w:p w:rsidR="00764F7A" w:rsidRPr="001A14D3" w:rsidRDefault="00764F7A" w:rsidP="00764F7A">
      <w:pPr>
        <w:rPr>
          <w:rFonts w:cs="B Nazanin"/>
          <w:rtl/>
        </w:rPr>
      </w:pPr>
    </w:p>
    <w:p w:rsidR="00764F7A" w:rsidRPr="001A14D3" w:rsidRDefault="00764F7A" w:rsidP="00764F7A">
      <w:pPr>
        <w:rPr>
          <w:rFonts w:cs="B Nazanin"/>
          <w:rtl/>
        </w:rPr>
      </w:pPr>
    </w:p>
    <w:p w:rsidR="00764F7A" w:rsidRPr="001A14D3" w:rsidRDefault="00764F7A" w:rsidP="00764F7A">
      <w:pPr>
        <w:rPr>
          <w:rFonts w:cs="B Nazanin"/>
          <w:rtl/>
        </w:rPr>
      </w:pPr>
    </w:p>
    <w:p w:rsidR="00800103" w:rsidRPr="007A5557" w:rsidRDefault="00800103" w:rsidP="007A5557">
      <w:pPr>
        <w:bidi w:val="0"/>
        <w:rPr>
          <w:rFonts w:cs="B Nazanin"/>
          <w:rtl/>
        </w:rPr>
        <w:sectPr w:rsidR="00800103" w:rsidRPr="007A5557" w:rsidSect="00BC64A4">
          <w:footerReference w:type="default" r:id="rId9"/>
          <w:pgSz w:w="11906" w:h="16838"/>
          <w:pgMar w:top="1440" w:right="1440" w:bottom="1440" w:left="1440" w:header="708" w:footer="708" w:gutter="0"/>
          <w:pgBorders w:offsetFrom="page">
            <w:top w:val="threeDEngrave" w:sz="24" w:space="24" w:color="auto"/>
            <w:left w:val="threeDEngrave" w:sz="24" w:space="24" w:color="auto"/>
            <w:bottom w:val="threeDEmboss" w:sz="24" w:space="24" w:color="auto"/>
            <w:right w:val="threeDEmboss" w:sz="24" w:space="24" w:color="auto"/>
          </w:pgBorders>
          <w:cols w:space="708"/>
          <w:bidi/>
          <w:rtlGutter/>
          <w:docGrid w:linePitch="360"/>
        </w:sectPr>
      </w:pPr>
    </w:p>
    <w:p w:rsidR="00BC64A4" w:rsidRPr="00634150" w:rsidRDefault="00BC64A4" w:rsidP="00634150">
      <w:pPr>
        <w:pStyle w:val="Heading1"/>
        <w:rPr>
          <w:rFonts w:cs="B Nazanin"/>
          <w:b/>
          <w:bCs/>
          <w:rtl/>
        </w:rPr>
      </w:pPr>
      <w:bookmarkStart w:id="1" w:name="_Toc47434964"/>
      <w:bookmarkStart w:id="2" w:name="_Toc47446143"/>
      <w:r w:rsidRPr="00634150">
        <w:rPr>
          <w:rFonts w:cs="B Nazanin"/>
          <w:b/>
          <w:bCs/>
          <w:rtl/>
        </w:rPr>
        <w:lastRenderedPageBreak/>
        <w:t>تعریف پروژه</w:t>
      </w:r>
      <w:bookmarkEnd w:id="1"/>
      <w:bookmarkEnd w:id="2"/>
    </w:p>
    <w:p w:rsidR="00ED4210" w:rsidRPr="00634150" w:rsidRDefault="003B67AC" w:rsidP="00634150">
      <w:pPr>
        <w:pStyle w:val="Heading2"/>
        <w:rPr>
          <w:rFonts w:cs="B Nazanin"/>
          <w:b/>
          <w:bCs/>
          <w:rtl/>
        </w:rPr>
      </w:pPr>
      <w:bookmarkStart w:id="3" w:name="_Toc47434965"/>
      <w:bookmarkStart w:id="4" w:name="_Toc47446144"/>
      <w:r w:rsidRPr="00634150">
        <w:rPr>
          <w:rFonts w:cs="B Nazanin"/>
          <w:b/>
          <w:bCs/>
          <w:rtl/>
        </w:rPr>
        <w:t xml:space="preserve">معرفی </w:t>
      </w:r>
      <w:r w:rsidR="00ED4210" w:rsidRPr="00634150">
        <w:rPr>
          <w:rFonts w:cs="B Nazanin"/>
          <w:b/>
          <w:bCs/>
          <w:rtl/>
        </w:rPr>
        <w:t>محصول</w:t>
      </w:r>
      <w:bookmarkEnd w:id="3"/>
      <w:bookmarkEnd w:id="4"/>
    </w:p>
    <w:p w:rsidR="00ED4210" w:rsidRPr="001A14D3" w:rsidRDefault="00ED4210" w:rsidP="006D7DFF">
      <w:pPr>
        <w:jc w:val="both"/>
        <w:rPr>
          <w:rFonts w:cs="B Nazanin"/>
          <w:rtl/>
        </w:rPr>
      </w:pPr>
      <w:r w:rsidRPr="001A14D3">
        <w:rPr>
          <w:rFonts w:cs="B Nazanin"/>
          <w:rtl/>
        </w:rPr>
        <w:t xml:space="preserve">در قرن 21 که همه چیز با سرعت هر چه تمام تر به سمت استفاده ی بیشتر از تکنولوژی و اتوماسیون و بردن کار ها در قالب اپلیکیشن و استفاده از اینترنت می رود ، بدیهی است که انسان ها به دنبال راهی ساده تر برای رفع پایه ای ترین نیاز خود یعنی </w:t>
      </w:r>
      <w:r w:rsidR="002E514E" w:rsidRPr="001A14D3">
        <w:rPr>
          <w:rFonts w:cs="B Nazanin"/>
          <w:rtl/>
        </w:rPr>
        <w:t>تغذیه</w:t>
      </w:r>
      <w:r w:rsidRPr="001A14D3">
        <w:rPr>
          <w:rFonts w:cs="B Nazanin"/>
          <w:rtl/>
        </w:rPr>
        <w:t xml:space="preserve"> و سفارش غذا بصورت آنلاین هستند. نرم افزار ها و استارتاپ هایی در این زمینه فعالیت خود را شروع کرده اند و در حال توسعه و تکامل هستند مانند ا</w:t>
      </w:r>
      <w:r w:rsidR="00B90B11" w:rsidRPr="001A14D3">
        <w:rPr>
          <w:rFonts w:cs="B Nazanin" w:hint="cs"/>
          <w:rtl/>
        </w:rPr>
        <w:t>سنپ</w:t>
      </w:r>
      <w:r w:rsidRPr="001A14D3">
        <w:rPr>
          <w:rFonts w:cs="B Nazanin"/>
          <w:rtl/>
        </w:rPr>
        <w:t xml:space="preserve"> فود ، چنگال ، ریحون ، دلینو و... . اما سطح خدمات رسانی این محصولات در قالب پیک موتوری و اطلاع به رستوران می باشد و فقط کار مشتری را ساده تر می</w:t>
      </w:r>
      <w:r w:rsidR="00CD04B8" w:rsidRPr="001A14D3">
        <w:rPr>
          <w:rFonts w:cs="B Nazanin"/>
          <w:rtl/>
        </w:rPr>
        <w:t xml:space="preserve"> </w:t>
      </w:r>
      <w:r w:rsidRPr="001A14D3">
        <w:rPr>
          <w:rFonts w:cs="B Nazanin"/>
          <w:rtl/>
        </w:rPr>
        <w:t>کنند. حال بر آن شدیم تا با برقراری ارتباط و ایجاد لینک میان آشپز ، حسابدار ، مدیر نیز این سطح تعامل را ارتقا بخشیم و کاری کنیم که  آشپز بتواند در هر جایی بیرون از رستوران یا در خانه ی خود ، مدیر و حسابدار نیز حتی در سفر بتوانند مشغول کار باشند و بر همه چیز دسترسی داشته باشند.</w:t>
      </w:r>
    </w:p>
    <w:p w:rsidR="003B67AC" w:rsidRDefault="003B67AC" w:rsidP="00523BB4">
      <w:pPr>
        <w:jc w:val="both"/>
        <w:rPr>
          <w:rFonts w:cs="B Nazanin"/>
        </w:rPr>
      </w:pPr>
      <w:r w:rsidRPr="001A14D3">
        <w:rPr>
          <w:rFonts w:cs="B Nazanin"/>
          <w:rtl/>
        </w:rPr>
        <w:t xml:space="preserve">این محصول قصد دارد میان پیک ، مشتری ، مدیر ، آشپز و حسابدار ارتباط برقرار کند و آن ها را از کار های یکدیگر باخبر سازد. لذا میتوان گفت این محصول به افراد ذکر شده خدمات عرضه میکند و از مهم ترین ذینفعان محصول می باشند. از این محصول همانطور که ذکر شد موارد شبیه و مشابه وجود دارد. طرف قرارداد محصول با یک </w:t>
      </w:r>
      <w:r w:rsidRPr="001A14D3">
        <w:rPr>
          <w:rFonts w:cs="B Nazanin"/>
          <w:i/>
          <w:iCs/>
          <w:rtl/>
        </w:rPr>
        <w:t>رستوران زنجیره ای</w:t>
      </w:r>
      <w:r w:rsidRPr="001A14D3">
        <w:rPr>
          <w:rFonts w:cs="B Nazanin"/>
          <w:rtl/>
        </w:rPr>
        <w:t xml:space="preserve"> می باشد و پس از اخذ قرارداد اپلیکیشن اختصاصی با لگو و مشخصات رستوران عرضه می شود و همه میتوانند با نصب آن ، با رستوران در ارتباط باشند. لازم به ذکر است که ثبت نام در قالبی بجز مشتری </w:t>
      </w:r>
      <w:r w:rsidR="00DD07EE" w:rsidRPr="001A14D3">
        <w:rPr>
          <w:rFonts w:cs="B Nazanin" w:hint="cs"/>
          <w:rtl/>
        </w:rPr>
        <w:t>( آشپز ، حسابدار و پیک )</w:t>
      </w:r>
      <w:r w:rsidRPr="001A14D3">
        <w:rPr>
          <w:rFonts w:cs="B Nazanin"/>
          <w:rtl/>
        </w:rPr>
        <w:t>، منوط به اجازه و تایید مدیر رستوران می باشد.</w:t>
      </w:r>
    </w:p>
    <w:p w:rsidR="008B4FAA" w:rsidRPr="001A14D3" w:rsidRDefault="008B4FAA" w:rsidP="00523BB4">
      <w:pPr>
        <w:jc w:val="both"/>
        <w:rPr>
          <w:rFonts w:cs="B Nazanin"/>
          <w:rtl/>
        </w:rPr>
      </w:pPr>
    </w:p>
    <w:p w:rsidR="003B67AC" w:rsidRPr="00485363" w:rsidRDefault="003B67AC" w:rsidP="001D56B4">
      <w:pPr>
        <w:pStyle w:val="Heading2"/>
        <w:rPr>
          <w:rFonts w:asciiTheme="minorHAnsi" w:hAnsiTheme="minorHAnsi" w:cs="B Nazanin"/>
          <w:b/>
          <w:bCs/>
          <w:rtl/>
        </w:rPr>
      </w:pPr>
      <w:bookmarkStart w:id="5" w:name="_Toc47434966"/>
      <w:bookmarkStart w:id="6" w:name="_Toc47446145"/>
      <w:r w:rsidRPr="00485363">
        <w:rPr>
          <w:rFonts w:asciiTheme="minorHAnsi" w:hAnsiTheme="minorHAnsi" w:cs="B Nazanin"/>
          <w:b/>
          <w:bCs/>
          <w:rtl/>
        </w:rPr>
        <w:t>قابلیت های محصول</w:t>
      </w:r>
      <w:bookmarkEnd w:id="5"/>
      <w:bookmarkEnd w:id="6"/>
    </w:p>
    <w:p w:rsidR="003B67AC" w:rsidRPr="001A14D3" w:rsidRDefault="003B67AC" w:rsidP="003B67AC">
      <w:pPr>
        <w:pStyle w:val="ListParagraph"/>
        <w:numPr>
          <w:ilvl w:val="0"/>
          <w:numId w:val="11"/>
        </w:numPr>
        <w:jc w:val="both"/>
        <w:rPr>
          <w:rFonts w:cs="B Nazanin"/>
        </w:rPr>
      </w:pPr>
      <w:r w:rsidRPr="001A14D3">
        <w:rPr>
          <w:rFonts w:cs="B Nazanin"/>
          <w:rtl/>
        </w:rPr>
        <w:t>پشتیبانی از قالب های مختلف کاربری مانند حسابدار ، مدیر ، آشپز ، مشتری و پیک</w:t>
      </w:r>
    </w:p>
    <w:p w:rsidR="003B67AC" w:rsidRPr="001A14D3" w:rsidRDefault="001D56B4" w:rsidP="003B67AC">
      <w:pPr>
        <w:pStyle w:val="ListParagraph"/>
        <w:numPr>
          <w:ilvl w:val="0"/>
          <w:numId w:val="11"/>
        </w:numPr>
        <w:jc w:val="both"/>
        <w:rPr>
          <w:rFonts w:cs="B Nazanin"/>
        </w:rPr>
      </w:pPr>
      <w:r w:rsidRPr="001A14D3">
        <w:rPr>
          <w:rFonts w:cs="B Nazanin"/>
          <w:rtl/>
        </w:rPr>
        <w:t>سفارش غذا بصورت آنلاین</w:t>
      </w:r>
    </w:p>
    <w:p w:rsidR="001D56B4" w:rsidRPr="001A14D3" w:rsidRDefault="001D56B4" w:rsidP="003B67AC">
      <w:pPr>
        <w:pStyle w:val="ListParagraph"/>
        <w:numPr>
          <w:ilvl w:val="0"/>
          <w:numId w:val="11"/>
        </w:numPr>
        <w:jc w:val="both"/>
        <w:rPr>
          <w:rFonts w:cs="B Nazanin"/>
        </w:rPr>
      </w:pPr>
      <w:r w:rsidRPr="001A14D3">
        <w:rPr>
          <w:rFonts w:cs="B Nazanin"/>
          <w:rtl/>
        </w:rPr>
        <w:t>ایجاد ارتباط و اعلان های مربوطه میان کارکنان رستوران</w:t>
      </w:r>
      <w:r w:rsidR="007677C8" w:rsidRPr="001A14D3">
        <w:rPr>
          <w:rFonts w:cs="B Nazanin" w:hint="cs"/>
          <w:rtl/>
        </w:rPr>
        <w:t xml:space="preserve"> ( آشپز ، حسابدار و پیک )</w:t>
      </w:r>
    </w:p>
    <w:p w:rsidR="001D56B4" w:rsidRPr="001A14D3" w:rsidRDefault="00A90C3D" w:rsidP="001D56B4">
      <w:pPr>
        <w:pStyle w:val="ListParagraph"/>
        <w:numPr>
          <w:ilvl w:val="0"/>
          <w:numId w:val="11"/>
        </w:numPr>
        <w:jc w:val="both"/>
        <w:rPr>
          <w:rFonts w:cs="B Nazanin"/>
        </w:rPr>
      </w:pPr>
      <w:r w:rsidRPr="001A14D3">
        <w:rPr>
          <w:rFonts w:cs="B Nazanin"/>
          <w:rtl/>
        </w:rPr>
        <w:t xml:space="preserve">مشاهده و </w:t>
      </w:r>
      <w:r w:rsidRPr="001A14D3">
        <w:rPr>
          <w:rFonts w:cs="B Nazanin" w:hint="cs"/>
          <w:rtl/>
        </w:rPr>
        <w:t>آ</w:t>
      </w:r>
      <w:r w:rsidR="001D56B4" w:rsidRPr="001A14D3">
        <w:rPr>
          <w:rFonts w:cs="B Nazanin"/>
          <w:rtl/>
        </w:rPr>
        <w:t>گاهی از وضعیت سفارش توسط مشتری</w:t>
      </w:r>
    </w:p>
    <w:p w:rsidR="001D56B4" w:rsidRPr="001A14D3" w:rsidRDefault="001D56B4" w:rsidP="0028449B">
      <w:pPr>
        <w:pStyle w:val="ListParagraph"/>
        <w:numPr>
          <w:ilvl w:val="0"/>
          <w:numId w:val="11"/>
        </w:numPr>
        <w:jc w:val="both"/>
        <w:rPr>
          <w:rFonts w:cs="B Nazanin"/>
        </w:rPr>
      </w:pPr>
      <w:r w:rsidRPr="001A14D3">
        <w:rPr>
          <w:rFonts w:cs="B Nazanin"/>
          <w:rtl/>
        </w:rPr>
        <w:t xml:space="preserve">اعلام نظرات مشتریان نسبت به </w:t>
      </w:r>
      <w:r w:rsidR="00934707" w:rsidRPr="001A14D3">
        <w:rPr>
          <w:rFonts w:cs="B Nazanin" w:hint="cs"/>
          <w:rtl/>
        </w:rPr>
        <w:t xml:space="preserve">غذا </w:t>
      </w:r>
      <w:r w:rsidR="0028449B" w:rsidRPr="001A14D3">
        <w:rPr>
          <w:rFonts w:cs="B Nazanin" w:hint="cs"/>
          <w:rtl/>
        </w:rPr>
        <w:t>( به سیستم)</w:t>
      </w:r>
    </w:p>
    <w:p w:rsidR="001D56B4" w:rsidRPr="001A14D3" w:rsidRDefault="001D56B4" w:rsidP="001D56B4">
      <w:pPr>
        <w:pStyle w:val="ListParagraph"/>
        <w:numPr>
          <w:ilvl w:val="0"/>
          <w:numId w:val="11"/>
        </w:numPr>
        <w:jc w:val="both"/>
        <w:rPr>
          <w:rFonts w:cs="B Nazanin"/>
        </w:rPr>
      </w:pPr>
      <w:r w:rsidRPr="001A14D3">
        <w:rPr>
          <w:rFonts w:cs="B Nazanin"/>
          <w:rtl/>
        </w:rPr>
        <w:t>اعلام اعتراض های کارکنان به مدیر رستوران</w:t>
      </w:r>
    </w:p>
    <w:p w:rsidR="001D56B4" w:rsidRPr="001A14D3" w:rsidRDefault="001D56B4" w:rsidP="001D56B4">
      <w:pPr>
        <w:pStyle w:val="ListParagraph"/>
        <w:numPr>
          <w:ilvl w:val="0"/>
          <w:numId w:val="11"/>
        </w:numPr>
        <w:jc w:val="both"/>
        <w:rPr>
          <w:rFonts w:cs="B Nazanin"/>
        </w:rPr>
      </w:pPr>
      <w:r w:rsidRPr="001A14D3">
        <w:rPr>
          <w:rFonts w:cs="B Nazanin"/>
          <w:rtl/>
        </w:rPr>
        <w:t>اعلام نیازمندی های رستوران توسط آشپز</w:t>
      </w:r>
    </w:p>
    <w:p w:rsidR="001D56B4" w:rsidRPr="001A14D3" w:rsidRDefault="001D56B4" w:rsidP="00A96E38">
      <w:pPr>
        <w:pStyle w:val="ListParagraph"/>
        <w:numPr>
          <w:ilvl w:val="0"/>
          <w:numId w:val="11"/>
        </w:numPr>
        <w:jc w:val="both"/>
        <w:rPr>
          <w:rFonts w:cs="B Nazanin"/>
        </w:rPr>
      </w:pPr>
      <w:r w:rsidRPr="001A14D3">
        <w:rPr>
          <w:rFonts w:cs="B Nazanin"/>
          <w:rtl/>
        </w:rPr>
        <w:t xml:space="preserve">اعلام </w:t>
      </w:r>
      <w:r w:rsidR="00A96E38" w:rsidRPr="001A14D3">
        <w:rPr>
          <w:rFonts w:cs="B Nazanin" w:hint="cs"/>
          <w:rtl/>
        </w:rPr>
        <w:t>اقلام</w:t>
      </w:r>
      <w:r w:rsidRPr="001A14D3">
        <w:rPr>
          <w:rFonts w:cs="B Nazanin"/>
          <w:rtl/>
        </w:rPr>
        <w:t xml:space="preserve"> نیازمندی به پیک</w:t>
      </w:r>
      <w:r w:rsidR="00BB50BD" w:rsidRPr="001A14D3">
        <w:rPr>
          <w:rFonts w:cs="B Nazanin" w:hint="cs"/>
          <w:rtl/>
        </w:rPr>
        <w:t xml:space="preserve">. </w:t>
      </w:r>
    </w:p>
    <w:p w:rsidR="00B152F5" w:rsidRPr="001A14D3" w:rsidRDefault="001D56B4" w:rsidP="000C21B8">
      <w:pPr>
        <w:pStyle w:val="ListParagraph"/>
        <w:numPr>
          <w:ilvl w:val="0"/>
          <w:numId w:val="11"/>
        </w:numPr>
        <w:jc w:val="both"/>
        <w:rPr>
          <w:rFonts w:cs="B Nazanin"/>
        </w:rPr>
      </w:pPr>
      <w:r w:rsidRPr="001A14D3">
        <w:rPr>
          <w:rFonts w:cs="B Nazanin"/>
          <w:rtl/>
        </w:rPr>
        <w:t>پرداخت</w:t>
      </w:r>
      <w:r w:rsidR="00FB7372" w:rsidRPr="001A14D3">
        <w:rPr>
          <w:rFonts w:cs="B Nazanin" w:hint="cs"/>
          <w:rtl/>
        </w:rPr>
        <w:t xml:space="preserve"> و ویرایش </w:t>
      </w:r>
      <w:r w:rsidRPr="001A14D3">
        <w:rPr>
          <w:rFonts w:cs="B Nazanin"/>
          <w:rtl/>
        </w:rPr>
        <w:t xml:space="preserve"> آنلاین حقوق کارکنان</w:t>
      </w:r>
      <w:r w:rsidR="00DE2D1F" w:rsidRPr="001A14D3">
        <w:rPr>
          <w:rFonts w:cs="B Nazanin" w:hint="cs"/>
          <w:rtl/>
        </w:rPr>
        <w:t xml:space="preserve"> </w:t>
      </w:r>
    </w:p>
    <w:p w:rsidR="001D56B4" w:rsidRDefault="001D56B4" w:rsidP="001D56B4">
      <w:pPr>
        <w:pStyle w:val="ListParagraph"/>
        <w:numPr>
          <w:ilvl w:val="0"/>
          <w:numId w:val="11"/>
        </w:numPr>
        <w:jc w:val="both"/>
        <w:rPr>
          <w:rFonts w:cs="B Nazanin"/>
        </w:rPr>
      </w:pPr>
      <w:r w:rsidRPr="001A14D3">
        <w:rPr>
          <w:rFonts w:cs="B Nazanin"/>
          <w:rtl/>
        </w:rPr>
        <w:t>سایر</w:t>
      </w:r>
    </w:p>
    <w:p w:rsidR="00861E28" w:rsidRDefault="00861E28" w:rsidP="00861E28">
      <w:pPr>
        <w:ind w:left="1080"/>
        <w:jc w:val="both"/>
        <w:rPr>
          <w:rFonts w:cs="B Nazanin"/>
        </w:rPr>
      </w:pPr>
    </w:p>
    <w:p w:rsidR="00861E28" w:rsidRDefault="00861E28" w:rsidP="00861E28">
      <w:pPr>
        <w:ind w:left="1080"/>
        <w:jc w:val="both"/>
        <w:rPr>
          <w:rFonts w:cs="B Nazanin"/>
        </w:rPr>
      </w:pPr>
    </w:p>
    <w:p w:rsidR="00861E28" w:rsidRDefault="00861E28" w:rsidP="00861E28">
      <w:pPr>
        <w:ind w:left="1080"/>
        <w:jc w:val="both"/>
        <w:rPr>
          <w:rFonts w:cs="B Nazanin"/>
        </w:rPr>
      </w:pPr>
    </w:p>
    <w:p w:rsidR="00861E28" w:rsidRDefault="00861E28" w:rsidP="00861E28">
      <w:pPr>
        <w:ind w:left="1080"/>
        <w:jc w:val="both"/>
        <w:rPr>
          <w:rFonts w:cs="B Nazanin"/>
          <w:rtl/>
        </w:rPr>
      </w:pPr>
    </w:p>
    <w:p w:rsidR="00796E82" w:rsidRDefault="00796E82" w:rsidP="00861E28">
      <w:pPr>
        <w:ind w:left="1080"/>
        <w:jc w:val="both"/>
        <w:rPr>
          <w:rFonts w:cs="B Nazanin"/>
          <w:rtl/>
        </w:rPr>
      </w:pPr>
    </w:p>
    <w:p w:rsidR="00796E82" w:rsidRDefault="00796E82" w:rsidP="00861E28">
      <w:pPr>
        <w:ind w:left="1080"/>
        <w:jc w:val="both"/>
        <w:rPr>
          <w:rFonts w:cs="B Nazanin"/>
          <w:rtl/>
        </w:rPr>
      </w:pPr>
    </w:p>
    <w:p w:rsidR="00796E82" w:rsidRPr="00861E28" w:rsidRDefault="00796E82" w:rsidP="00861E28">
      <w:pPr>
        <w:ind w:left="1080"/>
        <w:jc w:val="both"/>
        <w:rPr>
          <w:rFonts w:cs="B Nazanin"/>
          <w:rtl/>
        </w:rPr>
      </w:pPr>
    </w:p>
    <w:p w:rsidR="00861E28" w:rsidRPr="006B198E" w:rsidRDefault="001D56B4" w:rsidP="006B198E">
      <w:pPr>
        <w:pStyle w:val="Heading2"/>
        <w:rPr>
          <w:rFonts w:asciiTheme="minorHAnsi" w:hAnsiTheme="minorHAnsi" w:cs="B Nazanin"/>
          <w:b/>
          <w:bCs/>
        </w:rPr>
      </w:pPr>
      <w:bookmarkStart w:id="7" w:name="_Toc47434967"/>
      <w:bookmarkStart w:id="8" w:name="_Toc47446146"/>
      <w:r w:rsidRPr="00FD0665">
        <w:rPr>
          <w:rFonts w:asciiTheme="minorHAnsi" w:hAnsiTheme="minorHAnsi" w:cs="B Nazanin"/>
          <w:b/>
          <w:bCs/>
          <w:rtl/>
        </w:rPr>
        <w:lastRenderedPageBreak/>
        <w:t>قالب های کاربران و دسترسی ها</w:t>
      </w:r>
      <w:bookmarkEnd w:id="7"/>
      <w:bookmarkEnd w:id="8"/>
    </w:p>
    <w:p w:rsidR="00A41CE3" w:rsidRPr="001A14D3" w:rsidRDefault="001D56B4" w:rsidP="001A7B3A">
      <w:pPr>
        <w:pStyle w:val="ListParagraph"/>
        <w:numPr>
          <w:ilvl w:val="0"/>
          <w:numId w:val="13"/>
        </w:numPr>
        <w:jc w:val="both"/>
        <w:rPr>
          <w:rFonts w:cs="B Nazanin"/>
        </w:rPr>
      </w:pPr>
      <w:r w:rsidRPr="00AA1DC1">
        <w:rPr>
          <w:rFonts w:cs="B Nazanin"/>
          <w:b/>
          <w:bCs/>
          <w:sz w:val="24"/>
          <w:szCs w:val="24"/>
          <w:rtl/>
        </w:rPr>
        <w:t xml:space="preserve">قالب مشتری </w:t>
      </w:r>
      <w:r w:rsidR="001A7B3A" w:rsidRPr="00AA1DC1">
        <w:rPr>
          <w:rFonts w:cs="B Nazanin" w:hint="cs"/>
          <w:b/>
          <w:bCs/>
          <w:sz w:val="24"/>
          <w:szCs w:val="24"/>
          <w:rtl/>
        </w:rPr>
        <w:t>-</w:t>
      </w:r>
      <w:r w:rsidR="001A7B3A" w:rsidRPr="00AA1DC1">
        <w:rPr>
          <w:rFonts w:cs="B Nazanin" w:hint="cs"/>
          <w:sz w:val="24"/>
          <w:szCs w:val="24"/>
          <w:rtl/>
        </w:rPr>
        <w:t xml:space="preserve"> </w:t>
      </w:r>
      <w:r w:rsidRPr="00AA1DC1">
        <w:rPr>
          <w:rFonts w:cs="B Nazanin"/>
          <w:sz w:val="24"/>
          <w:szCs w:val="24"/>
          <w:rtl/>
        </w:rPr>
        <w:t xml:space="preserve"> </w:t>
      </w:r>
      <w:r w:rsidRPr="001A14D3">
        <w:rPr>
          <w:rFonts w:cs="B Nazanin"/>
          <w:rtl/>
        </w:rPr>
        <w:t xml:space="preserve">که قالب بیشتر کاربران محصول از این نوع می باشد. </w:t>
      </w:r>
      <w:r w:rsidR="00CD04B8" w:rsidRPr="001A14D3">
        <w:rPr>
          <w:rFonts w:cs="B Nazanin"/>
          <w:rtl/>
        </w:rPr>
        <w:t>مشتری میتواند بطورکامل با انتخاب شبعه ی رستوران ، منوی رستوران را بطور کامل همراه با تصویری از غذا و مبلغ قابل پرداخت مشاهده کند. قابلیت انتخاب یک یا چند مورد از آن لیست را دارد و نهایتا می تواند با پرداخت آنلاین هزینه ی سفارش هایی که به سبد خرید فرستاده شده ، منتظر آماده شدن سفارش خود بماند. همچنین مشتری می تواند نظر خود را درمورد غذا اعلام نماید. مشتری میتواند با انتخاب گزینه ی بیرون بر ، غذای خود را در درب منزل خود ، دریافت نماید</w:t>
      </w:r>
      <w:r w:rsidR="00A41CE3" w:rsidRPr="001A14D3">
        <w:rPr>
          <w:rFonts w:cs="B Nazanin" w:hint="cs"/>
          <w:rtl/>
        </w:rPr>
        <w:t xml:space="preserve"> . </w:t>
      </w:r>
    </w:p>
    <w:p w:rsidR="005C5806" w:rsidRPr="001A14D3" w:rsidRDefault="005C5806" w:rsidP="005C5806">
      <w:pPr>
        <w:pStyle w:val="ListParagraph"/>
        <w:ind w:left="1080"/>
        <w:jc w:val="both"/>
        <w:rPr>
          <w:rFonts w:cs="B Nazanin"/>
        </w:rPr>
      </w:pPr>
    </w:p>
    <w:p w:rsidR="00861E28" w:rsidRPr="00772EDC" w:rsidRDefault="00CD04B8" w:rsidP="00772EDC">
      <w:pPr>
        <w:pStyle w:val="ListParagraph"/>
        <w:numPr>
          <w:ilvl w:val="0"/>
          <w:numId w:val="13"/>
        </w:numPr>
        <w:jc w:val="both"/>
        <w:rPr>
          <w:rFonts w:cs="B Nazanin"/>
        </w:rPr>
      </w:pPr>
      <w:r w:rsidRPr="00AA1DC1">
        <w:rPr>
          <w:rFonts w:cs="B Nazanin"/>
          <w:b/>
          <w:bCs/>
          <w:sz w:val="24"/>
          <w:szCs w:val="24"/>
          <w:rtl/>
        </w:rPr>
        <w:t xml:space="preserve">قالب آشپز </w:t>
      </w:r>
      <w:r w:rsidRPr="00AA1DC1">
        <w:rPr>
          <w:rFonts w:ascii="Times New Roman" w:hAnsi="Times New Roman" w:cs="Times New Roman" w:hint="cs"/>
          <w:b/>
          <w:bCs/>
          <w:sz w:val="24"/>
          <w:szCs w:val="24"/>
          <w:rtl/>
        </w:rPr>
        <w:t>–</w:t>
      </w:r>
      <w:r w:rsidRPr="00AA1DC1">
        <w:rPr>
          <w:rFonts w:cs="B Nazanin"/>
          <w:sz w:val="24"/>
          <w:szCs w:val="24"/>
          <w:rtl/>
        </w:rPr>
        <w:t xml:space="preserve"> </w:t>
      </w:r>
      <w:r w:rsidRPr="00A738FE">
        <w:rPr>
          <w:rFonts w:cs="B Nazanin"/>
          <w:rtl/>
        </w:rPr>
        <w:t>برای هر کدام از شعبات رستوران میتوان یک یا چند آشپز تعریف شده باشد که فعالیت آن ها منوط به تایید حساب کاربری توسط مدیر می باشد. آشپز میتواند منوی شعبه را تغییر دهد و غذا ها را اضافه یا کم نماید</w:t>
      </w:r>
      <w:r w:rsidR="002E514E" w:rsidRPr="00A738FE">
        <w:rPr>
          <w:rFonts w:cs="B Nazanin"/>
          <w:rtl/>
        </w:rPr>
        <w:t xml:space="preserve"> و در صورت اتمام غذا آن را در حالت ناموجود قرار دهد</w:t>
      </w:r>
      <w:r w:rsidRPr="00A738FE">
        <w:rPr>
          <w:rFonts w:cs="B Nazanin"/>
          <w:rtl/>
        </w:rPr>
        <w:t>. همچنین آشپز میتواند اقلام مورد نیاز آشپزخانه در طول هفته را گزارش دهد. آشپز قادر است سفارشات در جریان مشتریان را رصد کند و در صورت آماده ش</w:t>
      </w:r>
      <w:r w:rsidR="0095703C" w:rsidRPr="00A738FE">
        <w:rPr>
          <w:rFonts w:cs="B Nazanin"/>
          <w:rtl/>
        </w:rPr>
        <w:t>دن یک یا چند سفارش ،  اطلاع دهد</w:t>
      </w:r>
      <w:r w:rsidR="0095703C" w:rsidRPr="00A738FE">
        <w:rPr>
          <w:rFonts w:cs="B Nazanin" w:hint="cs"/>
          <w:rtl/>
        </w:rPr>
        <w:t xml:space="preserve"> به سیستم . </w:t>
      </w:r>
      <w:r w:rsidR="003C491C">
        <w:rPr>
          <w:rFonts w:cs="B Nazanin"/>
        </w:rPr>
        <w:t xml:space="preserve">   </w:t>
      </w:r>
      <w:r w:rsidR="00AA1DC1">
        <w:rPr>
          <w:rFonts w:cs="B Nazanin"/>
        </w:rPr>
        <w:t xml:space="preserve">  </w:t>
      </w:r>
    </w:p>
    <w:p w:rsidR="00CD04B8" w:rsidRPr="001A14D3" w:rsidRDefault="002825A6" w:rsidP="000C21B8">
      <w:pPr>
        <w:pStyle w:val="ListParagraph"/>
        <w:numPr>
          <w:ilvl w:val="0"/>
          <w:numId w:val="13"/>
        </w:numPr>
        <w:jc w:val="both"/>
        <w:rPr>
          <w:rFonts w:cs="B Nazanin"/>
        </w:rPr>
      </w:pPr>
      <w:r w:rsidRPr="00FF52A6">
        <w:rPr>
          <w:rFonts w:cs="B Nazanin"/>
          <w:b/>
          <w:bCs/>
          <w:sz w:val="24"/>
          <w:szCs w:val="24"/>
          <w:rtl/>
        </w:rPr>
        <w:t xml:space="preserve">قالب حسابدار </w:t>
      </w:r>
      <w:r w:rsidRPr="00FF52A6">
        <w:rPr>
          <w:rFonts w:ascii="Times New Roman" w:hAnsi="Times New Roman" w:cs="Times New Roman" w:hint="cs"/>
          <w:b/>
          <w:bCs/>
          <w:sz w:val="24"/>
          <w:szCs w:val="24"/>
          <w:rtl/>
        </w:rPr>
        <w:t>–</w:t>
      </w:r>
      <w:r w:rsidRPr="00FF52A6">
        <w:rPr>
          <w:rFonts w:cs="B Nazanin"/>
          <w:b/>
          <w:bCs/>
          <w:sz w:val="24"/>
          <w:szCs w:val="24"/>
          <w:rtl/>
        </w:rPr>
        <w:t xml:space="preserve"> </w:t>
      </w:r>
      <w:r w:rsidRPr="001A14D3">
        <w:rPr>
          <w:rFonts w:cs="B Nazanin"/>
          <w:rtl/>
        </w:rPr>
        <w:t>برای هر کدام از شعبات میتوان تنها یک حسابدار معین نمود و فعالیت آن منوط به تایید حساب کاربری توسط مدیر می باشد. حسابدار میتواند تراکنش های واریزی شده به حساب شعبات مختلف</w:t>
      </w:r>
      <w:r w:rsidR="00F17B72" w:rsidRPr="001A14D3">
        <w:rPr>
          <w:rFonts w:cs="B Nazanin" w:hint="cs"/>
          <w:rtl/>
        </w:rPr>
        <w:t xml:space="preserve"> </w:t>
      </w:r>
      <w:r w:rsidRPr="001A14D3">
        <w:rPr>
          <w:rFonts w:cs="B Nazanin"/>
          <w:rtl/>
        </w:rPr>
        <w:t xml:space="preserve"> رستوران را ببیند. اقلام مورد نیاز آشپزخانه را تایید کند و یا رد کند.  همچنین میتواند وصول اقلام مورد نیاز توسط پیک خاصی را تایید یا رد نماید.</w:t>
      </w:r>
      <w:r w:rsidR="002E514E" w:rsidRPr="001A14D3">
        <w:rPr>
          <w:rFonts w:cs="B Nazanin"/>
          <w:rtl/>
        </w:rPr>
        <w:t xml:space="preserve"> پرداخت حقوق کارکنان</w:t>
      </w:r>
      <w:r w:rsidR="00102CC0" w:rsidRPr="001A14D3">
        <w:rPr>
          <w:rFonts w:cs="B Nazanin" w:hint="cs"/>
          <w:rtl/>
        </w:rPr>
        <w:t xml:space="preserve"> </w:t>
      </w:r>
      <w:r w:rsidR="002E514E" w:rsidRPr="001A14D3">
        <w:rPr>
          <w:rFonts w:cs="B Nazanin"/>
          <w:rtl/>
        </w:rPr>
        <w:t>نیز منوط به تاییدیه ی حسابدار است</w:t>
      </w:r>
      <w:r w:rsidR="00405C4B" w:rsidRPr="001A14D3">
        <w:rPr>
          <w:rFonts w:cs="B Nazanin"/>
          <w:rtl/>
        </w:rPr>
        <w:t>.</w:t>
      </w:r>
    </w:p>
    <w:p w:rsidR="00466D25" w:rsidRPr="001A14D3" w:rsidRDefault="00466D25" w:rsidP="00466D25">
      <w:pPr>
        <w:pStyle w:val="ListParagraph"/>
        <w:ind w:left="1080"/>
        <w:jc w:val="both"/>
        <w:rPr>
          <w:rFonts w:cs="B Nazanin"/>
        </w:rPr>
      </w:pPr>
    </w:p>
    <w:p w:rsidR="002825A6" w:rsidRPr="001A14D3" w:rsidRDefault="002825A6" w:rsidP="00E91A00">
      <w:pPr>
        <w:pStyle w:val="ListParagraph"/>
        <w:numPr>
          <w:ilvl w:val="0"/>
          <w:numId w:val="13"/>
        </w:numPr>
        <w:jc w:val="both"/>
        <w:rPr>
          <w:rFonts w:cs="B Nazanin"/>
        </w:rPr>
      </w:pPr>
      <w:r w:rsidRPr="00FF52A6">
        <w:rPr>
          <w:rFonts w:cs="B Nazanin"/>
          <w:b/>
          <w:bCs/>
          <w:sz w:val="24"/>
          <w:szCs w:val="24"/>
          <w:rtl/>
        </w:rPr>
        <w:t xml:space="preserve">قالب مدیر </w:t>
      </w:r>
      <w:r w:rsidRPr="00FF52A6">
        <w:rPr>
          <w:rFonts w:ascii="Times New Roman" w:hAnsi="Times New Roman" w:cs="Times New Roman" w:hint="cs"/>
          <w:b/>
          <w:bCs/>
          <w:sz w:val="24"/>
          <w:szCs w:val="24"/>
          <w:rtl/>
        </w:rPr>
        <w:t>–</w:t>
      </w:r>
      <w:r w:rsidRPr="00FF52A6">
        <w:rPr>
          <w:rFonts w:cs="B Nazanin"/>
          <w:sz w:val="24"/>
          <w:szCs w:val="24"/>
          <w:rtl/>
        </w:rPr>
        <w:t xml:space="preserve"> </w:t>
      </w:r>
      <w:r w:rsidRPr="001A14D3">
        <w:rPr>
          <w:rFonts w:cs="B Nazanin"/>
          <w:rtl/>
        </w:rPr>
        <w:t>در کل تنها یک نقش مدیر در اپلیکیشن موجود است. طرف قرارداد اپلیکیشن مدیر می باشد. مدیر میتواند حساب کاربری دیگر کاربران مربوط به رستوران را تایید و یا رد نماید. همچنین میتواند حقوق تعیینی آن ها را کم یا زیاد نماید. تمامی اعتراضات مربوط به کارکنان و نظرات مشتریان برای مدیر قابل مشاهده است</w:t>
      </w:r>
      <w:r w:rsidR="00E91A00" w:rsidRPr="001A14D3">
        <w:rPr>
          <w:rFonts w:cs="B Nazanin"/>
          <w:rtl/>
        </w:rPr>
        <w:t xml:space="preserve">. </w:t>
      </w:r>
      <w:r w:rsidRPr="001A14D3">
        <w:rPr>
          <w:rFonts w:cs="B Nazanin"/>
          <w:rtl/>
        </w:rPr>
        <w:t>همچنین مدیر میتواند از طریق اینترنتی و آنلاین حقوق کارکنان بصورت ماهانه پرداخت نماید. مدیر قابلیت دسترسی به تراکنش های انجام شده بصورت کلی را نیز داراست و میتواند ریزتراکنش ها را مشاهده نماید.</w:t>
      </w:r>
    </w:p>
    <w:p w:rsidR="005C5806" w:rsidRPr="001A14D3" w:rsidRDefault="005C5806" w:rsidP="005C5806">
      <w:pPr>
        <w:pStyle w:val="ListParagraph"/>
        <w:ind w:left="1080"/>
        <w:jc w:val="both"/>
        <w:rPr>
          <w:rFonts w:cs="B Nazanin"/>
        </w:rPr>
      </w:pPr>
    </w:p>
    <w:p w:rsidR="009D5776" w:rsidRDefault="002825A6" w:rsidP="000C21B8">
      <w:pPr>
        <w:pStyle w:val="ListParagraph"/>
        <w:numPr>
          <w:ilvl w:val="0"/>
          <w:numId w:val="13"/>
        </w:numPr>
        <w:jc w:val="both"/>
        <w:rPr>
          <w:rFonts w:cs="B Nazanin"/>
        </w:rPr>
      </w:pPr>
      <w:r w:rsidRPr="00FF52A6">
        <w:rPr>
          <w:rFonts w:cs="B Nazanin"/>
          <w:b/>
          <w:bCs/>
          <w:sz w:val="24"/>
          <w:szCs w:val="24"/>
          <w:rtl/>
        </w:rPr>
        <w:t xml:space="preserve">قالب </w:t>
      </w:r>
      <w:r w:rsidR="002609F6" w:rsidRPr="00FF52A6">
        <w:rPr>
          <w:rFonts w:cs="B Nazanin"/>
          <w:b/>
          <w:bCs/>
          <w:sz w:val="24"/>
          <w:szCs w:val="24"/>
          <w:rtl/>
        </w:rPr>
        <w:t xml:space="preserve">پیک </w:t>
      </w:r>
      <w:r w:rsidR="002609F6" w:rsidRPr="00FF52A6">
        <w:rPr>
          <w:rFonts w:ascii="Times New Roman" w:hAnsi="Times New Roman" w:cs="Times New Roman" w:hint="cs"/>
          <w:b/>
          <w:bCs/>
          <w:sz w:val="24"/>
          <w:szCs w:val="24"/>
          <w:rtl/>
        </w:rPr>
        <w:t>–</w:t>
      </w:r>
      <w:r w:rsidR="002609F6" w:rsidRPr="00FF52A6">
        <w:rPr>
          <w:rFonts w:cs="B Nazanin"/>
          <w:sz w:val="24"/>
          <w:szCs w:val="24"/>
          <w:rtl/>
        </w:rPr>
        <w:t xml:space="preserve"> </w:t>
      </w:r>
      <w:r w:rsidR="002609F6" w:rsidRPr="001A14D3">
        <w:rPr>
          <w:rFonts w:cs="B Nazanin"/>
          <w:rtl/>
        </w:rPr>
        <w:t>برای هر کدام از شعبات میتوان یک یا چند پیک را تعریف نمود و فعالیت آن ها منوط به تایید حساب کاربری توسط مدیر می باشد.</w:t>
      </w:r>
      <w:r w:rsidR="00790F40" w:rsidRPr="001A14D3">
        <w:rPr>
          <w:rFonts w:cs="B Nazanin" w:hint="cs"/>
          <w:rtl/>
        </w:rPr>
        <w:t xml:space="preserve"> </w:t>
      </w:r>
      <w:r w:rsidR="002609F6" w:rsidRPr="001A14D3">
        <w:rPr>
          <w:rFonts w:cs="B Nazanin"/>
          <w:rtl/>
        </w:rPr>
        <w:t xml:space="preserve"> پیک قابلیت مشاهده ی اقلام نیازمندی آشپزخانه ی شعبه را داراست و میتواند با خرید و اعلام آن ، منتظر تایید وصول اقلام توسط حسابدار شعبه شود. همچنین قابلیت مشاهده ی سفارشات بیرون بر مشتریان را داراست و میتواند مسئولیت رساندن هر کدام از آنها را با توجه به </w:t>
      </w:r>
      <w:r w:rsidR="002E514E" w:rsidRPr="001A14D3">
        <w:rPr>
          <w:rFonts w:cs="B Nazanin"/>
          <w:rtl/>
        </w:rPr>
        <w:t>آدرس</w:t>
      </w:r>
      <w:r w:rsidR="002609F6" w:rsidRPr="001A14D3">
        <w:rPr>
          <w:rFonts w:cs="B Nazanin"/>
          <w:rtl/>
        </w:rPr>
        <w:t xml:space="preserve"> مربوطه بر عهده گیرد.</w:t>
      </w:r>
    </w:p>
    <w:p w:rsidR="00B347B1" w:rsidRPr="00B347B1" w:rsidRDefault="00B347B1" w:rsidP="00B347B1">
      <w:pPr>
        <w:pStyle w:val="ListParagraph"/>
        <w:rPr>
          <w:rFonts w:cs="B Nazanin"/>
          <w:rtl/>
        </w:rPr>
      </w:pPr>
    </w:p>
    <w:p w:rsidR="00B347B1" w:rsidRDefault="00B347B1" w:rsidP="00B347B1">
      <w:pPr>
        <w:jc w:val="both"/>
        <w:rPr>
          <w:rFonts w:cs="B Nazanin"/>
          <w:rtl/>
        </w:rPr>
      </w:pPr>
    </w:p>
    <w:p w:rsidR="00B347B1" w:rsidRPr="00B347B1" w:rsidRDefault="00B347B1" w:rsidP="00B347B1">
      <w:pPr>
        <w:jc w:val="both"/>
        <w:rPr>
          <w:rFonts w:cs="B Nazanin"/>
          <w:rtl/>
        </w:rPr>
      </w:pPr>
    </w:p>
    <w:p w:rsidR="001D56B4" w:rsidRPr="00293A31" w:rsidRDefault="002609F6" w:rsidP="002609F6">
      <w:pPr>
        <w:pStyle w:val="Heading2"/>
        <w:rPr>
          <w:rFonts w:asciiTheme="minorHAnsi" w:hAnsiTheme="minorHAnsi" w:cs="B Nazanin"/>
          <w:b/>
          <w:bCs/>
          <w:rtl/>
        </w:rPr>
      </w:pPr>
      <w:bookmarkStart w:id="9" w:name="_Toc47434968"/>
      <w:bookmarkStart w:id="10" w:name="_Toc47446147"/>
      <w:r w:rsidRPr="00293A31">
        <w:rPr>
          <w:rFonts w:asciiTheme="minorHAnsi" w:hAnsiTheme="minorHAnsi" w:cs="B Nazanin"/>
          <w:b/>
          <w:bCs/>
          <w:rtl/>
        </w:rPr>
        <w:t>محدودیت ها</w:t>
      </w:r>
      <w:bookmarkEnd w:id="9"/>
      <w:bookmarkEnd w:id="10"/>
    </w:p>
    <w:p w:rsidR="000538B8" w:rsidRPr="001A14D3" w:rsidRDefault="002609F6" w:rsidP="00301343">
      <w:pPr>
        <w:jc w:val="both"/>
        <w:rPr>
          <w:rFonts w:cs="B Nazanin"/>
          <w:rtl/>
        </w:rPr>
      </w:pPr>
      <w:r w:rsidRPr="001A14D3">
        <w:rPr>
          <w:rFonts w:cs="B Nazanin"/>
          <w:rtl/>
        </w:rPr>
        <w:t xml:space="preserve">با توجه به اینکه محصول باید بتواند به راحتی در اختیار عموم قرار گیرد و همگان از آن استفاده کنند و همه جا قابل دسترس باشد ، میتوان </w:t>
      </w:r>
      <w:r w:rsidR="00764F7A" w:rsidRPr="001A14D3">
        <w:rPr>
          <w:rFonts w:cs="B Nazanin"/>
          <w:rtl/>
        </w:rPr>
        <w:t>گفت بهترین پلفترم برای پروژه ، پلتفرم اندروید</w:t>
      </w:r>
      <w:r w:rsidR="00301343" w:rsidRPr="001A14D3">
        <w:rPr>
          <w:rFonts w:cs="B Nazanin"/>
          <w:rtl/>
        </w:rPr>
        <w:t xml:space="preserve"> </w:t>
      </w:r>
      <w:r w:rsidR="00301343" w:rsidRPr="001A14D3">
        <w:rPr>
          <w:rFonts w:cs="B Nazanin" w:hint="cs"/>
          <w:rtl/>
        </w:rPr>
        <w:t xml:space="preserve">و </w:t>
      </w:r>
      <w:r w:rsidR="002E514E" w:rsidRPr="001A14D3">
        <w:rPr>
          <w:rFonts w:cs="B Nazanin"/>
          <w:rtl/>
        </w:rPr>
        <w:t xml:space="preserve"> وب</w:t>
      </w:r>
      <w:r w:rsidR="00446212" w:rsidRPr="001A14D3">
        <w:rPr>
          <w:rFonts w:cs="B Nazanin"/>
        </w:rPr>
        <w:t xml:space="preserve">(web application) </w:t>
      </w:r>
      <w:r w:rsidR="00764F7A" w:rsidRPr="001A14D3">
        <w:rPr>
          <w:rFonts w:cs="B Nazanin"/>
          <w:rtl/>
        </w:rPr>
        <w:t xml:space="preserve"> است که در دسترس همگان است و همچنین باید برای اتصال به محصول و استفاده از آن به اینترنت </w:t>
      </w:r>
      <w:r w:rsidR="002E514E" w:rsidRPr="001A14D3">
        <w:rPr>
          <w:rFonts w:cs="B Nazanin"/>
          <w:rtl/>
        </w:rPr>
        <w:t>متصل</w:t>
      </w:r>
      <w:r w:rsidR="00764F7A" w:rsidRPr="001A14D3">
        <w:rPr>
          <w:rFonts w:cs="B Nazanin"/>
          <w:rtl/>
        </w:rPr>
        <w:t xml:space="preserve"> شد.</w:t>
      </w:r>
    </w:p>
    <w:p w:rsidR="003D72C7" w:rsidRPr="001A14D3" w:rsidRDefault="003D72C7" w:rsidP="00301343">
      <w:pPr>
        <w:jc w:val="both"/>
        <w:rPr>
          <w:rFonts w:cs="B Nazanin"/>
          <w:rtl/>
        </w:rPr>
      </w:pPr>
    </w:p>
    <w:p w:rsidR="000538B8" w:rsidRPr="00F046D0" w:rsidRDefault="00C343D2" w:rsidP="00175E1C">
      <w:pPr>
        <w:pStyle w:val="Heading1"/>
        <w:rPr>
          <w:rFonts w:asciiTheme="minorHAnsi" w:hAnsiTheme="minorHAnsi" w:cs="B Nazanin"/>
          <w:b/>
          <w:bCs/>
          <w:rtl/>
        </w:rPr>
      </w:pPr>
      <w:bookmarkStart w:id="11" w:name="_Toc47434969"/>
      <w:bookmarkStart w:id="12" w:name="_Toc47446148"/>
      <w:r>
        <w:rPr>
          <w:rFonts w:asciiTheme="minorHAnsi" w:hAnsiTheme="minorHAnsi" w:cs="B Nazanin" w:hint="cs"/>
          <w:b/>
          <w:bCs/>
          <w:rtl/>
        </w:rPr>
        <w:lastRenderedPageBreak/>
        <w:t>نمودار محتوا (</w:t>
      </w:r>
      <w:r w:rsidR="000538B8" w:rsidRPr="00F046D0">
        <w:rPr>
          <w:rFonts w:asciiTheme="minorHAnsi" w:hAnsiTheme="minorHAnsi" w:cs="B Nazanin"/>
          <w:b/>
          <w:bCs/>
        </w:rPr>
        <w:t>Context Diagram</w:t>
      </w:r>
      <w:r>
        <w:rPr>
          <w:rFonts w:asciiTheme="minorHAnsi" w:hAnsiTheme="minorHAnsi" w:cs="B Nazanin" w:hint="cs"/>
          <w:b/>
          <w:bCs/>
          <w:rtl/>
        </w:rPr>
        <w:t>)</w:t>
      </w:r>
      <w:bookmarkEnd w:id="11"/>
      <w:bookmarkEnd w:id="12"/>
    </w:p>
    <w:p w:rsidR="00553E0E" w:rsidRDefault="00553E0E" w:rsidP="00553E0E">
      <w:pPr>
        <w:rPr>
          <w:rtl/>
        </w:rPr>
      </w:pPr>
    </w:p>
    <w:p w:rsidR="007E6B11" w:rsidRPr="00553E0E" w:rsidRDefault="007E6B11" w:rsidP="00553E0E">
      <w:pPr>
        <w:rPr>
          <w:rtl/>
        </w:rPr>
      </w:pPr>
    </w:p>
    <w:p w:rsidR="000538B8" w:rsidRPr="001A14D3" w:rsidRDefault="000538B8" w:rsidP="000538B8">
      <w:pPr>
        <w:jc w:val="center"/>
        <w:rPr>
          <w:rFonts w:cs="B Nazanin"/>
        </w:rPr>
      </w:pPr>
      <w:r w:rsidRPr="001A14D3">
        <w:rPr>
          <w:rFonts w:cs="B Nazanin"/>
          <w:noProof/>
          <w:lang w:bidi="ar-SA"/>
        </w:rPr>
        <mc:AlternateContent>
          <mc:Choice Requires="wps">
            <w:drawing>
              <wp:anchor distT="0" distB="0" distL="114300" distR="114300" simplePos="0" relativeHeight="251661312" behindDoc="0" locked="0" layoutInCell="1" allowOverlap="1" wp14:anchorId="19498CE8" wp14:editId="35AF66B7">
                <wp:simplePos x="0" y="0"/>
                <wp:positionH relativeFrom="margin">
                  <wp:align>center</wp:align>
                </wp:positionH>
                <wp:positionV relativeFrom="paragraph">
                  <wp:posOffset>110490</wp:posOffset>
                </wp:positionV>
                <wp:extent cx="815340" cy="411480"/>
                <wp:effectExtent l="57150" t="38100" r="60960" b="83820"/>
                <wp:wrapNone/>
                <wp:docPr id="2" name="Rounded Rectangle 2"/>
                <wp:cNvGraphicFramePr/>
                <a:graphic xmlns:a="http://schemas.openxmlformats.org/drawingml/2006/main">
                  <a:graphicData uri="http://schemas.microsoft.com/office/word/2010/wordprocessingShape">
                    <wps:wsp>
                      <wps:cNvSpPr/>
                      <wps:spPr>
                        <a:xfrm>
                          <a:off x="0" y="0"/>
                          <a:ext cx="815340" cy="41148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7F3D21" w:rsidRPr="000538B8" w:rsidRDefault="007F3D21" w:rsidP="000538B8">
                            <w:pPr>
                              <w:jc w:val="center"/>
                              <w:rPr>
                                <w:sz w:val="36"/>
                                <w:szCs w:val="36"/>
                              </w:rPr>
                            </w:pPr>
                            <w:r>
                              <w:rPr>
                                <w:rFonts w:hint="cs"/>
                                <w:sz w:val="36"/>
                                <w:szCs w:val="36"/>
                                <w:rtl/>
                              </w:rPr>
                              <w:t>مدیر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511B4B" id="Rounded Rectangle 2" o:spid="_x0000_s1026" style="position:absolute;left:0;text-align:left;margin-left:0;margin-top:8.7pt;width:64.2pt;height:32.4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" fillcolor="#77b64e [3033]" stroked="f">
                <v:fill color2="#6eaa46 [3177]" rotate="t" colors="0 #81b861;.5 #6fb242;1 #61a235" focus="100%" type="gradient">
                  <o:fill v:ext="view" type="gradientUnscaled"/>
                </v:fill>
                <v:shadow on="t" color="black" opacity="41287f" offset="0,1.5pt"/>
                <v:textbox>
                  <w:txbxContent>
                    <w:p w:rsidR="007F3D21" w:rsidRPr="000538B8" w:rsidRDefault="007F3D21" w:rsidP="000538B8">
                      <w:pPr>
                        <w:jc w:val="center"/>
                        <w:rPr>
                          <w:sz w:val="36"/>
                          <w:szCs w:val="36"/>
                        </w:rPr>
                      </w:pPr>
                      <w:r>
                        <w:rPr>
                          <w:rFonts w:hint="cs"/>
                          <w:sz w:val="36"/>
                          <w:szCs w:val="36"/>
                          <w:rtl/>
                        </w:rPr>
                        <w:t>مدیر</w:t>
                      </w:r>
                    </w:p>
                  </w:txbxContent>
                </v:textbox>
                <w10:wrap anchorx="margin"/>
              </v:roundrect>
            </w:pict>
          </mc:Fallback>
        </mc:AlternateContent>
      </w:r>
    </w:p>
    <w:p w:rsidR="000538B8" w:rsidRPr="001A14D3" w:rsidRDefault="0028309F" w:rsidP="000538B8">
      <w:pPr>
        <w:jc w:val="center"/>
        <w:rPr>
          <w:rFonts w:cs="B Nazanin"/>
        </w:rPr>
      </w:pPr>
      <w:r w:rsidRPr="001A14D3">
        <w:rPr>
          <w:rFonts w:cs="B Nazanin"/>
          <w:noProof/>
          <w:lang w:bidi="ar-SA"/>
        </w:rPr>
        <mc:AlternateContent>
          <mc:Choice Requires="wps">
            <w:drawing>
              <wp:anchor distT="0" distB="0" distL="114300" distR="114300" simplePos="0" relativeHeight="251694080" behindDoc="0" locked="0" layoutInCell="1" allowOverlap="1" wp14:anchorId="250455EF" wp14:editId="32616CB8">
                <wp:simplePos x="0" y="0"/>
                <wp:positionH relativeFrom="column">
                  <wp:posOffset>2727960</wp:posOffset>
                </wp:positionH>
                <wp:positionV relativeFrom="paragraph">
                  <wp:posOffset>281940</wp:posOffset>
                </wp:positionV>
                <wp:extent cx="15240" cy="571500"/>
                <wp:effectExtent l="76200" t="38100" r="60960" b="19050"/>
                <wp:wrapNone/>
                <wp:docPr id="22" name="Straight Arrow Connector 22"/>
                <wp:cNvGraphicFramePr/>
                <a:graphic xmlns:a="http://schemas.openxmlformats.org/drawingml/2006/main">
                  <a:graphicData uri="http://schemas.microsoft.com/office/word/2010/wordprocessingShape">
                    <wps:wsp>
                      <wps:cNvCnPr/>
                      <wps:spPr>
                        <a:xfrm flipH="1" flipV="1">
                          <a:off x="0" y="0"/>
                          <a:ext cx="15240" cy="571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808DFE4" id="_x0000_t32" coordsize="21600,21600" o:spt="32" o:oned="t" path="m,l21600,21600e" filled="f">
                <v:path arrowok="t" fillok="f" o:connecttype="none"/>
                <o:lock v:ext="edit" shapetype="t"/>
              </v:shapetype>
              <v:shape id="Straight Arrow Connector 22" o:spid="_x0000_s1026" type="#_x0000_t32" style="position:absolute;margin-left:214.8pt;margin-top:22.2pt;width:1.2pt;height:4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" strokecolor="black [3200]" strokeweight="1.5pt">
                <v:stroke endarrow="block" joinstyle="miter"/>
              </v:shape>
            </w:pict>
          </mc:Fallback>
        </mc:AlternateContent>
      </w:r>
    </w:p>
    <w:p w:rsidR="000538B8" w:rsidRPr="001A14D3" w:rsidRDefault="0028309F" w:rsidP="000538B8">
      <w:pPr>
        <w:jc w:val="center"/>
        <w:rPr>
          <w:rFonts w:cs="B Nazanin"/>
        </w:rPr>
      </w:pPr>
      <w:r w:rsidRPr="001A14D3">
        <w:rPr>
          <w:rFonts w:cs="B Nazanin"/>
          <w:noProof/>
          <w:lang w:bidi="ar-SA"/>
        </w:rPr>
        <mc:AlternateContent>
          <mc:Choice Requires="wps">
            <w:drawing>
              <wp:anchor distT="0" distB="0" distL="114300" distR="114300" simplePos="0" relativeHeight="251695104" behindDoc="0" locked="0" layoutInCell="1" allowOverlap="1" wp14:anchorId="5E949FD7" wp14:editId="06C4E283">
                <wp:simplePos x="0" y="0"/>
                <wp:positionH relativeFrom="column">
                  <wp:posOffset>2964180</wp:posOffset>
                </wp:positionH>
                <wp:positionV relativeFrom="paragraph">
                  <wp:posOffset>73025</wp:posOffset>
                </wp:positionV>
                <wp:extent cx="15240" cy="510540"/>
                <wp:effectExtent l="57150" t="0" r="60960" b="60960"/>
                <wp:wrapNone/>
                <wp:docPr id="23" name="Straight Arrow Connector 23"/>
                <wp:cNvGraphicFramePr/>
                <a:graphic xmlns:a="http://schemas.openxmlformats.org/drawingml/2006/main">
                  <a:graphicData uri="http://schemas.microsoft.com/office/word/2010/wordprocessingShape">
                    <wps:wsp>
                      <wps:cNvCnPr/>
                      <wps:spPr>
                        <a:xfrm>
                          <a:off x="0" y="0"/>
                          <a:ext cx="15240" cy="51054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51995A68" id="Straight Arrow Connector 23" o:spid="_x0000_s1026" type="#_x0000_t32" style="position:absolute;margin-left:233.4pt;margin-top:5.75pt;width:1.2pt;height:40.2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" strokecolor="#70ad47 [3209]" strokeweight="1.5pt">
                <v:stroke endarrow="block" joinstyle="miter"/>
              </v:shape>
            </w:pict>
          </mc:Fallback>
        </mc:AlternateContent>
      </w:r>
      <w:r w:rsidR="000538B8" w:rsidRPr="001A14D3">
        <w:rPr>
          <w:rFonts w:cs="B Nazanin"/>
          <w:noProof/>
          <w:lang w:bidi="ar-SA"/>
        </w:rPr>
        <mc:AlternateContent>
          <mc:Choice Requires="wps">
            <w:drawing>
              <wp:anchor distT="0" distB="0" distL="114300" distR="114300" simplePos="0" relativeHeight="251672576" behindDoc="0" locked="0" layoutInCell="1" allowOverlap="1" wp14:anchorId="4A32622D" wp14:editId="09ED4718">
                <wp:simplePos x="0" y="0"/>
                <wp:positionH relativeFrom="column">
                  <wp:posOffset>2987040</wp:posOffset>
                </wp:positionH>
                <wp:positionV relativeFrom="paragraph">
                  <wp:posOffset>4445</wp:posOffset>
                </wp:positionV>
                <wp:extent cx="1181100" cy="701040"/>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1181100" cy="701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D21" w:rsidRDefault="007F3D21" w:rsidP="0028309F">
                            <w:pPr>
                              <w:jc w:val="right"/>
                              <w:rPr>
                                <w:color w:val="538135" w:themeColor="accent6" w:themeShade="BF"/>
                                <w:rtl/>
                              </w:rPr>
                            </w:pPr>
                            <w:r w:rsidRPr="000538B8">
                              <w:rPr>
                                <w:rFonts w:hint="cs"/>
                                <w:color w:val="538135" w:themeColor="accent6" w:themeShade="BF"/>
                                <w:rtl/>
                              </w:rPr>
                              <w:t>پشتیبانی مالی</w:t>
                            </w:r>
                            <w:r>
                              <w:rPr>
                                <w:rFonts w:hint="cs"/>
                                <w:color w:val="538135" w:themeColor="accent6" w:themeShade="BF"/>
                                <w:rtl/>
                              </w:rPr>
                              <w:t xml:space="preserve"> سیستم</w:t>
                            </w:r>
                          </w:p>
                          <w:p w:rsidR="007F3D21" w:rsidRPr="000538B8" w:rsidRDefault="007F3D21" w:rsidP="0028309F">
                            <w:pPr>
                              <w:jc w:val="right"/>
                              <w:rPr>
                                <w:color w:val="538135" w:themeColor="accent6" w:themeShade="BF"/>
                              </w:rPr>
                            </w:pPr>
                            <w:r>
                              <w:rPr>
                                <w:rFonts w:hint="cs"/>
                                <w:color w:val="538135" w:themeColor="accent6" w:themeShade="BF"/>
                                <w:rtl/>
                              </w:rPr>
                              <w:t>خرید اشتراک</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CE0E9D" id="_x0000_t202" coordsize="21600,21600" o:spt="202" path="m,l,21600r21600,l21600,xe">
                <v:stroke joinstyle="miter"/>
                <v:path gradientshapeok="t" o:connecttype="rect"/>
              </v:shapetype>
              <v:shape id="Text Box 9" o:spid="_x0000_s1027" type="#_x0000_t202" style="position:absolute;left:0;text-align:left;margin-left:235.2pt;margin-top:.35pt;width:93pt;height:5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" filled="f" stroked="f" strokeweight=".5pt">
                <v:textbox>
                  <w:txbxContent>
                    <w:p w:rsidR="007F3D21" w:rsidRDefault="007F3D21" w:rsidP="0028309F">
                      <w:pPr>
                        <w:jc w:val="right"/>
                        <w:rPr>
                          <w:color w:val="538135" w:themeColor="accent6" w:themeShade="BF"/>
                          <w:rtl/>
                        </w:rPr>
                      </w:pPr>
                      <w:r w:rsidRPr="000538B8">
                        <w:rPr>
                          <w:rFonts w:hint="cs"/>
                          <w:color w:val="538135" w:themeColor="accent6" w:themeShade="BF"/>
                          <w:rtl/>
                        </w:rPr>
                        <w:t>پشتیبانی مالی</w:t>
                      </w:r>
                      <w:r>
                        <w:rPr>
                          <w:rFonts w:hint="cs"/>
                          <w:color w:val="538135" w:themeColor="accent6" w:themeShade="BF"/>
                          <w:rtl/>
                        </w:rPr>
                        <w:t xml:space="preserve"> سیستم</w:t>
                      </w:r>
                    </w:p>
                    <w:p w:rsidR="007F3D21" w:rsidRPr="000538B8" w:rsidRDefault="007F3D21" w:rsidP="0028309F">
                      <w:pPr>
                        <w:jc w:val="right"/>
                        <w:rPr>
                          <w:color w:val="538135" w:themeColor="accent6" w:themeShade="BF"/>
                        </w:rPr>
                      </w:pPr>
                      <w:r>
                        <w:rPr>
                          <w:rFonts w:hint="cs"/>
                          <w:color w:val="538135" w:themeColor="accent6" w:themeShade="BF"/>
                          <w:rtl/>
                        </w:rPr>
                        <w:t>خرید اشتراک</w:t>
                      </w:r>
                    </w:p>
                  </w:txbxContent>
                </v:textbox>
              </v:shape>
            </w:pict>
          </mc:Fallback>
        </mc:AlternateContent>
      </w:r>
      <w:r w:rsidR="000538B8" w:rsidRPr="001A14D3">
        <w:rPr>
          <w:rFonts w:cs="B Nazanin"/>
          <w:noProof/>
          <w:lang w:bidi="ar-SA"/>
        </w:rPr>
        <mc:AlternateContent>
          <mc:Choice Requires="wps">
            <w:drawing>
              <wp:anchor distT="0" distB="0" distL="114300" distR="114300" simplePos="0" relativeHeight="251670528" behindDoc="0" locked="0" layoutInCell="1" allowOverlap="1" wp14:anchorId="6ECD2906" wp14:editId="4FABCC0E">
                <wp:simplePos x="0" y="0"/>
                <wp:positionH relativeFrom="column">
                  <wp:posOffset>1828800</wp:posOffset>
                </wp:positionH>
                <wp:positionV relativeFrom="paragraph">
                  <wp:posOffset>12065</wp:posOffset>
                </wp:positionV>
                <wp:extent cx="891540" cy="701040"/>
                <wp:effectExtent l="0" t="0" r="0" b="3810"/>
                <wp:wrapNone/>
                <wp:docPr id="8" name="Text Box 8"/>
                <wp:cNvGraphicFramePr/>
                <a:graphic xmlns:a="http://schemas.openxmlformats.org/drawingml/2006/main">
                  <a:graphicData uri="http://schemas.microsoft.com/office/word/2010/wordprocessingShape">
                    <wps:wsp>
                      <wps:cNvSpPr txBox="1"/>
                      <wps:spPr>
                        <a:xfrm>
                          <a:off x="0" y="0"/>
                          <a:ext cx="891540" cy="701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D21" w:rsidRDefault="007F3D21">
                            <w:pPr>
                              <w:rPr>
                                <w:rtl/>
                              </w:rPr>
                            </w:pPr>
                            <w:r w:rsidRPr="000538B8">
                              <w:rPr>
                                <w:rFonts w:hint="cs"/>
                                <w:rtl/>
                              </w:rPr>
                              <w:t>حق اشتراک</w:t>
                            </w:r>
                          </w:p>
                          <w:p w:rsidR="007F3D21" w:rsidRPr="000538B8" w:rsidRDefault="007F3D21">
                            <w:r>
                              <w:rPr>
                                <w:rFonts w:hint="cs"/>
                                <w:rtl/>
                              </w:rPr>
                              <w:t>اجازه مدیریت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5AEAE5" id="Text Box 8" o:spid="_x0000_s1028" type="#_x0000_t202" style="position:absolute;left:0;text-align:left;margin-left:2in;margin-top:.95pt;width:70.2pt;height:55.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" filled="f" stroked="f" strokeweight=".5pt">
                <v:textbox>
                  <w:txbxContent>
                    <w:p w:rsidR="007F3D21" w:rsidRDefault="007F3D21">
                      <w:pPr>
                        <w:rPr>
                          <w:rtl/>
                        </w:rPr>
                      </w:pPr>
                      <w:r w:rsidRPr="000538B8">
                        <w:rPr>
                          <w:rFonts w:hint="cs"/>
                          <w:rtl/>
                        </w:rPr>
                        <w:t>حق اشتراک</w:t>
                      </w:r>
                    </w:p>
                    <w:p w:rsidR="007F3D21" w:rsidRPr="000538B8" w:rsidRDefault="007F3D21">
                      <w:r>
                        <w:rPr>
                          <w:rFonts w:hint="cs"/>
                          <w:rtl/>
                        </w:rPr>
                        <w:t>اجازه مدیریت</w:t>
                      </w:r>
                    </w:p>
                  </w:txbxContent>
                </v:textbox>
              </v:shape>
            </w:pict>
          </mc:Fallback>
        </mc:AlternateContent>
      </w:r>
    </w:p>
    <w:p w:rsidR="000538B8" w:rsidRPr="001A14D3" w:rsidRDefault="0028309F" w:rsidP="000538B8">
      <w:pPr>
        <w:jc w:val="center"/>
        <w:rPr>
          <w:rFonts w:cs="B Nazanin"/>
        </w:rPr>
      </w:pPr>
      <w:r w:rsidRPr="001A14D3">
        <w:rPr>
          <w:rFonts w:cs="B Nazanin"/>
          <w:noProof/>
          <w:lang w:bidi="ar-SA"/>
        </w:rPr>
        <mc:AlternateContent>
          <mc:Choice Requires="wps">
            <w:drawing>
              <wp:anchor distT="0" distB="0" distL="114300" distR="114300" simplePos="0" relativeHeight="251674624" behindDoc="0" locked="0" layoutInCell="1" allowOverlap="1" wp14:anchorId="0CC01F1D" wp14:editId="41764FD6">
                <wp:simplePos x="0" y="0"/>
                <wp:positionH relativeFrom="column">
                  <wp:posOffset>3686810</wp:posOffset>
                </wp:positionH>
                <wp:positionV relativeFrom="paragraph">
                  <wp:posOffset>269875</wp:posOffset>
                </wp:positionV>
                <wp:extent cx="1074420" cy="247015"/>
                <wp:effectExtent l="0" t="0" r="0" b="635"/>
                <wp:wrapNone/>
                <wp:docPr id="10" name="Text Box 10"/>
                <wp:cNvGraphicFramePr/>
                <a:graphic xmlns:a="http://schemas.openxmlformats.org/drawingml/2006/main">
                  <a:graphicData uri="http://schemas.microsoft.com/office/word/2010/wordprocessingShape">
                    <wps:wsp>
                      <wps:cNvSpPr txBox="1"/>
                      <wps:spPr>
                        <a:xfrm>
                          <a:off x="0" y="0"/>
                          <a:ext cx="1074420" cy="247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D21" w:rsidRPr="000538B8" w:rsidRDefault="007F3D21" w:rsidP="0028309F">
                            <w:r>
                              <w:rPr>
                                <w:rFonts w:hint="cs"/>
                                <w:rtl/>
                              </w:rPr>
                              <w:t>غذا       خدمات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6AA33" id="Text Box 10" o:spid="_x0000_s1029" type="#_x0000_t202" style="position:absolute;left:0;text-align:left;margin-left:290.3pt;margin-top:21.25pt;width:84.6pt;height:19.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" filled="f" stroked="f" strokeweight=".5pt">
                <v:textbox>
                  <w:txbxContent>
                    <w:p w:rsidR="007F3D21" w:rsidRPr="000538B8" w:rsidRDefault="007F3D21" w:rsidP="0028309F">
                      <w:r>
                        <w:rPr>
                          <w:rFonts w:hint="cs"/>
                          <w:rtl/>
                        </w:rPr>
                        <w:t>غذا       خدمات</w:t>
                      </w:r>
                    </w:p>
                  </w:txbxContent>
                </v:textbox>
              </v:shape>
            </w:pict>
          </mc:Fallback>
        </mc:AlternateContent>
      </w:r>
      <w:r w:rsidRPr="001A14D3">
        <w:rPr>
          <w:rFonts w:cs="B Nazanin"/>
          <w:noProof/>
          <w:lang w:bidi="ar-SA"/>
        </w:rPr>
        <mc:AlternateContent>
          <mc:Choice Requires="wps">
            <w:drawing>
              <wp:anchor distT="0" distB="0" distL="114300" distR="114300" simplePos="0" relativeHeight="251682816" behindDoc="0" locked="0" layoutInCell="1" allowOverlap="1" wp14:anchorId="72E19656" wp14:editId="53515A07">
                <wp:simplePos x="0" y="0"/>
                <wp:positionH relativeFrom="column">
                  <wp:posOffset>1045845</wp:posOffset>
                </wp:positionH>
                <wp:positionV relativeFrom="paragraph">
                  <wp:posOffset>244475</wp:posOffset>
                </wp:positionV>
                <wp:extent cx="1074420" cy="247183"/>
                <wp:effectExtent l="0" t="0" r="0" b="635"/>
                <wp:wrapNone/>
                <wp:docPr id="15" name="Text Box 15"/>
                <wp:cNvGraphicFramePr/>
                <a:graphic xmlns:a="http://schemas.openxmlformats.org/drawingml/2006/main">
                  <a:graphicData uri="http://schemas.microsoft.com/office/word/2010/wordprocessingShape">
                    <wps:wsp>
                      <wps:cNvSpPr txBox="1"/>
                      <wps:spPr>
                        <a:xfrm>
                          <a:off x="0" y="0"/>
                          <a:ext cx="1074420" cy="2471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D21" w:rsidRPr="000538B8" w:rsidRDefault="007F3D21" w:rsidP="0028309F">
                            <w:r>
                              <w:rPr>
                                <w:rFonts w:hint="cs"/>
                                <w:rtl/>
                              </w:rPr>
                              <w:t>اطلاعات شرکت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646CD" id="Text Box 15" o:spid="_x0000_s1030" type="#_x0000_t202" style="position:absolute;left:0;text-align:left;margin-left:82.35pt;margin-top:19.25pt;width:84.6pt;height:19.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" filled="f" stroked="f" strokeweight=".5pt">
                <v:textbox>
                  <w:txbxContent>
                    <w:p w:rsidR="007F3D21" w:rsidRPr="000538B8" w:rsidRDefault="007F3D21" w:rsidP="0028309F">
                      <w:r>
                        <w:rPr>
                          <w:rFonts w:hint="cs"/>
                          <w:rtl/>
                        </w:rPr>
                        <w:t>اطلاعات شرکت</w:t>
                      </w:r>
                    </w:p>
                  </w:txbxContent>
                </v:textbox>
              </v:shape>
            </w:pict>
          </mc:Fallback>
        </mc:AlternateContent>
      </w:r>
    </w:p>
    <w:p w:rsidR="000538B8" w:rsidRPr="001A14D3" w:rsidRDefault="0028309F" w:rsidP="000538B8">
      <w:pPr>
        <w:jc w:val="center"/>
        <w:rPr>
          <w:rFonts w:cs="B Nazanin"/>
        </w:rPr>
      </w:pPr>
      <w:r w:rsidRPr="001A14D3">
        <w:rPr>
          <w:rFonts w:cs="B Nazanin"/>
          <w:noProof/>
          <w:lang w:bidi="ar-SA"/>
        </w:rPr>
        <mc:AlternateContent>
          <mc:Choice Requires="wps">
            <w:drawing>
              <wp:anchor distT="0" distB="0" distL="114300" distR="114300" simplePos="0" relativeHeight="251668480" behindDoc="0" locked="0" layoutInCell="1" allowOverlap="1" wp14:anchorId="72F790E3" wp14:editId="1E7E4635">
                <wp:simplePos x="0" y="0"/>
                <wp:positionH relativeFrom="column">
                  <wp:posOffset>3268980</wp:posOffset>
                </wp:positionH>
                <wp:positionV relativeFrom="paragraph">
                  <wp:posOffset>149225</wp:posOffset>
                </wp:positionV>
                <wp:extent cx="1691640" cy="45719"/>
                <wp:effectExtent l="0" t="38100" r="99060" b="88265"/>
                <wp:wrapNone/>
                <wp:docPr id="6" name="Straight Arrow Connector 6"/>
                <wp:cNvGraphicFramePr/>
                <a:graphic xmlns:a="http://schemas.openxmlformats.org/drawingml/2006/main">
                  <a:graphicData uri="http://schemas.microsoft.com/office/word/2010/wordprocessingShape">
                    <wps:wsp>
                      <wps:cNvCnPr/>
                      <wps:spPr>
                        <a:xfrm>
                          <a:off x="0" y="0"/>
                          <a:ext cx="169164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754109" id="Straight Arrow Connector 6" o:spid="_x0000_s1026" type="#_x0000_t32" style="position:absolute;margin-left:257.4pt;margin-top:11.75pt;width:133.2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" strokecolor="black [3200]" strokeweight="1.5pt">
                <v:stroke endarrow="block" joinstyle="miter"/>
              </v:shape>
            </w:pict>
          </mc:Fallback>
        </mc:AlternateContent>
      </w:r>
      <w:r w:rsidRPr="001A14D3">
        <w:rPr>
          <w:rFonts w:cs="B Nazanin"/>
          <w:noProof/>
          <w:lang w:bidi="ar-SA"/>
        </w:rPr>
        <mc:AlternateContent>
          <mc:Choice Requires="wps">
            <w:drawing>
              <wp:anchor distT="0" distB="0" distL="114300" distR="114300" simplePos="0" relativeHeight="251667456" behindDoc="0" locked="0" layoutInCell="1" allowOverlap="1" wp14:anchorId="6D582EE6" wp14:editId="6B0C30FA">
                <wp:simplePos x="0" y="0"/>
                <wp:positionH relativeFrom="margin">
                  <wp:posOffset>4931410</wp:posOffset>
                </wp:positionH>
                <wp:positionV relativeFrom="paragraph">
                  <wp:posOffset>42545</wp:posOffset>
                </wp:positionV>
                <wp:extent cx="815340" cy="411480"/>
                <wp:effectExtent l="57150" t="38100" r="60960" b="83820"/>
                <wp:wrapNone/>
                <wp:docPr id="5" name="Rounded Rectangle 5"/>
                <wp:cNvGraphicFramePr/>
                <a:graphic xmlns:a="http://schemas.openxmlformats.org/drawingml/2006/main">
                  <a:graphicData uri="http://schemas.microsoft.com/office/word/2010/wordprocessingShape">
                    <wps:wsp>
                      <wps:cNvSpPr/>
                      <wps:spPr>
                        <a:xfrm>
                          <a:off x="0" y="0"/>
                          <a:ext cx="815340" cy="41148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rsidR="007F3D21" w:rsidRPr="000538B8" w:rsidRDefault="007F3D21" w:rsidP="000538B8">
                            <w:pPr>
                              <w:jc w:val="center"/>
                              <w:rPr>
                                <w:sz w:val="36"/>
                                <w:szCs w:val="36"/>
                              </w:rPr>
                            </w:pPr>
                            <w:r>
                              <w:rPr>
                                <w:rFonts w:hint="cs"/>
                                <w:sz w:val="36"/>
                                <w:szCs w:val="36"/>
                                <w:rtl/>
                              </w:rPr>
                              <w:t>مشتری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934C98" id="Rounded Rectangle 5" o:spid="_x0000_s1031" style="position:absolute;left:0;text-align:left;margin-left:388.3pt;margin-top:3.35pt;width:64.2pt;height:32.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" fillcolor="#ffc310 [3031]" stroked="f">
                <v:fill color2="#fcbd00 [3175]" rotate="t" colors="0 #ffc746;.5 #ffc600;1 #e5b600" focus="100%" type="gradient">
                  <o:fill v:ext="view" type="gradientUnscaled"/>
                </v:fill>
                <v:shadow on="t" color="black" opacity="41287f" offset="0,1.5pt"/>
                <v:textbox>
                  <w:txbxContent>
                    <w:p w:rsidR="007F3D21" w:rsidRPr="000538B8" w:rsidRDefault="007F3D21" w:rsidP="000538B8">
                      <w:pPr>
                        <w:jc w:val="center"/>
                        <w:rPr>
                          <w:sz w:val="36"/>
                          <w:szCs w:val="36"/>
                        </w:rPr>
                      </w:pPr>
                      <w:r>
                        <w:rPr>
                          <w:rFonts w:hint="cs"/>
                          <w:sz w:val="36"/>
                          <w:szCs w:val="36"/>
                          <w:rtl/>
                        </w:rPr>
                        <w:t>مشتری</w:t>
                      </w:r>
                    </w:p>
                  </w:txbxContent>
                </v:textbox>
                <w10:wrap anchorx="margin"/>
              </v:roundrect>
            </w:pict>
          </mc:Fallback>
        </mc:AlternateContent>
      </w:r>
      <w:r w:rsidRPr="001A14D3">
        <w:rPr>
          <w:rFonts w:cs="B Nazanin"/>
          <w:noProof/>
          <w:lang w:bidi="ar-SA"/>
        </w:rPr>
        <mc:AlternateContent>
          <mc:Choice Requires="wps">
            <w:drawing>
              <wp:anchor distT="0" distB="0" distL="114300" distR="114300" simplePos="0" relativeHeight="251678720" behindDoc="0" locked="0" layoutInCell="1" allowOverlap="1" wp14:anchorId="4DBFD7BD" wp14:editId="53C43D4F">
                <wp:simplePos x="0" y="0"/>
                <wp:positionH relativeFrom="margin">
                  <wp:posOffset>236220</wp:posOffset>
                </wp:positionH>
                <wp:positionV relativeFrom="paragraph">
                  <wp:posOffset>80645</wp:posOffset>
                </wp:positionV>
                <wp:extent cx="815340" cy="411480"/>
                <wp:effectExtent l="57150" t="38100" r="60960" b="83820"/>
                <wp:wrapNone/>
                <wp:docPr id="12" name="Rounded Rectangle 12"/>
                <wp:cNvGraphicFramePr/>
                <a:graphic xmlns:a="http://schemas.openxmlformats.org/drawingml/2006/main">
                  <a:graphicData uri="http://schemas.microsoft.com/office/word/2010/wordprocessingShape">
                    <wps:wsp>
                      <wps:cNvSpPr/>
                      <wps:spPr>
                        <a:xfrm>
                          <a:off x="0" y="0"/>
                          <a:ext cx="815340" cy="41148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7F3D21" w:rsidRPr="000538B8" w:rsidRDefault="007F3D21" w:rsidP="0028309F">
                            <w:pPr>
                              <w:jc w:val="center"/>
                              <w:rPr>
                                <w:sz w:val="36"/>
                                <w:szCs w:val="36"/>
                              </w:rPr>
                            </w:pPr>
                            <w:r>
                              <w:rPr>
                                <w:rFonts w:hint="cs"/>
                                <w:sz w:val="36"/>
                                <w:szCs w:val="36"/>
                                <w:rtl/>
                              </w:rPr>
                              <w:t>حسابدار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3C8190" id="Rounded Rectangle 12" o:spid="_x0000_s1032" style="position:absolute;left:0;text-align:left;margin-left:18.6pt;margin-top:6.35pt;width:64.2pt;height:32.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" fillcolor="#4f7ac7 [3032]" stroked="f">
                <v:fill color2="#416fc3 [3176]" rotate="t" colors="0 #6083cb;.5 #3e70ca;1 #2e61ba" focus="100%" type="gradient">
                  <o:fill v:ext="view" type="gradientUnscaled"/>
                </v:fill>
                <v:shadow on="t" color="black" opacity="41287f" offset="0,1.5pt"/>
                <v:textbox>
                  <w:txbxContent>
                    <w:p w:rsidR="007F3D21" w:rsidRPr="000538B8" w:rsidRDefault="007F3D21" w:rsidP="0028309F">
                      <w:pPr>
                        <w:jc w:val="center"/>
                        <w:rPr>
                          <w:sz w:val="36"/>
                          <w:szCs w:val="36"/>
                        </w:rPr>
                      </w:pPr>
                      <w:r>
                        <w:rPr>
                          <w:rFonts w:hint="cs"/>
                          <w:sz w:val="36"/>
                          <w:szCs w:val="36"/>
                          <w:rtl/>
                        </w:rPr>
                        <w:t>حسابدار</w:t>
                      </w:r>
                    </w:p>
                  </w:txbxContent>
                </v:textbox>
                <w10:wrap anchorx="margin"/>
              </v:roundrect>
            </w:pict>
          </mc:Fallback>
        </mc:AlternateContent>
      </w:r>
      <w:r w:rsidRPr="001A14D3">
        <w:rPr>
          <w:rFonts w:cs="B Nazanin"/>
          <w:noProof/>
          <w:lang w:bidi="ar-SA"/>
        </w:rPr>
        <mc:AlternateContent>
          <mc:Choice Requires="wps">
            <w:drawing>
              <wp:anchor distT="0" distB="0" distL="114300" distR="114300" simplePos="0" relativeHeight="251679744" behindDoc="0" locked="0" layoutInCell="1" allowOverlap="1" wp14:anchorId="2A70DCC3" wp14:editId="46D1EF3E">
                <wp:simplePos x="0" y="0"/>
                <wp:positionH relativeFrom="column">
                  <wp:posOffset>1082040</wp:posOffset>
                </wp:positionH>
                <wp:positionV relativeFrom="paragraph">
                  <wp:posOffset>133985</wp:posOffset>
                </wp:positionV>
                <wp:extent cx="1394460" cy="53340"/>
                <wp:effectExtent l="38100" t="19050" r="15240" b="99060"/>
                <wp:wrapNone/>
                <wp:docPr id="13" name="Straight Arrow Connector 13"/>
                <wp:cNvGraphicFramePr/>
                <a:graphic xmlns:a="http://schemas.openxmlformats.org/drawingml/2006/main">
                  <a:graphicData uri="http://schemas.microsoft.com/office/word/2010/wordprocessingShape">
                    <wps:wsp>
                      <wps:cNvCnPr/>
                      <wps:spPr>
                        <a:xfrm flipH="1">
                          <a:off x="0" y="0"/>
                          <a:ext cx="1394460" cy="533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7D6A98" id="Straight Arrow Connector 13" o:spid="_x0000_s1026" type="#_x0000_t32" style="position:absolute;margin-left:85.2pt;margin-top:10.55pt;width:109.8pt;height:4.2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" strokecolor="black [3200]" strokeweight="1.5pt">
                <v:stroke endarrow="block" joinstyle="miter"/>
              </v:shape>
            </w:pict>
          </mc:Fallback>
        </mc:AlternateContent>
      </w:r>
      <w:r w:rsidR="000538B8" w:rsidRPr="001A14D3">
        <w:rPr>
          <w:rFonts w:cs="B Nazanin"/>
          <w:noProof/>
          <w:lang w:bidi="ar-SA"/>
        </w:rPr>
        <mc:AlternateContent>
          <mc:Choice Requires="wps">
            <w:drawing>
              <wp:anchor distT="0" distB="0" distL="114300" distR="114300" simplePos="0" relativeHeight="251665408" behindDoc="0" locked="0" layoutInCell="1" allowOverlap="1" wp14:anchorId="7ED40585" wp14:editId="26E4C404">
                <wp:simplePos x="0" y="0"/>
                <wp:positionH relativeFrom="margin">
                  <wp:posOffset>2468880</wp:posOffset>
                </wp:positionH>
                <wp:positionV relativeFrom="paragraph">
                  <wp:posOffset>42545</wp:posOffset>
                </wp:positionV>
                <wp:extent cx="815340" cy="411480"/>
                <wp:effectExtent l="57150" t="38100" r="60960" b="83820"/>
                <wp:wrapNone/>
                <wp:docPr id="1" name="Rounded Rectangle 1"/>
                <wp:cNvGraphicFramePr/>
                <a:graphic xmlns:a="http://schemas.openxmlformats.org/drawingml/2006/main">
                  <a:graphicData uri="http://schemas.microsoft.com/office/word/2010/wordprocessingShape">
                    <wps:wsp>
                      <wps:cNvSpPr/>
                      <wps:spPr>
                        <a:xfrm>
                          <a:off x="0" y="0"/>
                          <a:ext cx="815340" cy="411480"/>
                        </a:xfrm>
                        <a:prstGeom prst="roundRect">
                          <a:avLst/>
                        </a:prstGeom>
                      </wps:spPr>
                      <wps:style>
                        <a:lnRef idx="0">
                          <a:schemeClr val="dk1"/>
                        </a:lnRef>
                        <a:fillRef idx="3">
                          <a:schemeClr val="dk1"/>
                        </a:fillRef>
                        <a:effectRef idx="3">
                          <a:schemeClr val="dk1"/>
                        </a:effectRef>
                        <a:fontRef idx="minor">
                          <a:schemeClr val="lt1"/>
                        </a:fontRef>
                      </wps:style>
                      <wps:txbx>
                        <w:txbxContent>
                          <w:p w:rsidR="007F3D21" w:rsidRPr="000538B8" w:rsidRDefault="007F3D21" w:rsidP="000538B8">
                            <w:pPr>
                              <w:jc w:val="center"/>
                              <w:rPr>
                                <w:sz w:val="36"/>
                                <w:szCs w:val="36"/>
                              </w:rPr>
                            </w:pPr>
                            <w:r w:rsidRPr="000538B8">
                              <w:rPr>
                                <w:rFonts w:hint="cs"/>
                                <w:sz w:val="36"/>
                                <w:szCs w:val="36"/>
                                <w:rtl/>
                              </w:rPr>
                              <w:t>سیستم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0A94C" id="Rounded Rectangle 1" o:spid="_x0000_s1033" style="position:absolute;left:0;text-align:left;margin-left:194.4pt;margin-top:3.35pt;width:64.2pt;height:3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" fillcolor="#101010 [3024]" stroked="f">
                <v:fill color2="black [3168]" rotate="t" colors="0 #454545;.5 black;1 black" focus="100%" type="gradient">
                  <o:fill v:ext="view" type="gradientUnscaled"/>
                </v:fill>
                <v:shadow on="t" color="black" opacity="41287f" offset="0,1.5pt"/>
                <v:textbox>
                  <w:txbxContent>
                    <w:p w:rsidR="007F3D21" w:rsidRPr="000538B8" w:rsidRDefault="007F3D21" w:rsidP="000538B8">
                      <w:pPr>
                        <w:jc w:val="center"/>
                        <w:rPr>
                          <w:sz w:val="36"/>
                          <w:szCs w:val="36"/>
                        </w:rPr>
                      </w:pPr>
                      <w:r w:rsidRPr="000538B8">
                        <w:rPr>
                          <w:rFonts w:hint="cs"/>
                          <w:sz w:val="36"/>
                          <w:szCs w:val="36"/>
                          <w:rtl/>
                        </w:rPr>
                        <w:t>سیستم</w:t>
                      </w:r>
                    </w:p>
                  </w:txbxContent>
                </v:textbox>
                <w10:wrap anchorx="margin"/>
              </v:roundrect>
            </w:pict>
          </mc:Fallback>
        </mc:AlternateContent>
      </w:r>
    </w:p>
    <w:p w:rsidR="000538B8" w:rsidRPr="001A14D3" w:rsidRDefault="006B2D53" w:rsidP="000538B8">
      <w:pPr>
        <w:jc w:val="center"/>
        <w:rPr>
          <w:rFonts w:cs="B Nazanin"/>
        </w:rPr>
      </w:pPr>
      <w:r w:rsidRPr="001A14D3">
        <w:rPr>
          <w:rFonts w:cs="B Nazanin"/>
          <w:noProof/>
          <w:lang w:bidi="ar-SA"/>
        </w:rPr>
        <mc:AlternateContent>
          <mc:Choice Requires="wps">
            <w:drawing>
              <wp:anchor distT="0" distB="0" distL="114300" distR="114300" simplePos="0" relativeHeight="251698176" behindDoc="0" locked="0" layoutInCell="1" allowOverlap="1" wp14:anchorId="31409B4E" wp14:editId="1692CE9D">
                <wp:simplePos x="0" y="0"/>
                <wp:positionH relativeFrom="column">
                  <wp:posOffset>3124200</wp:posOffset>
                </wp:positionH>
                <wp:positionV relativeFrom="paragraph">
                  <wp:posOffset>241300</wp:posOffset>
                </wp:positionV>
                <wp:extent cx="1485900" cy="838200"/>
                <wp:effectExtent l="0" t="0" r="76200" b="57150"/>
                <wp:wrapNone/>
                <wp:docPr id="25" name="Straight Arrow Connector 25"/>
                <wp:cNvGraphicFramePr/>
                <a:graphic xmlns:a="http://schemas.openxmlformats.org/drawingml/2006/main">
                  <a:graphicData uri="http://schemas.microsoft.com/office/word/2010/wordprocessingShape">
                    <wps:wsp>
                      <wps:cNvCnPr/>
                      <wps:spPr>
                        <a:xfrm>
                          <a:off x="0" y="0"/>
                          <a:ext cx="1485900"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D73F64" id="Straight Arrow Connector 25" o:spid="_x0000_s1026" type="#_x0000_t32" style="position:absolute;margin-left:246pt;margin-top:19pt;width:117pt;height:6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" strokecolor="black [3200]" strokeweight="1.5pt">
                <v:stroke endarrow="block" joinstyle="miter"/>
              </v:shape>
            </w:pict>
          </mc:Fallback>
        </mc:AlternateContent>
      </w:r>
      <w:r w:rsidR="0028309F" w:rsidRPr="001A14D3">
        <w:rPr>
          <w:rFonts w:cs="B Nazanin"/>
          <w:noProof/>
          <w:lang w:bidi="ar-SA"/>
        </w:rPr>
        <mc:AlternateContent>
          <mc:Choice Requires="wps">
            <w:drawing>
              <wp:anchor distT="0" distB="0" distL="114300" distR="114300" simplePos="0" relativeHeight="251699200" behindDoc="0" locked="0" layoutInCell="1" allowOverlap="1" wp14:anchorId="190D1742" wp14:editId="2641F7A0">
                <wp:simplePos x="0" y="0"/>
                <wp:positionH relativeFrom="column">
                  <wp:posOffset>3238500</wp:posOffset>
                </wp:positionH>
                <wp:positionV relativeFrom="paragraph">
                  <wp:posOffset>210820</wp:posOffset>
                </wp:positionV>
                <wp:extent cx="1386840" cy="762000"/>
                <wp:effectExtent l="38100" t="38100" r="22860" b="19050"/>
                <wp:wrapNone/>
                <wp:docPr id="26" name="Straight Arrow Connector 26"/>
                <wp:cNvGraphicFramePr/>
                <a:graphic xmlns:a="http://schemas.openxmlformats.org/drawingml/2006/main">
                  <a:graphicData uri="http://schemas.microsoft.com/office/word/2010/wordprocessingShape">
                    <wps:wsp>
                      <wps:cNvCnPr/>
                      <wps:spPr>
                        <a:xfrm flipH="1" flipV="1">
                          <a:off x="0" y="0"/>
                          <a:ext cx="1386840" cy="7620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87074" id="Straight Arrow Connector 26" o:spid="_x0000_s1026" type="#_x0000_t32" style="position:absolute;margin-left:255pt;margin-top:16.6pt;width:109.2pt;height:60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" strokecolor="#a5a5a5 [3206]" strokeweight="1.5pt">
                <v:stroke endarrow="block" joinstyle="miter"/>
              </v:shape>
            </w:pict>
          </mc:Fallback>
        </mc:AlternateContent>
      </w:r>
      <w:r w:rsidR="0028309F" w:rsidRPr="001A14D3">
        <w:rPr>
          <w:rFonts w:cs="B Nazanin"/>
          <w:noProof/>
          <w:lang w:bidi="ar-SA"/>
        </w:rPr>
        <mc:AlternateContent>
          <mc:Choice Requires="wps">
            <w:drawing>
              <wp:anchor distT="0" distB="0" distL="114300" distR="114300" simplePos="0" relativeHeight="251688960" behindDoc="0" locked="0" layoutInCell="1" allowOverlap="1" wp14:anchorId="4BC574E3" wp14:editId="71221868">
                <wp:simplePos x="0" y="0"/>
                <wp:positionH relativeFrom="column">
                  <wp:posOffset>1943100</wp:posOffset>
                </wp:positionH>
                <wp:positionV relativeFrom="paragraph">
                  <wp:posOffset>229235</wp:posOffset>
                </wp:positionV>
                <wp:extent cx="815340" cy="1036320"/>
                <wp:effectExtent l="0" t="38100" r="60960" b="30480"/>
                <wp:wrapNone/>
                <wp:docPr id="19" name="Straight Arrow Connector 19"/>
                <wp:cNvGraphicFramePr/>
                <a:graphic xmlns:a="http://schemas.openxmlformats.org/drawingml/2006/main">
                  <a:graphicData uri="http://schemas.microsoft.com/office/word/2010/wordprocessingShape">
                    <wps:wsp>
                      <wps:cNvCnPr/>
                      <wps:spPr>
                        <a:xfrm flipV="1">
                          <a:off x="0" y="0"/>
                          <a:ext cx="815340" cy="1036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F10AF74" id="Straight Arrow Connector 19" o:spid="_x0000_s1026" type="#_x0000_t32" style="position:absolute;margin-left:153pt;margin-top:18.05pt;width:64.2pt;height:81.6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" strokecolor="#ed7d31 [3205]" strokeweight="1.5pt">
                <v:stroke endarrow="block" joinstyle="miter"/>
              </v:shape>
            </w:pict>
          </mc:Fallback>
        </mc:AlternateContent>
      </w:r>
      <w:r w:rsidR="0028309F" w:rsidRPr="001A14D3">
        <w:rPr>
          <w:rFonts w:cs="B Nazanin"/>
          <w:noProof/>
          <w:lang w:bidi="ar-SA"/>
        </w:rPr>
        <mc:AlternateContent>
          <mc:Choice Requires="wps">
            <w:drawing>
              <wp:anchor distT="0" distB="0" distL="114300" distR="114300" simplePos="0" relativeHeight="251687936" behindDoc="0" locked="0" layoutInCell="1" allowOverlap="1" wp14:anchorId="440F35DB" wp14:editId="1691F7F0">
                <wp:simplePos x="0" y="0"/>
                <wp:positionH relativeFrom="column">
                  <wp:posOffset>1722120</wp:posOffset>
                </wp:positionH>
                <wp:positionV relativeFrom="paragraph">
                  <wp:posOffset>191135</wp:posOffset>
                </wp:positionV>
                <wp:extent cx="815340" cy="952500"/>
                <wp:effectExtent l="38100" t="0" r="22860" b="57150"/>
                <wp:wrapNone/>
                <wp:docPr id="18" name="Straight Arrow Connector 18"/>
                <wp:cNvGraphicFramePr/>
                <a:graphic xmlns:a="http://schemas.openxmlformats.org/drawingml/2006/main">
                  <a:graphicData uri="http://schemas.microsoft.com/office/word/2010/wordprocessingShape">
                    <wps:wsp>
                      <wps:cNvCnPr/>
                      <wps:spPr>
                        <a:xfrm flipH="1">
                          <a:off x="0" y="0"/>
                          <a:ext cx="815340" cy="952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1D00264" id="Straight Arrow Connector 18" o:spid="_x0000_s1026" type="#_x0000_t32" style="position:absolute;margin-left:135.6pt;margin-top:15.05pt;width:64.2pt;height:7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" strokecolor="black [3200]" strokeweight="1.5pt">
                <v:stroke endarrow="block" joinstyle="miter"/>
              </v:shape>
            </w:pict>
          </mc:Fallback>
        </mc:AlternateContent>
      </w:r>
      <w:r w:rsidR="0028309F" w:rsidRPr="001A14D3">
        <w:rPr>
          <w:rFonts w:cs="B Nazanin"/>
          <w:noProof/>
          <w:lang w:bidi="ar-SA"/>
        </w:rPr>
        <mc:AlternateContent>
          <mc:Choice Requires="wps">
            <w:drawing>
              <wp:anchor distT="0" distB="0" distL="114300" distR="114300" simplePos="0" relativeHeight="251676672" behindDoc="0" locked="0" layoutInCell="1" allowOverlap="1" wp14:anchorId="78E182CF" wp14:editId="7E642A1E">
                <wp:simplePos x="0" y="0"/>
                <wp:positionH relativeFrom="column">
                  <wp:posOffset>3404870</wp:posOffset>
                </wp:positionH>
                <wp:positionV relativeFrom="paragraph">
                  <wp:posOffset>61595</wp:posOffset>
                </wp:positionV>
                <wp:extent cx="1428115" cy="247015"/>
                <wp:effectExtent l="0" t="0" r="0" b="635"/>
                <wp:wrapNone/>
                <wp:docPr id="11" name="Text Box 11"/>
                <wp:cNvGraphicFramePr/>
                <a:graphic xmlns:a="http://schemas.openxmlformats.org/drawingml/2006/main">
                  <a:graphicData uri="http://schemas.microsoft.com/office/word/2010/wordprocessingShape">
                    <wps:wsp>
                      <wps:cNvSpPr txBox="1"/>
                      <wps:spPr>
                        <a:xfrm>
                          <a:off x="0" y="0"/>
                          <a:ext cx="1428115" cy="247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D21" w:rsidRPr="0028309F" w:rsidRDefault="007F3D21" w:rsidP="0028309F">
                            <w:pPr>
                              <w:rPr>
                                <w:color w:val="BF8F00" w:themeColor="accent4" w:themeShade="BF"/>
                              </w:rPr>
                            </w:pPr>
                            <w:r w:rsidRPr="0028309F">
                              <w:rPr>
                                <w:rFonts w:hint="cs"/>
                                <w:color w:val="BF8F00" w:themeColor="accent4" w:themeShade="BF"/>
                                <w:rtl/>
                              </w:rPr>
                              <w:t>پرداخت هزینه ی سفارش</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972EF" id="Text Box 11" o:spid="_x0000_s1034" type="#_x0000_t202" style="position:absolute;left:0;text-align:left;margin-left:268.1pt;margin-top:4.85pt;width:112.45pt;height:19.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" filled="f" stroked="f" strokeweight=".5pt">
                <v:textbox>
                  <w:txbxContent>
                    <w:p w:rsidR="007F3D21" w:rsidRPr="0028309F" w:rsidRDefault="007F3D21" w:rsidP="0028309F">
                      <w:pPr>
                        <w:rPr>
                          <w:color w:val="BF8F00" w:themeColor="accent4" w:themeShade="BF"/>
                        </w:rPr>
                      </w:pPr>
                      <w:r w:rsidRPr="0028309F">
                        <w:rPr>
                          <w:rFonts w:hint="cs"/>
                          <w:color w:val="BF8F00" w:themeColor="accent4" w:themeShade="BF"/>
                          <w:rtl/>
                        </w:rPr>
                        <w:t>پرداخت هزینه ی سفارش</w:t>
                      </w:r>
                    </w:p>
                  </w:txbxContent>
                </v:textbox>
              </v:shape>
            </w:pict>
          </mc:Fallback>
        </mc:AlternateContent>
      </w:r>
      <w:r w:rsidR="0028309F" w:rsidRPr="001A14D3">
        <w:rPr>
          <w:rFonts w:cs="B Nazanin"/>
          <w:noProof/>
          <w:lang w:bidi="ar-SA"/>
        </w:rPr>
        <mc:AlternateContent>
          <mc:Choice Requires="wps">
            <w:drawing>
              <wp:anchor distT="0" distB="0" distL="114300" distR="114300" simplePos="0" relativeHeight="251669504" behindDoc="0" locked="0" layoutInCell="1" allowOverlap="1" wp14:anchorId="63B0C8E4" wp14:editId="1017C6BF">
                <wp:simplePos x="0" y="0"/>
                <wp:positionH relativeFrom="column">
                  <wp:posOffset>3329940</wp:posOffset>
                </wp:positionH>
                <wp:positionV relativeFrom="paragraph">
                  <wp:posOffset>61595</wp:posOffset>
                </wp:positionV>
                <wp:extent cx="1569720" cy="45720"/>
                <wp:effectExtent l="19050" t="76200" r="11430" b="49530"/>
                <wp:wrapNone/>
                <wp:docPr id="7" name="Straight Arrow Connector 7"/>
                <wp:cNvGraphicFramePr/>
                <a:graphic xmlns:a="http://schemas.openxmlformats.org/drawingml/2006/main">
                  <a:graphicData uri="http://schemas.microsoft.com/office/word/2010/wordprocessingShape">
                    <wps:wsp>
                      <wps:cNvCnPr/>
                      <wps:spPr>
                        <a:xfrm flipH="1" flipV="1">
                          <a:off x="0" y="0"/>
                          <a:ext cx="1569720" cy="4572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14965" id="Straight Arrow Connector 7" o:spid="_x0000_s1026" type="#_x0000_t32" style="position:absolute;margin-left:262.2pt;margin-top:4.85pt;width:123.6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" strokecolor="#ffc000 [3207]" strokeweight="1.5pt">
                <v:stroke endarrow="block" joinstyle="miter"/>
              </v:shape>
            </w:pict>
          </mc:Fallback>
        </mc:AlternateContent>
      </w:r>
      <w:r w:rsidR="0028309F" w:rsidRPr="001A14D3">
        <w:rPr>
          <w:rFonts w:cs="B Nazanin"/>
          <w:noProof/>
          <w:lang w:bidi="ar-SA"/>
        </w:rPr>
        <mc:AlternateContent>
          <mc:Choice Requires="wps">
            <w:drawing>
              <wp:anchor distT="0" distB="0" distL="114300" distR="114300" simplePos="0" relativeHeight="251684864" behindDoc="0" locked="0" layoutInCell="1" allowOverlap="1" wp14:anchorId="7B3040C9" wp14:editId="05325017">
                <wp:simplePos x="0" y="0"/>
                <wp:positionH relativeFrom="column">
                  <wp:posOffset>1127760</wp:posOffset>
                </wp:positionH>
                <wp:positionV relativeFrom="paragraph">
                  <wp:posOffset>53340</wp:posOffset>
                </wp:positionV>
                <wp:extent cx="1074420" cy="247015"/>
                <wp:effectExtent l="0" t="0" r="0" b="635"/>
                <wp:wrapNone/>
                <wp:docPr id="16" name="Text Box 16"/>
                <wp:cNvGraphicFramePr/>
                <a:graphic xmlns:a="http://schemas.openxmlformats.org/drawingml/2006/main">
                  <a:graphicData uri="http://schemas.microsoft.com/office/word/2010/wordprocessingShape">
                    <wps:wsp>
                      <wps:cNvSpPr txBox="1"/>
                      <wps:spPr>
                        <a:xfrm>
                          <a:off x="0" y="0"/>
                          <a:ext cx="1074420" cy="247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D21" w:rsidRPr="0028309F" w:rsidRDefault="007F3D21" w:rsidP="0028309F">
                            <w:pPr>
                              <w:rPr>
                                <w:color w:val="2F5496" w:themeColor="accent5" w:themeShade="BF"/>
                              </w:rPr>
                            </w:pPr>
                            <w:r w:rsidRPr="0028309F">
                              <w:rPr>
                                <w:rFonts w:hint="cs"/>
                                <w:color w:val="2F5496" w:themeColor="accent5" w:themeShade="BF"/>
                                <w:rtl/>
                              </w:rPr>
                              <w:t>مدیریت منابع</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749A7" id="Text Box 16" o:spid="_x0000_s1035" type="#_x0000_t202" style="position:absolute;left:0;text-align:left;margin-left:88.8pt;margin-top:4.2pt;width:84.6pt;height:19.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" filled="f" stroked="f" strokeweight=".5pt">
                <v:textbox>
                  <w:txbxContent>
                    <w:p w:rsidR="007F3D21" w:rsidRPr="0028309F" w:rsidRDefault="007F3D21" w:rsidP="0028309F">
                      <w:pPr>
                        <w:rPr>
                          <w:color w:val="2F5496" w:themeColor="accent5" w:themeShade="BF"/>
                        </w:rPr>
                      </w:pPr>
                      <w:r w:rsidRPr="0028309F">
                        <w:rPr>
                          <w:rFonts w:hint="cs"/>
                          <w:color w:val="2F5496" w:themeColor="accent5" w:themeShade="BF"/>
                          <w:rtl/>
                        </w:rPr>
                        <w:t>مدیریت منابع</w:t>
                      </w:r>
                    </w:p>
                  </w:txbxContent>
                </v:textbox>
              </v:shape>
            </w:pict>
          </mc:Fallback>
        </mc:AlternateContent>
      </w:r>
      <w:r w:rsidR="0028309F" w:rsidRPr="001A14D3">
        <w:rPr>
          <w:rFonts w:cs="B Nazanin"/>
          <w:noProof/>
          <w:lang w:bidi="ar-SA"/>
        </w:rPr>
        <mc:AlternateContent>
          <mc:Choice Requires="wps">
            <w:drawing>
              <wp:anchor distT="0" distB="0" distL="114300" distR="114300" simplePos="0" relativeHeight="251680768" behindDoc="0" locked="0" layoutInCell="1" allowOverlap="1" wp14:anchorId="76373993" wp14:editId="3FA8B796">
                <wp:simplePos x="0" y="0"/>
                <wp:positionH relativeFrom="column">
                  <wp:posOffset>1104900</wp:posOffset>
                </wp:positionH>
                <wp:positionV relativeFrom="paragraph">
                  <wp:posOffset>38735</wp:posOffset>
                </wp:positionV>
                <wp:extent cx="1318260" cy="45719"/>
                <wp:effectExtent l="0" t="76200" r="53340" b="50165"/>
                <wp:wrapNone/>
                <wp:docPr id="14" name="Straight Arrow Connector 14"/>
                <wp:cNvGraphicFramePr/>
                <a:graphic xmlns:a="http://schemas.openxmlformats.org/drawingml/2006/main">
                  <a:graphicData uri="http://schemas.microsoft.com/office/word/2010/wordprocessingShape">
                    <wps:wsp>
                      <wps:cNvCnPr/>
                      <wps:spPr>
                        <a:xfrm flipV="1">
                          <a:off x="0" y="0"/>
                          <a:ext cx="1318260" cy="45719"/>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4DE61" id="Straight Arrow Connector 14" o:spid="_x0000_s1026" type="#_x0000_t32" style="position:absolute;margin-left:87pt;margin-top:3.05pt;width:103.8pt;height:3.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" strokecolor="#4472c4 [3208]" strokeweight="1.5pt">
                <v:stroke endarrow="block" joinstyle="miter"/>
              </v:shape>
            </w:pict>
          </mc:Fallback>
        </mc:AlternateContent>
      </w:r>
    </w:p>
    <w:p w:rsidR="000538B8" w:rsidRPr="001A14D3" w:rsidRDefault="006B2D53" w:rsidP="000538B8">
      <w:pPr>
        <w:jc w:val="center"/>
        <w:rPr>
          <w:rFonts w:cs="B Nazanin"/>
        </w:rPr>
      </w:pPr>
      <w:r w:rsidRPr="001A14D3">
        <w:rPr>
          <w:rFonts w:cs="B Nazanin"/>
          <w:noProof/>
          <w:lang w:bidi="ar-SA"/>
        </w:rPr>
        <mc:AlternateContent>
          <mc:Choice Requires="wps">
            <w:drawing>
              <wp:anchor distT="0" distB="0" distL="114300" distR="114300" simplePos="0" relativeHeight="251713536" behindDoc="0" locked="0" layoutInCell="1" allowOverlap="1" wp14:anchorId="4697C0A5" wp14:editId="46C65AE6">
                <wp:simplePos x="0" y="0"/>
                <wp:positionH relativeFrom="column">
                  <wp:posOffset>3032760</wp:posOffset>
                </wp:positionH>
                <wp:positionV relativeFrom="paragraph">
                  <wp:posOffset>10795</wp:posOffset>
                </wp:positionV>
                <wp:extent cx="243840" cy="1188720"/>
                <wp:effectExtent l="57150" t="38100" r="22860" b="11430"/>
                <wp:wrapNone/>
                <wp:docPr id="35" name="Straight Arrow Connector 35"/>
                <wp:cNvGraphicFramePr/>
                <a:graphic xmlns:a="http://schemas.openxmlformats.org/drawingml/2006/main">
                  <a:graphicData uri="http://schemas.microsoft.com/office/word/2010/wordprocessingShape">
                    <wps:wsp>
                      <wps:cNvCnPr/>
                      <wps:spPr>
                        <a:xfrm flipH="1" flipV="1">
                          <a:off x="0" y="0"/>
                          <a:ext cx="243840" cy="118872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CC36E9" id="Straight Arrow Connector 35" o:spid="_x0000_s1026" type="#_x0000_t32" style="position:absolute;margin-left:238.8pt;margin-top:.85pt;width:19.2pt;height:93.6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" strokecolor="#70ad47 [3209]" strokeweight=".5pt">
                <v:stroke endarrow="block" joinstyle="miter"/>
              </v:shape>
            </w:pict>
          </mc:Fallback>
        </mc:AlternateContent>
      </w:r>
      <w:r w:rsidRPr="001A14D3">
        <w:rPr>
          <w:rFonts w:cs="B Nazanin"/>
          <w:noProof/>
          <w:lang w:bidi="ar-SA"/>
        </w:rPr>
        <mc:AlternateContent>
          <mc:Choice Requires="wps">
            <w:drawing>
              <wp:anchor distT="0" distB="0" distL="114300" distR="114300" simplePos="0" relativeHeight="251715584" behindDoc="0" locked="0" layoutInCell="1" allowOverlap="1" wp14:anchorId="429A050B" wp14:editId="29C04885">
                <wp:simplePos x="0" y="0"/>
                <wp:positionH relativeFrom="column">
                  <wp:posOffset>2910840</wp:posOffset>
                </wp:positionH>
                <wp:positionV relativeFrom="paragraph">
                  <wp:posOffset>8890</wp:posOffset>
                </wp:positionV>
                <wp:extent cx="236220" cy="1211580"/>
                <wp:effectExtent l="0" t="0" r="68580" b="64770"/>
                <wp:wrapNone/>
                <wp:docPr id="36" name="Straight Arrow Connector 36"/>
                <wp:cNvGraphicFramePr/>
                <a:graphic xmlns:a="http://schemas.openxmlformats.org/drawingml/2006/main">
                  <a:graphicData uri="http://schemas.microsoft.com/office/word/2010/wordprocessingShape">
                    <wps:wsp>
                      <wps:cNvCnPr/>
                      <wps:spPr>
                        <a:xfrm>
                          <a:off x="0" y="0"/>
                          <a:ext cx="236220" cy="12115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0BC13" id="Straight Arrow Connector 36" o:spid="_x0000_s1026" type="#_x0000_t32" style="position:absolute;margin-left:229.2pt;margin-top:.7pt;width:18.6pt;height:95.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" strokecolor="black [3200]" strokeweight="1.5pt">
                <v:stroke endarrow="block" joinstyle="miter"/>
              </v:shape>
            </w:pict>
          </mc:Fallback>
        </mc:AlternateContent>
      </w:r>
      <w:r w:rsidRPr="001A14D3">
        <w:rPr>
          <w:rFonts w:cs="B Nazanin"/>
          <w:noProof/>
          <w:lang w:bidi="ar-SA"/>
        </w:rPr>
        <mc:AlternateContent>
          <mc:Choice Requires="wps">
            <w:drawing>
              <wp:anchor distT="0" distB="0" distL="114300" distR="114300" simplePos="0" relativeHeight="251701248" behindDoc="0" locked="0" layoutInCell="1" allowOverlap="1" wp14:anchorId="50AAE1C5" wp14:editId="46A41909">
                <wp:simplePos x="0" y="0"/>
                <wp:positionH relativeFrom="column">
                  <wp:posOffset>3248660</wp:posOffset>
                </wp:positionH>
                <wp:positionV relativeFrom="paragraph">
                  <wp:posOffset>267816</wp:posOffset>
                </wp:positionV>
                <wp:extent cx="1074420" cy="247183"/>
                <wp:effectExtent l="0" t="209550" r="0" b="210185"/>
                <wp:wrapNone/>
                <wp:docPr id="27" name="Text Box 27"/>
                <wp:cNvGraphicFramePr/>
                <a:graphic xmlns:a="http://schemas.openxmlformats.org/drawingml/2006/main">
                  <a:graphicData uri="http://schemas.microsoft.com/office/word/2010/wordprocessingShape">
                    <wps:wsp>
                      <wps:cNvSpPr txBox="1"/>
                      <wps:spPr>
                        <a:xfrm rot="1777431">
                          <a:off x="0" y="0"/>
                          <a:ext cx="1074420" cy="2471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D21" w:rsidRPr="000538B8" w:rsidRDefault="007F3D21" w:rsidP="0028309F">
                            <w:r>
                              <w:rPr>
                                <w:rFonts w:hint="cs"/>
                                <w:rtl/>
                              </w:rPr>
                              <w:t>اطلاعات مشتری</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26073" id="Text Box 27" o:spid="_x0000_s1036" type="#_x0000_t202" style="position:absolute;left:0;text-align:left;margin-left:255.8pt;margin-top:21.1pt;width:84.6pt;height:19.45pt;rotation:1941429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" filled="f" stroked="f" strokeweight=".5pt">
                <v:textbox>
                  <w:txbxContent>
                    <w:p w:rsidR="007F3D21" w:rsidRPr="000538B8" w:rsidRDefault="007F3D21" w:rsidP="0028309F">
                      <w:r>
                        <w:rPr>
                          <w:rFonts w:hint="cs"/>
                          <w:rtl/>
                        </w:rPr>
                        <w:t>اطلاعات مشتری</w:t>
                      </w:r>
                    </w:p>
                  </w:txbxContent>
                </v:textbox>
              </v:shape>
            </w:pict>
          </mc:Fallback>
        </mc:AlternateContent>
      </w:r>
      <w:r w:rsidRPr="001A14D3">
        <w:rPr>
          <w:rFonts w:cs="B Nazanin"/>
          <w:noProof/>
          <w:lang w:bidi="ar-SA"/>
        </w:rPr>
        <mc:AlternateContent>
          <mc:Choice Requires="wps">
            <w:drawing>
              <wp:anchor distT="0" distB="0" distL="114300" distR="114300" simplePos="0" relativeHeight="251703296" behindDoc="0" locked="0" layoutInCell="1" allowOverlap="1" wp14:anchorId="20613946" wp14:editId="4CDF0573">
                <wp:simplePos x="0" y="0"/>
                <wp:positionH relativeFrom="column">
                  <wp:posOffset>3741421</wp:posOffset>
                </wp:positionH>
                <wp:positionV relativeFrom="paragraph">
                  <wp:posOffset>238126</wp:posOffset>
                </wp:positionV>
                <wp:extent cx="1074420" cy="247183"/>
                <wp:effectExtent l="0" t="209550" r="0" b="210185"/>
                <wp:wrapNone/>
                <wp:docPr id="28" name="Text Box 28"/>
                <wp:cNvGraphicFramePr/>
                <a:graphic xmlns:a="http://schemas.openxmlformats.org/drawingml/2006/main">
                  <a:graphicData uri="http://schemas.microsoft.com/office/word/2010/wordprocessingShape">
                    <wps:wsp>
                      <wps:cNvSpPr txBox="1"/>
                      <wps:spPr>
                        <a:xfrm rot="1890141">
                          <a:off x="0" y="0"/>
                          <a:ext cx="1074420" cy="2471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D21" w:rsidRPr="0017249B" w:rsidRDefault="007F3D21" w:rsidP="0028309F">
                            <w:pPr>
                              <w:rPr>
                                <w:color w:val="808080" w:themeColor="background1" w:themeShade="80"/>
                              </w:rPr>
                            </w:pPr>
                            <w:r w:rsidRPr="0017249B">
                              <w:rPr>
                                <w:rFonts w:hint="cs"/>
                                <w:color w:val="808080" w:themeColor="background1" w:themeShade="80"/>
                                <w:rtl/>
                              </w:rPr>
                              <w:t>تحویل سفارش</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B0C06" id="Text Box 28" o:spid="_x0000_s1037" type="#_x0000_t202" style="position:absolute;left:0;text-align:left;margin-left:294.6pt;margin-top:18.75pt;width:84.6pt;height:19.45pt;rotation:2064538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" filled="f" stroked="f" strokeweight=".5pt">
                <v:textbox>
                  <w:txbxContent>
                    <w:p w:rsidR="007F3D21" w:rsidRPr="0017249B" w:rsidRDefault="007F3D21" w:rsidP="0028309F">
                      <w:pPr>
                        <w:rPr>
                          <w:color w:val="808080" w:themeColor="background1" w:themeShade="80"/>
                        </w:rPr>
                      </w:pPr>
                      <w:r w:rsidRPr="0017249B">
                        <w:rPr>
                          <w:rFonts w:hint="cs"/>
                          <w:color w:val="808080" w:themeColor="background1" w:themeShade="80"/>
                          <w:rtl/>
                        </w:rPr>
                        <w:t>تحویل سفارش</w:t>
                      </w:r>
                    </w:p>
                  </w:txbxContent>
                </v:textbox>
              </v:shape>
            </w:pict>
          </mc:Fallback>
        </mc:AlternateContent>
      </w:r>
      <w:r w:rsidR="0028309F" w:rsidRPr="001A14D3">
        <w:rPr>
          <w:rFonts w:cs="B Nazanin"/>
          <w:noProof/>
          <w:lang w:bidi="ar-SA"/>
        </w:rPr>
        <mc:AlternateContent>
          <mc:Choice Requires="wps">
            <w:drawing>
              <wp:anchor distT="0" distB="0" distL="114300" distR="114300" simplePos="0" relativeHeight="251691008" behindDoc="0" locked="0" layoutInCell="1" allowOverlap="1" wp14:anchorId="22E0F082" wp14:editId="2A777C00">
                <wp:simplePos x="0" y="0"/>
                <wp:positionH relativeFrom="column">
                  <wp:posOffset>1439230</wp:posOffset>
                </wp:positionH>
                <wp:positionV relativeFrom="paragraph">
                  <wp:posOffset>269012</wp:posOffset>
                </wp:positionV>
                <wp:extent cx="1074420" cy="247183"/>
                <wp:effectExtent l="261302" t="0" r="196533" b="0"/>
                <wp:wrapNone/>
                <wp:docPr id="20" name="Text Box 20"/>
                <wp:cNvGraphicFramePr/>
                <a:graphic xmlns:a="http://schemas.openxmlformats.org/drawingml/2006/main">
                  <a:graphicData uri="http://schemas.microsoft.com/office/word/2010/wordprocessingShape">
                    <wps:wsp>
                      <wps:cNvSpPr txBox="1"/>
                      <wps:spPr>
                        <a:xfrm rot="18809280">
                          <a:off x="0" y="0"/>
                          <a:ext cx="1074420" cy="2471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D21" w:rsidRPr="000538B8" w:rsidRDefault="007F3D21" w:rsidP="0028309F">
                            <w:r>
                              <w:rPr>
                                <w:rFonts w:hint="cs"/>
                                <w:rtl/>
                              </w:rPr>
                              <w:t>اطلاعات سفارش</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6071E" id="Text Box 20" o:spid="_x0000_s1038" type="#_x0000_t202" style="position:absolute;left:0;text-align:left;margin-left:113.35pt;margin-top:21.2pt;width:84.6pt;height:19.45pt;rotation:-3048210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" filled="f" stroked="f" strokeweight=".5pt">
                <v:textbox>
                  <w:txbxContent>
                    <w:p w:rsidR="007F3D21" w:rsidRPr="000538B8" w:rsidRDefault="007F3D21" w:rsidP="0028309F">
                      <w:r>
                        <w:rPr>
                          <w:rFonts w:hint="cs"/>
                          <w:rtl/>
                        </w:rPr>
                        <w:t>اطلاعات سفارش</w:t>
                      </w:r>
                    </w:p>
                  </w:txbxContent>
                </v:textbox>
              </v:shape>
            </w:pict>
          </mc:Fallback>
        </mc:AlternateContent>
      </w:r>
    </w:p>
    <w:p w:rsidR="000538B8" w:rsidRPr="001A14D3" w:rsidRDefault="0028309F" w:rsidP="000538B8">
      <w:pPr>
        <w:jc w:val="center"/>
        <w:rPr>
          <w:rFonts w:cs="B Nazanin"/>
        </w:rPr>
      </w:pPr>
      <w:r w:rsidRPr="001A14D3">
        <w:rPr>
          <w:rFonts w:cs="B Nazanin"/>
          <w:noProof/>
          <w:lang w:bidi="ar-SA"/>
        </w:rPr>
        <mc:AlternateContent>
          <mc:Choice Requires="wps">
            <w:drawing>
              <wp:anchor distT="0" distB="0" distL="114300" distR="114300" simplePos="0" relativeHeight="251693056" behindDoc="0" locked="0" layoutInCell="1" allowOverlap="1" wp14:anchorId="44DCDE7F" wp14:editId="68508773">
                <wp:simplePos x="0" y="0"/>
                <wp:positionH relativeFrom="column">
                  <wp:posOffset>1846263</wp:posOffset>
                </wp:positionH>
                <wp:positionV relativeFrom="paragraph">
                  <wp:posOffset>196532</wp:posOffset>
                </wp:positionV>
                <wp:extent cx="1074420" cy="247183"/>
                <wp:effectExtent l="204152" t="0" r="158433" b="0"/>
                <wp:wrapNone/>
                <wp:docPr id="21" name="Text Box 21"/>
                <wp:cNvGraphicFramePr/>
                <a:graphic xmlns:a="http://schemas.openxmlformats.org/drawingml/2006/main">
                  <a:graphicData uri="http://schemas.microsoft.com/office/word/2010/wordprocessingShape">
                    <wps:wsp>
                      <wps:cNvSpPr txBox="1"/>
                      <wps:spPr>
                        <a:xfrm rot="18485655">
                          <a:off x="0" y="0"/>
                          <a:ext cx="1074420" cy="2471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D21" w:rsidRPr="0028309F" w:rsidRDefault="007F3D21" w:rsidP="0028309F">
                            <w:pPr>
                              <w:rPr>
                                <w:color w:val="C45911" w:themeColor="accent2" w:themeShade="BF"/>
                              </w:rPr>
                            </w:pPr>
                            <w:r>
                              <w:rPr>
                                <w:rFonts w:hint="cs"/>
                                <w:color w:val="C45911" w:themeColor="accent2" w:themeShade="BF"/>
                                <w:rtl/>
                              </w:rPr>
                              <w:t>غذای آماده شده</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FE2C7" id="Text Box 21" o:spid="_x0000_s1039" type="#_x0000_t202" style="position:absolute;left:0;text-align:left;margin-left:145.4pt;margin-top:15.45pt;width:84.6pt;height:19.45pt;rotation:-3401695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" filled="f" stroked="f" strokeweight=".5pt">
                <v:textbox>
                  <w:txbxContent>
                    <w:p w:rsidR="007F3D21" w:rsidRPr="0028309F" w:rsidRDefault="007F3D21" w:rsidP="0028309F">
                      <w:pPr>
                        <w:rPr>
                          <w:color w:val="C45911" w:themeColor="accent2" w:themeShade="BF"/>
                        </w:rPr>
                      </w:pPr>
                      <w:r>
                        <w:rPr>
                          <w:rFonts w:hint="cs"/>
                          <w:color w:val="C45911" w:themeColor="accent2" w:themeShade="BF"/>
                          <w:rtl/>
                        </w:rPr>
                        <w:t>غذای آماده شده</w:t>
                      </w:r>
                    </w:p>
                  </w:txbxContent>
                </v:textbox>
              </v:shape>
            </w:pict>
          </mc:Fallback>
        </mc:AlternateContent>
      </w:r>
    </w:p>
    <w:p w:rsidR="000538B8" w:rsidRPr="001A14D3" w:rsidRDefault="006B2D53" w:rsidP="000538B8">
      <w:pPr>
        <w:jc w:val="center"/>
        <w:rPr>
          <w:rFonts w:cs="B Nazanin"/>
        </w:rPr>
      </w:pPr>
      <w:r w:rsidRPr="001A14D3">
        <w:rPr>
          <w:rFonts w:cs="B Nazanin"/>
          <w:noProof/>
          <w:lang w:bidi="ar-SA"/>
        </w:rPr>
        <mc:AlternateContent>
          <mc:Choice Requires="wps">
            <w:drawing>
              <wp:anchor distT="0" distB="0" distL="114300" distR="114300" simplePos="0" relativeHeight="251697152" behindDoc="0" locked="0" layoutInCell="1" allowOverlap="1" wp14:anchorId="74693465" wp14:editId="030BFCEF">
                <wp:simplePos x="0" y="0"/>
                <wp:positionH relativeFrom="margin">
                  <wp:posOffset>4678680</wp:posOffset>
                </wp:positionH>
                <wp:positionV relativeFrom="paragraph">
                  <wp:posOffset>96520</wp:posOffset>
                </wp:positionV>
                <wp:extent cx="815340" cy="411480"/>
                <wp:effectExtent l="57150" t="38100" r="60960" b="83820"/>
                <wp:wrapNone/>
                <wp:docPr id="24" name="Rounded Rectangle 24"/>
                <wp:cNvGraphicFramePr/>
                <a:graphic xmlns:a="http://schemas.openxmlformats.org/drawingml/2006/main">
                  <a:graphicData uri="http://schemas.microsoft.com/office/word/2010/wordprocessingShape">
                    <wps:wsp>
                      <wps:cNvSpPr/>
                      <wps:spPr>
                        <a:xfrm>
                          <a:off x="0" y="0"/>
                          <a:ext cx="815340" cy="411480"/>
                        </a:xfrm>
                        <a:prstGeom prst="roundRect">
                          <a:avLst/>
                        </a:prstGeom>
                      </wps:spPr>
                      <wps:style>
                        <a:lnRef idx="0">
                          <a:schemeClr val="accent3"/>
                        </a:lnRef>
                        <a:fillRef idx="3">
                          <a:schemeClr val="accent3"/>
                        </a:fillRef>
                        <a:effectRef idx="3">
                          <a:schemeClr val="accent3"/>
                        </a:effectRef>
                        <a:fontRef idx="minor">
                          <a:schemeClr val="lt1"/>
                        </a:fontRef>
                      </wps:style>
                      <wps:txbx>
                        <w:txbxContent>
                          <w:p w:rsidR="007F3D21" w:rsidRPr="000538B8" w:rsidRDefault="007F3D21" w:rsidP="0028309F">
                            <w:pPr>
                              <w:jc w:val="center"/>
                              <w:rPr>
                                <w:sz w:val="36"/>
                                <w:szCs w:val="36"/>
                              </w:rPr>
                            </w:pPr>
                            <w:r>
                              <w:rPr>
                                <w:rFonts w:hint="cs"/>
                                <w:sz w:val="36"/>
                                <w:szCs w:val="36"/>
                                <w:rtl/>
                              </w:rPr>
                              <w:t>پیک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9FC873" id="Rounded Rectangle 24" o:spid="_x0000_s1040" style="position:absolute;left:0;text-align:left;margin-left:368.4pt;margin-top:7.6pt;width:64.2pt;height:32.4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" fillcolor="#aaa [3030]" stroked="f">
                <v:fill color2="#a3a3a3 [3174]" rotate="t" colors="0 #afafaf;.5 #a5a5a5;1 #929292" focus="100%" type="gradient">
                  <o:fill v:ext="view" type="gradientUnscaled"/>
                </v:fill>
                <v:shadow on="t" color="black" opacity="41287f" offset="0,1.5pt"/>
                <v:textbox>
                  <w:txbxContent>
                    <w:p w:rsidR="007F3D21" w:rsidRPr="000538B8" w:rsidRDefault="007F3D21" w:rsidP="0028309F">
                      <w:pPr>
                        <w:jc w:val="center"/>
                        <w:rPr>
                          <w:sz w:val="36"/>
                          <w:szCs w:val="36"/>
                        </w:rPr>
                      </w:pPr>
                      <w:r>
                        <w:rPr>
                          <w:rFonts w:hint="cs"/>
                          <w:sz w:val="36"/>
                          <w:szCs w:val="36"/>
                          <w:rtl/>
                        </w:rPr>
                        <w:t>پیک</w:t>
                      </w:r>
                    </w:p>
                  </w:txbxContent>
                </v:textbox>
                <w10:wrap anchorx="margin"/>
              </v:roundrect>
            </w:pict>
          </mc:Fallback>
        </mc:AlternateContent>
      </w:r>
    </w:p>
    <w:p w:rsidR="000538B8" w:rsidRPr="001A14D3" w:rsidRDefault="006B2D53" w:rsidP="000538B8">
      <w:pPr>
        <w:jc w:val="center"/>
        <w:rPr>
          <w:rFonts w:cs="B Nazanin"/>
        </w:rPr>
      </w:pPr>
      <w:r w:rsidRPr="001A14D3">
        <w:rPr>
          <w:rFonts w:cs="B Nazanin"/>
          <w:noProof/>
          <w:lang w:bidi="ar-SA"/>
        </w:rPr>
        <mc:AlternateContent>
          <mc:Choice Requires="wps">
            <w:drawing>
              <wp:anchor distT="0" distB="0" distL="114300" distR="114300" simplePos="0" relativeHeight="251719680" behindDoc="0" locked="0" layoutInCell="1" allowOverlap="1" wp14:anchorId="7DF30236" wp14:editId="6EA8C3F5">
                <wp:simplePos x="0" y="0"/>
                <wp:positionH relativeFrom="column">
                  <wp:posOffset>2987040</wp:posOffset>
                </wp:positionH>
                <wp:positionV relativeFrom="paragraph">
                  <wp:posOffset>150495</wp:posOffset>
                </wp:positionV>
                <wp:extent cx="1074420" cy="6934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074420" cy="693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D21" w:rsidRPr="006B2D53" w:rsidRDefault="007F3D21" w:rsidP="006B2D53">
                            <w:pPr>
                              <w:rPr>
                                <w:color w:val="A8D08D" w:themeColor="accent6" w:themeTint="99"/>
                                <w:rtl/>
                              </w:rPr>
                            </w:pPr>
                            <w:r w:rsidRPr="006B2D53">
                              <w:rPr>
                                <w:rFonts w:hint="cs"/>
                                <w:color w:val="A8D08D" w:themeColor="accent6" w:themeTint="99"/>
                                <w:rtl/>
                              </w:rPr>
                              <w:t>انجام تراکنش</w:t>
                            </w:r>
                          </w:p>
                          <w:p w:rsidR="007F3D21" w:rsidRPr="006B2D53" w:rsidRDefault="007F3D21" w:rsidP="006B2D53">
                            <w:pPr>
                              <w:rPr>
                                <w:color w:val="A8D08D" w:themeColor="accent6" w:themeTint="99"/>
                                <w:rtl/>
                              </w:rPr>
                            </w:pPr>
                          </w:p>
                          <w:p w:rsidR="007F3D21" w:rsidRPr="006B2D53" w:rsidRDefault="007F3D21" w:rsidP="006B2D53">
                            <w:pPr>
                              <w:rPr>
                                <w:color w:val="A8D08D" w:themeColor="accent6" w:themeTint="99"/>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CE082" id="Text Box 38" o:spid="_x0000_s1041" type="#_x0000_t202" style="position:absolute;left:0;text-align:left;margin-left:235.2pt;margin-top:11.85pt;width:84.6pt;height:54.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" filled="f" stroked="f" strokeweight=".5pt">
                <v:textbox>
                  <w:txbxContent>
                    <w:p w:rsidR="007F3D21" w:rsidRPr="006B2D53" w:rsidRDefault="007F3D21" w:rsidP="006B2D53">
                      <w:pPr>
                        <w:rPr>
                          <w:color w:val="A8D08D" w:themeColor="accent6" w:themeTint="99"/>
                          <w:rtl/>
                        </w:rPr>
                      </w:pPr>
                      <w:r w:rsidRPr="006B2D53">
                        <w:rPr>
                          <w:rFonts w:hint="cs"/>
                          <w:color w:val="A8D08D" w:themeColor="accent6" w:themeTint="99"/>
                          <w:rtl/>
                        </w:rPr>
                        <w:t>انجام تراکنش</w:t>
                      </w:r>
                    </w:p>
                    <w:p w:rsidR="007F3D21" w:rsidRPr="006B2D53" w:rsidRDefault="007F3D21" w:rsidP="006B2D53">
                      <w:pPr>
                        <w:rPr>
                          <w:color w:val="A8D08D" w:themeColor="accent6" w:themeTint="99"/>
                          <w:rtl/>
                        </w:rPr>
                      </w:pPr>
                    </w:p>
                    <w:p w:rsidR="007F3D21" w:rsidRPr="006B2D53" w:rsidRDefault="007F3D21" w:rsidP="006B2D53">
                      <w:pPr>
                        <w:rPr>
                          <w:color w:val="A8D08D" w:themeColor="accent6" w:themeTint="99"/>
                        </w:rPr>
                      </w:pPr>
                    </w:p>
                  </w:txbxContent>
                </v:textbox>
              </v:shape>
            </w:pict>
          </mc:Fallback>
        </mc:AlternateContent>
      </w:r>
      <w:r w:rsidRPr="001A14D3">
        <w:rPr>
          <w:rFonts w:cs="B Nazanin"/>
          <w:noProof/>
          <w:lang w:bidi="ar-SA"/>
        </w:rPr>
        <mc:AlternateContent>
          <mc:Choice Requires="wps">
            <w:drawing>
              <wp:anchor distT="0" distB="0" distL="114300" distR="114300" simplePos="0" relativeHeight="251717632" behindDoc="0" locked="0" layoutInCell="1" allowOverlap="1" wp14:anchorId="5B7285F6" wp14:editId="538A273A">
                <wp:simplePos x="0" y="0"/>
                <wp:positionH relativeFrom="column">
                  <wp:posOffset>2156460</wp:posOffset>
                </wp:positionH>
                <wp:positionV relativeFrom="paragraph">
                  <wp:posOffset>234315</wp:posOffset>
                </wp:positionV>
                <wp:extent cx="1074420" cy="69342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074420" cy="693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D21" w:rsidRDefault="007F3D21" w:rsidP="006B2D53">
                            <w:pPr>
                              <w:rPr>
                                <w:rtl/>
                              </w:rPr>
                            </w:pPr>
                            <w:r>
                              <w:rPr>
                                <w:rFonts w:hint="cs"/>
                                <w:rtl/>
                              </w:rPr>
                              <w:t>درخواست پرداخت</w:t>
                            </w:r>
                          </w:p>
                          <w:p w:rsidR="007F3D21" w:rsidRDefault="007F3D21" w:rsidP="006B2D53">
                            <w:pPr>
                              <w:rPr>
                                <w:rtl/>
                              </w:rPr>
                            </w:pPr>
                          </w:p>
                          <w:p w:rsidR="007F3D21" w:rsidRPr="000538B8" w:rsidRDefault="007F3D21" w:rsidP="006B2D53"/>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4295E" id="Text Box 37" o:spid="_x0000_s1042" type="#_x0000_t202" style="position:absolute;left:0;text-align:left;margin-left:169.8pt;margin-top:18.45pt;width:84.6pt;height:54.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" filled="f" stroked="f" strokeweight=".5pt">
                <v:textbox>
                  <w:txbxContent>
                    <w:p w:rsidR="007F3D21" w:rsidRDefault="007F3D21" w:rsidP="006B2D53">
                      <w:pPr>
                        <w:rPr>
                          <w:rtl/>
                        </w:rPr>
                      </w:pPr>
                      <w:r>
                        <w:rPr>
                          <w:rFonts w:hint="cs"/>
                          <w:rtl/>
                        </w:rPr>
                        <w:t>درخواست پرداخت</w:t>
                      </w:r>
                    </w:p>
                    <w:p w:rsidR="007F3D21" w:rsidRDefault="007F3D21" w:rsidP="006B2D53">
                      <w:pPr>
                        <w:rPr>
                          <w:rtl/>
                        </w:rPr>
                      </w:pPr>
                    </w:p>
                    <w:p w:rsidR="007F3D21" w:rsidRPr="000538B8" w:rsidRDefault="007F3D21" w:rsidP="006B2D53"/>
                  </w:txbxContent>
                </v:textbox>
              </v:shape>
            </w:pict>
          </mc:Fallback>
        </mc:AlternateContent>
      </w:r>
      <w:r w:rsidR="0028309F" w:rsidRPr="001A14D3">
        <w:rPr>
          <w:rFonts w:cs="B Nazanin"/>
          <w:noProof/>
          <w:lang w:bidi="ar-SA"/>
        </w:rPr>
        <mc:AlternateContent>
          <mc:Choice Requires="wps">
            <w:drawing>
              <wp:anchor distT="0" distB="0" distL="114300" distR="114300" simplePos="0" relativeHeight="251686912" behindDoc="0" locked="0" layoutInCell="1" allowOverlap="1" wp14:anchorId="760FB562" wp14:editId="53AE5E39">
                <wp:simplePos x="0" y="0"/>
                <wp:positionH relativeFrom="margin">
                  <wp:posOffset>1089660</wp:posOffset>
                </wp:positionH>
                <wp:positionV relativeFrom="paragraph">
                  <wp:posOffset>46990</wp:posOffset>
                </wp:positionV>
                <wp:extent cx="815340" cy="411480"/>
                <wp:effectExtent l="57150" t="38100" r="60960" b="83820"/>
                <wp:wrapNone/>
                <wp:docPr id="17" name="Rounded Rectangle 17"/>
                <wp:cNvGraphicFramePr/>
                <a:graphic xmlns:a="http://schemas.openxmlformats.org/drawingml/2006/main">
                  <a:graphicData uri="http://schemas.microsoft.com/office/word/2010/wordprocessingShape">
                    <wps:wsp>
                      <wps:cNvSpPr/>
                      <wps:spPr>
                        <a:xfrm>
                          <a:off x="0" y="0"/>
                          <a:ext cx="815340" cy="411480"/>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7F3D21" w:rsidRPr="000538B8" w:rsidRDefault="007F3D21" w:rsidP="0028309F">
                            <w:pPr>
                              <w:jc w:val="center"/>
                              <w:rPr>
                                <w:sz w:val="36"/>
                                <w:szCs w:val="36"/>
                              </w:rPr>
                            </w:pPr>
                            <w:r>
                              <w:rPr>
                                <w:rFonts w:hint="cs"/>
                                <w:sz w:val="36"/>
                                <w:szCs w:val="36"/>
                                <w:rtl/>
                              </w:rPr>
                              <w:t>آشپز</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1522F5" id="Rounded Rectangle 17" o:spid="_x0000_s1043" style="position:absolute;left:0;text-align:left;margin-left:85.8pt;margin-top:3.7pt;width:64.2pt;height:32.4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" fillcolor="#ee853d [3029]" stroked="f">
                <v:fill color2="#ec7a2d [3173]" rotate="t" colors="0 #f18c55;.5 #f67b28;1 #e56b17" focus="100%" type="gradient">
                  <o:fill v:ext="view" type="gradientUnscaled"/>
                </v:fill>
                <v:shadow on="t" color="black" opacity="41287f" offset="0,1.5pt"/>
                <v:textbox>
                  <w:txbxContent>
                    <w:p w:rsidR="007F3D21" w:rsidRPr="000538B8" w:rsidRDefault="007F3D21" w:rsidP="0028309F">
                      <w:pPr>
                        <w:jc w:val="center"/>
                        <w:rPr>
                          <w:sz w:val="36"/>
                          <w:szCs w:val="36"/>
                        </w:rPr>
                      </w:pPr>
                      <w:r>
                        <w:rPr>
                          <w:rFonts w:hint="cs"/>
                          <w:sz w:val="36"/>
                          <w:szCs w:val="36"/>
                          <w:rtl/>
                        </w:rPr>
                        <w:t>آشپز</w:t>
                      </w:r>
                    </w:p>
                  </w:txbxContent>
                </v:textbox>
                <w10:wrap anchorx="margin"/>
              </v:roundrect>
            </w:pict>
          </mc:Fallback>
        </mc:AlternateContent>
      </w:r>
    </w:p>
    <w:p w:rsidR="00A70595" w:rsidRPr="001A14D3" w:rsidRDefault="006B2D53" w:rsidP="000538B8">
      <w:pPr>
        <w:jc w:val="center"/>
        <w:rPr>
          <w:rFonts w:cs="B Nazanin"/>
          <w:rtl/>
        </w:rPr>
      </w:pPr>
      <w:r w:rsidRPr="001A14D3">
        <w:rPr>
          <w:rFonts w:cs="B Nazanin"/>
          <w:noProof/>
          <w:lang w:bidi="ar-SA"/>
        </w:rPr>
        <mc:AlternateContent>
          <mc:Choice Requires="wps">
            <w:drawing>
              <wp:anchor distT="0" distB="0" distL="114300" distR="114300" simplePos="0" relativeHeight="251710464" behindDoc="0" locked="0" layoutInCell="1" allowOverlap="1" wp14:anchorId="636180A7" wp14:editId="2E917F9B">
                <wp:simplePos x="0" y="0"/>
                <wp:positionH relativeFrom="margin">
                  <wp:posOffset>2948940</wp:posOffset>
                </wp:positionH>
                <wp:positionV relativeFrom="paragraph">
                  <wp:posOffset>192405</wp:posOffset>
                </wp:positionV>
                <wp:extent cx="815340" cy="411480"/>
                <wp:effectExtent l="57150" t="38100" r="60960" b="83820"/>
                <wp:wrapNone/>
                <wp:docPr id="29" name="Rounded Rectangle 29"/>
                <wp:cNvGraphicFramePr/>
                <a:graphic xmlns:a="http://schemas.openxmlformats.org/drawingml/2006/main">
                  <a:graphicData uri="http://schemas.microsoft.com/office/word/2010/wordprocessingShape">
                    <wps:wsp>
                      <wps:cNvSpPr/>
                      <wps:spPr>
                        <a:xfrm>
                          <a:off x="0" y="0"/>
                          <a:ext cx="815340" cy="411480"/>
                        </a:xfrm>
                        <a:prstGeom prst="roundRect">
                          <a:avLst/>
                        </a:prstGeom>
                        <a:solidFill>
                          <a:schemeClr val="accent6">
                            <a:lumMod val="40000"/>
                            <a:lumOff val="60000"/>
                          </a:schemeClr>
                        </a:solidFill>
                      </wps:spPr>
                      <wps:style>
                        <a:lnRef idx="0">
                          <a:schemeClr val="accent2"/>
                        </a:lnRef>
                        <a:fillRef idx="3">
                          <a:schemeClr val="accent2"/>
                        </a:fillRef>
                        <a:effectRef idx="3">
                          <a:schemeClr val="accent2"/>
                        </a:effectRef>
                        <a:fontRef idx="minor">
                          <a:schemeClr val="lt1"/>
                        </a:fontRef>
                      </wps:style>
                      <wps:txbx>
                        <w:txbxContent>
                          <w:p w:rsidR="007F3D21" w:rsidRPr="000538B8" w:rsidRDefault="007F3D21" w:rsidP="006B2D53">
                            <w:pPr>
                              <w:jc w:val="center"/>
                              <w:rPr>
                                <w:sz w:val="36"/>
                                <w:szCs w:val="36"/>
                              </w:rPr>
                            </w:pPr>
                            <w:r>
                              <w:rPr>
                                <w:rFonts w:hint="cs"/>
                                <w:sz w:val="36"/>
                                <w:szCs w:val="36"/>
                                <w:rtl/>
                              </w:rPr>
                              <w:t>شاپرک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BDD2E7" id="Rounded Rectangle 29" o:spid="_x0000_s1044" style="position:absolute;left:0;text-align:left;margin-left:232.2pt;margin-top:15.15pt;width:64.2pt;height:32.4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" fillcolor="#c5e0b3 [1305]" stroked="f">
                <v:shadow on="t" color="black" opacity="41287f" offset="0,1.5pt"/>
                <v:textbox>
                  <w:txbxContent>
                    <w:p w:rsidR="007F3D21" w:rsidRPr="000538B8" w:rsidRDefault="007F3D21" w:rsidP="006B2D53">
                      <w:pPr>
                        <w:jc w:val="center"/>
                        <w:rPr>
                          <w:sz w:val="36"/>
                          <w:szCs w:val="36"/>
                        </w:rPr>
                      </w:pPr>
                      <w:r>
                        <w:rPr>
                          <w:rFonts w:hint="cs"/>
                          <w:sz w:val="36"/>
                          <w:szCs w:val="36"/>
                          <w:rtl/>
                        </w:rPr>
                        <w:t>شاپرک</w:t>
                      </w:r>
                    </w:p>
                  </w:txbxContent>
                </v:textbox>
                <w10:wrap anchorx="margin"/>
              </v:roundrect>
            </w:pict>
          </mc:Fallback>
        </mc:AlternateContent>
      </w:r>
    </w:p>
    <w:p w:rsidR="00663B19" w:rsidRPr="001A14D3" w:rsidRDefault="00663B19" w:rsidP="000538B8">
      <w:pPr>
        <w:jc w:val="center"/>
        <w:rPr>
          <w:rFonts w:cs="B Nazanin"/>
          <w:rtl/>
        </w:rPr>
      </w:pPr>
    </w:p>
    <w:p w:rsidR="00663B19" w:rsidRPr="001A14D3" w:rsidRDefault="00663B19" w:rsidP="000538B8">
      <w:pPr>
        <w:jc w:val="center"/>
        <w:rPr>
          <w:rFonts w:cs="B Nazanin"/>
          <w:rtl/>
        </w:rPr>
      </w:pPr>
    </w:p>
    <w:p w:rsidR="00663B19" w:rsidRPr="001A14D3" w:rsidRDefault="00663B19" w:rsidP="00B347B1">
      <w:pPr>
        <w:rPr>
          <w:rFonts w:cs="B Nazanin"/>
          <w:rtl/>
        </w:rPr>
      </w:pPr>
    </w:p>
    <w:p w:rsidR="00A70595" w:rsidRPr="00B347B1" w:rsidRDefault="00A70595" w:rsidP="005A27B0">
      <w:pPr>
        <w:pStyle w:val="Heading1"/>
        <w:jc w:val="center"/>
        <w:rPr>
          <w:rFonts w:asciiTheme="minorHAnsi" w:hAnsiTheme="minorHAnsi" w:cs="B Nazanin"/>
          <w:b/>
          <w:bCs/>
          <w:rtl/>
        </w:rPr>
      </w:pPr>
      <w:bookmarkStart w:id="13" w:name="_Toc47434970"/>
      <w:bookmarkStart w:id="14" w:name="_Toc47446149"/>
      <w:r w:rsidRPr="00B347B1">
        <w:rPr>
          <w:rFonts w:asciiTheme="minorHAnsi" w:hAnsiTheme="minorHAnsi" w:cs="B Nazanin"/>
          <w:b/>
          <w:bCs/>
          <w:rtl/>
        </w:rPr>
        <w:t>انتخاب متدولوژی و نحوه ی انجام کار</w:t>
      </w:r>
      <w:bookmarkEnd w:id="13"/>
      <w:bookmarkEnd w:id="14"/>
    </w:p>
    <w:p w:rsidR="000A7C4D" w:rsidRPr="00B347B1" w:rsidRDefault="000A7C4D" w:rsidP="000A7C4D">
      <w:pPr>
        <w:pStyle w:val="Heading2"/>
        <w:rPr>
          <w:rFonts w:asciiTheme="minorHAnsi" w:hAnsiTheme="minorHAnsi" w:cs="B Nazanin"/>
          <w:b/>
          <w:bCs/>
          <w:rtl/>
        </w:rPr>
      </w:pPr>
      <w:bookmarkStart w:id="15" w:name="_Toc47434971"/>
      <w:bookmarkStart w:id="16" w:name="_Toc47446150"/>
      <w:r w:rsidRPr="00B347B1">
        <w:rPr>
          <w:rFonts w:asciiTheme="minorHAnsi" w:hAnsiTheme="minorHAnsi" w:cs="B Nazanin"/>
          <w:b/>
          <w:bCs/>
          <w:rtl/>
        </w:rPr>
        <w:t>نیازمندی ها</w:t>
      </w:r>
      <w:r w:rsidR="00663B19" w:rsidRPr="00B347B1">
        <w:rPr>
          <w:rFonts w:asciiTheme="minorHAnsi" w:hAnsiTheme="minorHAnsi" w:cs="B Nazanin"/>
          <w:b/>
          <w:bCs/>
          <w:rtl/>
        </w:rPr>
        <w:t>ی کلیدی</w:t>
      </w:r>
      <w:bookmarkEnd w:id="15"/>
      <w:bookmarkEnd w:id="16"/>
    </w:p>
    <w:p w:rsidR="00972A2C" w:rsidRPr="00293A31" w:rsidRDefault="00927658" w:rsidP="00972A2C">
      <w:pPr>
        <w:pStyle w:val="ListParagraph"/>
        <w:numPr>
          <w:ilvl w:val="0"/>
          <w:numId w:val="19"/>
        </w:numPr>
        <w:rPr>
          <w:rFonts w:cs="B Nazanin"/>
          <w:b/>
          <w:bCs/>
          <w:sz w:val="24"/>
          <w:szCs w:val="24"/>
          <w:rtl/>
        </w:rPr>
      </w:pPr>
      <w:r w:rsidRPr="00293A31">
        <w:rPr>
          <w:rFonts w:cs="B Nazanin"/>
          <w:b/>
          <w:bCs/>
          <w:sz w:val="24"/>
          <w:szCs w:val="24"/>
          <w:rtl/>
        </w:rPr>
        <w:t>در قالب مشتری:</w:t>
      </w:r>
    </w:p>
    <w:p w:rsidR="009F1F82" w:rsidRPr="001A14D3" w:rsidRDefault="00927658" w:rsidP="009F1F82">
      <w:pPr>
        <w:pStyle w:val="ListParagraph"/>
        <w:numPr>
          <w:ilvl w:val="0"/>
          <w:numId w:val="14"/>
        </w:numPr>
        <w:rPr>
          <w:rFonts w:cs="B Nazanin"/>
        </w:rPr>
      </w:pPr>
      <w:r w:rsidRPr="001A14D3">
        <w:rPr>
          <w:rFonts w:cs="B Nazanin"/>
          <w:rtl/>
        </w:rPr>
        <w:t>نمایش</w:t>
      </w:r>
      <w:r w:rsidR="009F1F82" w:rsidRPr="001A14D3">
        <w:rPr>
          <w:rFonts w:cs="B Nazanin"/>
          <w:rtl/>
        </w:rPr>
        <w:t xml:space="preserve"> </w:t>
      </w:r>
      <w:r w:rsidRPr="001A14D3">
        <w:rPr>
          <w:rFonts w:cs="B Nazanin"/>
          <w:rtl/>
        </w:rPr>
        <w:t>شعبات</w:t>
      </w:r>
      <w:r w:rsidR="00972A2C" w:rsidRPr="001A14D3">
        <w:rPr>
          <w:rFonts w:cs="B Nazanin"/>
          <w:rtl/>
        </w:rPr>
        <w:t xml:space="preserve"> رستوران</w:t>
      </w:r>
    </w:p>
    <w:p w:rsidR="00457B1E" w:rsidRPr="001A14D3" w:rsidRDefault="00927658" w:rsidP="00457B1E">
      <w:pPr>
        <w:pStyle w:val="ListParagraph"/>
        <w:numPr>
          <w:ilvl w:val="0"/>
          <w:numId w:val="14"/>
        </w:numPr>
        <w:rPr>
          <w:rFonts w:cs="B Nazanin"/>
        </w:rPr>
      </w:pPr>
      <w:r w:rsidRPr="001A14D3">
        <w:rPr>
          <w:rFonts w:cs="B Nazanin"/>
          <w:rtl/>
        </w:rPr>
        <w:t>انتخاب غذا</w:t>
      </w:r>
      <w:r w:rsidR="00972A2C" w:rsidRPr="001A14D3">
        <w:rPr>
          <w:rFonts w:cs="B Nazanin"/>
          <w:rtl/>
        </w:rPr>
        <w:t xml:space="preserve"> از منو</w:t>
      </w:r>
      <w:r w:rsidR="00535C29" w:rsidRPr="001A14D3">
        <w:rPr>
          <w:rFonts w:cs="B Nazanin" w:hint="cs"/>
          <w:rtl/>
        </w:rPr>
        <w:t xml:space="preserve"> </w:t>
      </w:r>
    </w:p>
    <w:p w:rsidR="00972A2C" w:rsidRPr="001A14D3" w:rsidRDefault="00972A2C" w:rsidP="00972A2C">
      <w:pPr>
        <w:pStyle w:val="ListParagraph"/>
        <w:numPr>
          <w:ilvl w:val="0"/>
          <w:numId w:val="14"/>
        </w:numPr>
        <w:rPr>
          <w:rFonts w:cs="B Nazanin"/>
        </w:rPr>
      </w:pPr>
      <w:r w:rsidRPr="001A14D3">
        <w:rPr>
          <w:rFonts w:cs="B Nazanin"/>
          <w:rtl/>
        </w:rPr>
        <w:t>پرداخت وجه</w:t>
      </w:r>
      <w:r w:rsidR="00927658" w:rsidRPr="001A14D3">
        <w:rPr>
          <w:rFonts w:cs="B Nazanin"/>
          <w:rtl/>
        </w:rPr>
        <w:t xml:space="preserve"> سفارش</w:t>
      </w:r>
    </w:p>
    <w:p w:rsidR="00972A2C" w:rsidRPr="001A14D3" w:rsidRDefault="00972A2C" w:rsidP="00173C08">
      <w:pPr>
        <w:pStyle w:val="ListParagraph"/>
        <w:numPr>
          <w:ilvl w:val="0"/>
          <w:numId w:val="14"/>
        </w:numPr>
        <w:rPr>
          <w:rFonts w:cs="B Nazanin"/>
        </w:rPr>
      </w:pPr>
      <w:r w:rsidRPr="001A14D3">
        <w:rPr>
          <w:rFonts w:cs="B Nazanin"/>
          <w:rtl/>
        </w:rPr>
        <w:t>دریافت سفارش</w:t>
      </w:r>
      <w:r w:rsidR="00457B1E" w:rsidRPr="001A14D3">
        <w:rPr>
          <w:rFonts w:cs="B Nazanin" w:hint="cs"/>
          <w:rtl/>
        </w:rPr>
        <w:t xml:space="preserve"> </w:t>
      </w:r>
    </w:p>
    <w:p w:rsidR="001214C0" w:rsidRPr="001A14D3" w:rsidRDefault="001214C0" w:rsidP="00972A2C">
      <w:pPr>
        <w:pStyle w:val="ListParagraph"/>
        <w:numPr>
          <w:ilvl w:val="0"/>
          <w:numId w:val="14"/>
        </w:numPr>
        <w:rPr>
          <w:rFonts w:cs="B Nazanin"/>
        </w:rPr>
      </w:pPr>
      <w:r w:rsidRPr="001A14D3">
        <w:rPr>
          <w:rFonts w:cs="B Nazanin"/>
          <w:rtl/>
        </w:rPr>
        <w:t>اعلام نظر</w:t>
      </w:r>
    </w:p>
    <w:p w:rsidR="001214C0" w:rsidRPr="00293A31" w:rsidRDefault="00927658" w:rsidP="001214C0">
      <w:pPr>
        <w:pStyle w:val="ListParagraph"/>
        <w:numPr>
          <w:ilvl w:val="0"/>
          <w:numId w:val="19"/>
        </w:numPr>
        <w:rPr>
          <w:rFonts w:cs="B Nazanin"/>
          <w:b/>
          <w:bCs/>
          <w:sz w:val="24"/>
          <w:szCs w:val="24"/>
        </w:rPr>
      </w:pPr>
      <w:r w:rsidRPr="00293A31">
        <w:rPr>
          <w:rFonts w:cs="B Nazanin"/>
          <w:b/>
          <w:bCs/>
          <w:sz w:val="24"/>
          <w:szCs w:val="24"/>
          <w:rtl/>
        </w:rPr>
        <w:t>در قالب آشپز:</w:t>
      </w:r>
    </w:p>
    <w:p w:rsidR="000A7C4D" w:rsidRPr="001A14D3" w:rsidRDefault="001214C0" w:rsidP="000A7C4D">
      <w:pPr>
        <w:pStyle w:val="ListParagraph"/>
        <w:numPr>
          <w:ilvl w:val="0"/>
          <w:numId w:val="14"/>
        </w:numPr>
        <w:rPr>
          <w:rFonts w:cs="B Nazanin"/>
        </w:rPr>
      </w:pPr>
      <w:r w:rsidRPr="001A14D3">
        <w:rPr>
          <w:rFonts w:cs="B Nazanin"/>
          <w:rtl/>
        </w:rPr>
        <w:t xml:space="preserve">نمایش سفارشات </w:t>
      </w:r>
    </w:p>
    <w:p w:rsidR="001214C0" w:rsidRPr="001A14D3" w:rsidRDefault="005C6FEE" w:rsidP="000A7C4D">
      <w:pPr>
        <w:pStyle w:val="ListParagraph"/>
        <w:numPr>
          <w:ilvl w:val="0"/>
          <w:numId w:val="14"/>
        </w:numPr>
        <w:rPr>
          <w:rFonts w:cs="B Nazanin"/>
        </w:rPr>
      </w:pPr>
      <w:r w:rsidRPr="001A14D3">
        <w:rPr>
          <w:rFonts w:cs="B Nazanin"/>
          <w:rtl/>
        </w:rPr>
        <w:t>اعلام آماده بودن سفارش</w:t>
      </w:r>
    </w:p>
    <w:p w:rsidR="00AE3F2A" w:rsidRPr="001A14D3" w:rsidRDefault="00AE3F2A" w:rsidP="002E514E">
      <w:pPr>
        <w:pStyle w:val="ListParagraph"/>
        <w:numPr>
          <w:ilvl w:val="0"/>
          <w:numId w:val="14"/>
        </w:numPr>
        <w:rPr>
          <w:rFonts w:cs="B Nazanin"/>
        </w:rPr>
      </w:pPr>
      <w:r w:rsidRPr="001A14D3">
        <w:rPr>
          <w:rFonts w:cs="B Nazanin"/>
          <w:rtl/>
        </w:rPr>
        <w:t xml:space="preserve">ویرایش منوی </w:t>
      </w:r>
      <w:r w:rsidR="002E514E" w:rsidRPr="001A14D3">
        <w:rPr>
          <w:rFonts w:cs="B Nazanin"/>
          <w:rtl/>
        </w:rPr>
        <w:t>شعبه</w:t>
      </w:r>
      <w:r w:rsidR="00390A31" w:rsidRPr="001A14D3">
        <w:rPr>
          <w:rFonts w:cs="B Nazanin" w:hint="cs"/>
          <w:rtl/>
        </w:rPr>
        <w:t xml:space="preserve"> (ویرایش غذا های موجود)</w:t>
      </w:r>
    </w:p>
    <w:p w:rsidR="005C6FEE" w:rsidRPr="001A14D3" w:rsidRDefault="005C6FEE" w:rsidP="000A7C4D">
      <w:pPr>
        <w:pStyle w:val="ListParagraph"/>
        <w:numPr>
          <w:ilvl w:val="0"/>
          <w:numId w:val="14"/>
        </w:numPr>
        <w:rPr>
          <w:rFonts w:cs="B Nazanin"/>
        </w:rPr>
      </w:pPr>
      <w:r w:rsidRPr="001A14D3">
        <w:rPr>
          <w:rFonts w:cs="B Nazanin"/>
          <w:rtl/>
        </w:rPr>
        <w:t>اعلام اقلام موردنیاز آشپزخانه</w:t>
      </w:r>
    </w:p>
    <w:p w:rsidR="00AE3F2A" w:rsidRPr="00293A31" w:rsidRDefault="00AE3F2A" w:rsidP="00AE3F2A">
      <w:pPr>
        <w:pStyle w:val="ListParagraph"/>
        <w:numPr>
          <w:ilvl w:val="0"/>
          <w:numId w:val="19"/>
        </w:numPr>
        <w:rPr>
          <w:rFonts w:cs="B Nazanin"/>
          <w:b/>
          <w:bCs/>
          <w:sz w:val="24"/>
          <w:szCs w:val="24"/>
        </w:rPr>
      </w:pPr>
      <w:r w:rsidRPr="00293A31">
        <w:rPr>
          <w:rFonts w:cs="B Nazanin"/>
          <w:b/>
          <w:bCs/>
          <w:sz w:val="24"/>
          <w:szCs w:val="24"/>
          <w:rtl/>
        </w:rPr>
        <w:t>در قالب مدیر:</w:t>
      </w:r>
    </w:p>
    <w:p w:rsidR="00AE3F2A" w:rsidRPr="001A14D3" w:rsidRDefault="00FD4270" w:rsidP="00AE3F2A">
      <w:pPr>
        <w:pStyle w:val="ListParagraph"/>
        <w:numPr>
          <w:ilvl w:val="0"/>
          <w:numId w:val="14"/>
        </w:numPr>
        <w:rPr>
          <w:rFonts w:cs="B Nazanin"/>
        </w:rPr>
      </w:pPr>
      <w:r w:rsidRPr="001A14D3">
        <w:rPr>
          <w:rFonts w:cs="B Nazanin"/>
          <w:rtl/>
        </w:rPr>
        <w:t xml:space="preserve">ویرایش و </w:t>
      </w:r>
      <w:r w:rsidR="000A7C4D" w:rsidRPr="001A14D3">
        <w:rPr>
          <w:rFonts w:cs="B Nazanin"/>
          <w:rtl/>
        </w:rPr>
        <w:t>پرداخت حقوق کارمندان</w:t>
      </w:r>
    </w:p>
    <w:p w:rsidR="00FD4270" w:rsidRPr="001A14D3" w:rsidRDefault="00FD4270" w:rsidP="00AE3F2A">
      <w:pPr>
        <w:pStyle w:val="ListParagraph"/>
        <w:numPr>
          <w:ilvl w:val="0"/>
          <w:numId w:val="14"/>
        </w:numPr>
        <w:rPr>
          <w:rFonts w:cs="B Nazanin"/>
        </w:rPr>
      </w:pPr>
      <w:r w:rsidRPr="001A14D3">
        <w:rPr>
          <w:rFonts w:cs="B Nazanin"/>
          <w:rtl/>
        </w:rPr>
        <w:lastRenderedPageBreak/>
        <w:t>مشاهده ی دخل و خرج ها</w:t>
      </w:r>
      <w:r w:rsidR="00B55331" w:rsidRPr="001A14D3">
        <w:rPr>
          <w:rFonts w:cs="B Nazanin" w:hint="cs"/>
          <w:rtl/>
        </w:rPr>
        <w:t>ی شعبات</w:t>
      </w:r>
      <w:r w:rsidR="0000721B" w:rsidRPr="001A14D3">
        <w:rPr>
          <w:rFonts w:cs="B Nazanin" w:hint="cs"/>
          <w:rtl/>
        </w:rPr>
        <w:t>(تراکنش ها)</w:t>
      </w:r>
    </w:p>
    <w:p w:rsidR="000A7C4D" w:rsidRPr="001A14D3" w:rsidRDefault="000A7C4D" w:rsidP="00FD4270">
      <w:pPr>
        <w:pStyle w:val="ListParagraph"/>
        <w:numPr>
          <w:ilvl w:val="0"/>
          <w:numId w:val="14"/>
        </w:numPr>
        <w:rPr>
          <w:rFonts w:cs="B Nazanin"/>
        </w:rPr>
      </w:pPr>
      <w:r w:rsidRPr="001A14D3">
        <w:rPr>
          <w:rFonts w:cs="B Nazanin"/>
          <w:rtl/>
        </w:rPr>
        <w:t xml:space="preserve">مدیریت </w:t>
      </w:r>
      <w:r w:rsidR="00FD4270" w:rsidRPr="001A14D3">
        <w:rPr>
          <w:rFonts w:cs="B Nazanin"/>
          <w:rtl/>
        </w:rPr>
        <w:t>حساب های</w:t>
      </w:r>
      <w:r w:rsidR="00663B19" w:rsidRPr="001A14D3">
        <w:rPr>
          <w:rFonts w:cs="B Nazanin"/>
          <w:rtl/>
        </w:rPr>
        <w:t xml:space="preserve"> کاربری </w:t>
      </w:r>
      <w:r w:rsidR="00FD4270" w:rsidRPr="001A14D3">
        <w:rPr>
          <w:rFonts w:cs="B Nazanin"/>
          <w:rtl/>
        </w:rPr>
        <w:t>کارمندان</w:t>
      </w:r>
      <w:r w:rsidR="001440D8" w:rsidRPr="001A14D3">
        <w:rPr>
          <w:rFonts w:cs="B Nazanin" w:hint="cs"/>
          <w:rtl/>
        </w:rPr>
        <w:t xml:space="preserve"> </w:t>
      </w:r>
      <w:r w:rsidR="001440D8" w:rsidRPr="001A14D3">
        <w:rPr>
          <w:rFonts w:cs="B Nazanin" w:hint="cs"/>
          <w:sz w:val="18"/>
          <w:szCs w:val="18"/>
          <w:rtl/>
        </w:rPr>
        <w:t>( تایید/رد حساب کاربری ، مشاهده اعتراض کارکنان و نظر مشتریان و ....)</w:t>
      </w:r>
    </w:p>
    <w:p w:rsidR="00A96D87" w:rsidRPr="001A14D3" w:rsidRDefault="00A96D87" w:rsidP="00173C08">
      <w:pPr>
        <w:pStyle w:val="ListParagraph"/>
        <w:numPr>
          <w:ilvl w:val="0"/>
          <w:numId w:val="14"/>
        </w:numPr>
        <w:rPr>
          <w:rFonts w:cs="B Nazanin"/>
        </w:rPr>
      </w:pPr>
      <w:r w:rsidRPr="001A14D3">
        <w:rPr>
          <w:rFonts w:cs="B Nazanin"/>
          <w:rtl/>
        </w:rPr>
        <w:t>مدیریت شعبات</w:t>
      </w:r>
      <w:r w:rsidR="0083468D" w:rsidRPr="001A14D3">
        <w:rPr>
          <w:rFonts w:cs="B Nazanin" w:hint="cs"/>
          <w:rtl/>
        </w:rPr>
        <w:t xml:space="preserve"> </w:t>
      </w:r>
      <w:r w:rsidR="00D52738" w:rsidRPr="001A14D3">
        <w:rPr>
          <w:rFonts w:cs="B Nazanin" w:hint="cs"/>
          <w:rtl/>
        </w:rPr>
        <w:t xml:space="preserve"> ( اضافه کردن</w:t>
      </w:r>
      <w:r w:rsidR="00173C08" w:rsidRPr="001A14D3">
        <w:rPr>
          <w:rFonts w:cs="B Nazanin" w:hint="cs"/>
          <w:rtl/>
        </w:rPr>
        <w:t xml:space="preserve"> شعبه ، ویرایش کارمندان شعبه و ... </w:t>
      </w:r>
      <w:r w:rsidR="00D52738" w:rsidRPr="001A14D3">
        <w:rPr>
          <w:rFonts w:cs="B Nazanin" w:hint="cs"/>
          <w:rtl/>
        </w:rPr>
        <w:t xml:space="preserve"> )</w:t>
      </w:r>
    </w:p>
    <w:p w:rsidR="00A96D87" w:rsidRPr="00293A31" w:rsidRDefault="00A96D87" w:rsidP="00A96D87">
      <w:pPr>
        <w:pStyle w:val="ListParagraph"/>
        <w:numPr>
          <w:ilvl w:val="0"/>
          <w:numId w:val="19"/>
        </w:numPr>
        <w:rPr>
          <w:rFonts w:cs="B Nazanin"/>
          <w:b/>
          <w:bCs/>
          <w:sz w:val="24"/>
          <w:szCs w:val="24"/>
        </w:rPr>
      </w:pPr>
      <w:r w:rsidRPr="00293A31">
        <w:rPr>
          <w:rFonts w:cs="B Nazanin"/>
          <w:b/>
          <w:bCs/>
          <w:sz w:val="24"/>
          <w:szCs w:val="24"/>
          <w:rtl/>
        </w:rPr>
        <w:t>در قالب پیک:</w:t>
      </w:r>
    </w:p>
    <w:p w:rsidR="00CF02FD" w:rsidRPr="001A14D3" w:rsidRDefault="00CF02FD" w:rsidP="00CF02FD">
      <w:pPr>
        <w:pStyle w:val="ListParagraph"/>
        <w:numPr>
          <w:ilvl w:val="0"/>
          <w:numId w:val="14"/>
        </w:numPr>
        <w:rPr>
          <w:rFonts w:cs="B Nazanin"/>
        </w:rPr>
      </w:pPr>
      <w:r w:rsidRPr="001A14D3">
        <w:rPr>
          <w:rFonts w:cs="B Nazanin"/>
          <w:rtl/>
        </w:rPr>
        <w:t>مشاهده ی اقلام مورد نیاز تایید شده</w:t>
      </w:r>
      <w:r w:rsidR="008A219D" w:rsidRPr="001A14D3">
        <w:rPr>
          <w:rFonts w:cs="B Nazanin" w:hint="cs"/>
          <w:rtl/>
        </w:rPr>
        <w:t xml:space="preserve"> ی شعبه</w:t>
      </w:r>
    </w:p>
    <w:p w:rsidR="00663B19" w:rsidRPr="001A14D3" w:rsidRDefault="00CF02FD" w:rsidP="00663B19">
      <w:pPr>
        <w:pStyle w:val="ListParagraph"/>
        <w:numPr>
          <w:ilvl w:val="0"/>
          <w:numId w:val="14"/>
        </w:numPr>
        <w:rPr>
          <w:rFonts w:cs="B Nazanin"/>
        </w:rPr>
      </w:pPr>
      <w:r w:rsidRPr="001A14D3">
        <w:rPr>
          <w:rFonts w:cs="B Nazanin"/>
          <w:rtl/>
        </w:rPr>
        <w:t>مشاهده ی سفارشات آماده ی تحویل</w:t>
      </w:r>
    </w:p>
    <w:p w:rsidR="00663B19" w:rsidRPr="00293A31" w:rsidRDefault="00CF02FD" w:rsidP="00CF02FD">
      <w:pPr>
        <w:pStyle w:val="ListParagraph"/>
        <w:numPr>
          <w:ilvl w:val="0"/>
          <w:numId w:val="19"/>
        </w:numPr>
        <w:rPr>
          <w:rFonts w:cs="B Nazanin"/>
          <w:b/>
          <w:bCs/>
          <w:sz w:val="24"/>
          <w:szCs w:val="24"/>
        </w:rPr>
      </w:pPr>
      <w:r w:rsidRPr="00293A31">
        <w:rPr>
          <w:rFonts w:cs="B Nazanin"/>
          <w:b/>
          <w:bCs/>
          <w:sz w:val="24"/>
          <w:szCs w:val="24"/>
          <w:rtl/>
        </w:rPr>
        <w:t>در قالب حسابدار:</w:t>
      </w:r>
    </w:p>
    <w:p w:rsidR="00CF02FD" w:rsidRPr="001A14D3" w:rsidRDefault="00CF02FD" w:rsidP="00CF02FD">
      <w:pPr>
        <w:pStyle w:val="ListParagraph"/>
        <w:numPr>
          <w:ilvl w:val="0"/>
          <w:numId w:val="14"/>
        </w:numPr>
        <w:rPr>
          <w:rFonts w:cs="B Nazanin"/>
        </w:rPr>
      </w:pPr>
      <w:r w:rsidRPr="001A14D3">
        <w:rPr>
          <w:rFonts w:cs="B Nazanin"/>
          <w:rtl/>
        </w:rPr>
        <w:t>مشاهده ی دخل و خرج ها</w:t>
      </w:r>
      <w:r w:rsidR="00B55331" w:rsidRPr="001A14D3">
        <w:rPr>
          <w:rFonts w:cs="B Nazanin" w:hint="cs"/>
          <w:rtl/>
        </w:rPr>
        <w:t>ی شعبه</w:t>
      </w:r>
    </w:p>
    <w:p w:rsidR="00B60C55" w:rsidRPr="001A14D3" w:rsidRDefault="00400EE0" w:rsidP="00CF02FD">
      <w:pPr>
        <w:pStyle w:val="ListParagraph"/>
        <w:numPr>
          <w:ilvl w:val="0"/>
          <w:numId w:val="14"/>
        </w:numPr>
        <w:rPr>
          <w:rFonts w:cs="B Nazanin"/>
        </w:rPr>
      </w:pPr>
      <w:r w:rsidRPr="001A14D3">
        <w:rPr>
          <w:rFonts w:cs="B Nazanin" w:hint="cs"/>
          <w:rtl/>
        </w:rPr>
        <w:t>مدیریت</w:t>
      </w:r>
      <w:r w:rsidR="00B60C55" w:rsidRPr="001A14D3">
        <w:rPr>
          <w:rFonts w:cs="B Nazanin"/>
          <w:rtl/>
        </w:rPr>
        <w:t xml:space="preserve"> حقوق کارمندان</w:t>
      </w:r>
    </w:p>
    <w:p w:rsidR="00663B19" w:rsidRPr="001A14D3" w:rsidRDefault="00390A31" w:rsidP="00390A31">
      <w:pPr>
        <w:pStyle w:val="ListParagraph"/>
        <w:numPr>
          <w:ilvl w:val="0"/>
          <w:numId w:val="14"/>
        </w:numPr>
        <w:rPr>
          <w:rFonts w:cs="B Nazanin"/>
        </w:rPr>
      </w:pPr>
      <w:r w:rsidRPr="001A14D3">
        <w:rPr>
          <w:rFonts w:cs="B Nazanin"/>
          <w:rtl/>
        </w:rPr>
        <w:t xml:space="preserve">امکان ویرایش منو </w:t>
      </w:r>
      <w:r w:rsidRPr="001A14D3">
        <w:rPr>
          <w:rFonts w:cs="B Nazanin" w:hint="cs"/>
          <w:rtl/>
        </w:rPr>
        <w:t>( تایید غذا های آپدیت شده آشپز و قیمت گذاری آنها )</w:t>
      </w:r>
    </w:p>
    <w:p w:rsidR="00663B19" w:rsidRPr="001A14D3" w:rsidRDefault="00663B19" w:rsidP="00663B19">
      <w:pPr>
        <w:pStyle w:val="ListParagraph"/>
        <w:numPr>
          <w:ilvl w:val="0"/>
          <w:numId w:val="14"/>
        </w:numPr>
        <w:rPr>
          <w:rFonts w:cs="B Nazanin"/>
        </w:rPr>
      </w:pPr>
      <w:r w:rsidRPr="001A14D3">
        <w:rPr>
          <w:rFonts w:cs="B Nazanin"/>
          <w:rtl/>
        </w:rPr>
        <w:t>اعلام دخل و خرج به مدیر و حسابدار</w:t>
      </w:r>
    </w:p>
    <w:p w:rsidR="000C7D6E" w:rsidRPr="001A14D3" w:rsidRDefault="000C7D6E" w:rsidP="00663B19">
      <w:pPr>
        <w:pStyle w:val="ListParagraph"/>
        <w:numPr>
          <w:ilvl w:val="0"/>
          <w:numId w:val="14"/>
        </w:numPr>
        <w:rPr>
          <w:rFonts w:cs="B Nazanin"/>
        </w:rPr>
      </w:pPr>
      <w:r w:rsidRPr="001A14D3">
        <w:rPr>
          <w:rFonts w:cs="B Nazanin" w:hint="cs"/>
          <w:rtl/>
        </w:rPr>
        <w:t>پیگیری وصول اقلام مورد نیاز توسط پیک</w:t>
      </w:r>
    </w:p>
    <w:p w:rsidR="00CF02FD" w:rsidRPr="00293A31" w:rsidRDefault="00CF02FD" w:rsidP="00CF02FD">
      <w:pPr>
        <w:pStyle w:val="ListParagraph"/>
        <w:numPr>
          <w:ilvl w:val="0"/>
          <w:numId w:val="19"/>
        </w:numPr>
        <w:rPr>
          <w:rFonts w:cs="B Nazanin"/>
          <w:b/>
          <w:bCs/>
          <w:sz w:val="24"/>
          <w:szCs w:val="24"/>
        </w:rPr>
      </w:pPr>
      <w:r w:rsidRPr="00293A31">
        <w:rPr>
          <w:rFonts w:cs="B Nazanin"/>
          <w:b/>
          <w:bCs/>
          <w:sz w:val="24"/>
          <w:szCs w:val="24"/>
          <w:rtl/>
        </w:rPr>
        <w:t>در قالب عام:</w:t>
      </w:r>
    </w:p>
    <w:p w:rsidR="00CF02FD" w:rsidRPr="001A14D3" w:rsidRDefault="00CF02FD" w:rsidP="00CF02FD">
      <w:pPr>
        <w:pStyle w:val="ListParagraph"/>
        <w:numPr>
          <w:ilvl w:val="0"/>
          <w:numId w:val="30"/>
        </w:numPr>
        <w:rPr>
          <w:rFonts w:cs="B Nazanin"/>
        </w:rPr>
      </w:pPr>
      <w:r w:rsidRPr="001A14D3">
        <w:rPr>
          <w:rFonts w:cs="B Nazanin"/>
          <w:rtl/>
        </w:rPr>
        <w:t>ثبت نام</w:t>
      </w:r>
    </w:p>
    <w:p w:rsidR="00CF02FD" w:rsidRPr="001A14D3" w:rsidRDefault="00CF02FD" w:rsidP="00CF02FD">
      <w:pPr>
        <w:pStyle w:val="ListParagraph"/>
        <w:numPr>
          <w:ilvl w:val="0"/>
          <w:numId w:val="30"/>
        </w:numPr>
        <w:rPr>
          <w:rFonts w:cs="B Nazanin"/>
        </w:rPr>
      </w:pPr>
      <w:r w:rsidRPr="001A14D3">
        <w:rPr>
          <w:rFonts w:cs="B Nazanin"/>
          <w:rtl/>
        </w:rPr>
        <w:t>فراموشی رمز عبور</w:t>
      </w:r>
    </w:p>
    <w:p w:rsidR="009F1F82" w:rsidRPr="001A14D3" w:rsidRDefault="00CF02FD" w:rsidP="00CF02FD">
      <w:pPr>
        <w:pStyle w:val="ListParagraph"/>
        <w:numPr>
          <w:ilvl w:val="0"/>
          <w:numId w:val="30"/>
        </w:numPr>
        <w:rPr>
          <w:rFonts w:cs="B Nazanin"/>
        </w:rPr>
      </w:pPr>
      <w:r w:rsidRPr="001A14D3">
        <w:rPr>
          <w:rFonts w:cs="B Nazanin"/>
          <w:rtl/>
        </w:rPr>
        <w:t>ورود</w:t>
      </w:r>
    </w:p>
    <w:p w:rsidR="007D5DA8" w:rsidRPr="001A14D3" w:rsidRDefault="007D5DA8" w:rsidP="007D73E3">
      <w:pPr>
        <w:rPr>
          <w:rFonts w:cs="B Nazanin"/>
          <w:rtl/>
        </w:rPr>
      </w:pPr>
    </w:p>
    <w:p w:rsidR="00972A2C" w:rsidRPr="005E08DA" w:rsidRDefault="00663B19" w:rsidP="005E08DA">
      <w:pPr>
        <w:pStyle w:val="Heading2"/>
        <w:rPr>
          <w:rFonts w:asciiTheme="minorHAnsi" w:hAnsiTheme="minorHAnsi" w:cs="B Nazanin"/>
          <w:b/>
          <w:bCs/>
          <w:sz w:val="24"/>
          <w:szCs w:val="24"/>
          <w:rtl/>
        </w:rPr>
      </w:pPr>
      <w:bookmarkStart w:id="17" w:name="_Toc47434972"/>
      <w:bookmarkStart w:id="18" w:name="_Toc47446151"/>
      <w:r w:rsidRPr="00293A31">
        <w:rPr>
          <w:rFonts w:asciiTheme="minorHAnsi" w:hAnsiTheme="minorHAnsi" w:cs="B Nazanin"/>
          <w:b/>
          <w:bCs/>
          <w:sz w:val="24"/>
          <w:szCs w:val="24"/>
          <w:rtl/>
        </w:rPr>
        <w:t>سناریوی پذیرش</w:t>
      </w:r>
      <w:r w:rsidR="0072697E" w:rsidRPr="00293A31">
        <w:rPr>
          <w:rFonts w:asciiTheme="minorHAnsi" w:hAnsiTheme="minorHAnsi" w:cs="B Nazanin"/>
          <w:b/>
          <w:bCs/>
          <w:sz w:val="24"/>
          <w:szCs w:val="24"/>
        </w:rPr>
        <w:t>(Acceptance Test)</w:t>
      </w:r>
      <w:bookmarkEnd w:id="17"/>
      <w:bookmarkEnd w:id="18"/>
      <w:r w:rsidR="0072697E" w:rsidRPr="00293A31">
        <w:rPr>
          <w:rFonts w:asciiTheme="minorHAnsi" w:hAnsiTheme="minorHAnsi" w:cs="B Nazanin"/>
          <w:b/>
          <w:bCs/>
          <w:sz w:val="24"/>
          <w:szCs w:val="24"/>
        </w:rPr>
        <w:t xml:space="preserve"> </w:t>
      </w:r>
    </w:p>
    <w:p w:rsidR="009F1F82" w:rsidRPr="00816653" w:rsidRDefault="009F1F82" w:rsidP="009309A3">
      <w:pPr>
        <w:pStyle w:val="ListParagraph"/>
        <w:numPr>
          <w:ilvl w:val="0"/>
          <w:numId w:val="21"/>
        </w:numPr>
        <w:rPr>
          <w:rFonts w:cs="B Nazanin"/>
          <w:b/>
          <w:bCs/>
          <w:sz w:val="24"/>
          <w:szCs w:val="24"/>
        </w:rPr>
      </w:pPr>
      <w:r w:rsidRPr="00816653">
        <w:rPr>
          <w:rFonts w:cs="B Nazanin"/>
          <w:b/>
          <w:bCs/>
          <w:sz w:val="24"/>
          <w:szCs w:val="24"/>
          <w:rtl/>
        </w:rPr>
        <w:t>نمایش منو ها به تفکیک</w:t>
      </w:r>
      <w:r w:rsidR="00927658" w:rsidRPr="00816653">
        <w:rPr>
          <w:rFonts w:cs="B Nazanin"/>
          <w:b/>
          <w:bCs/>
          <w:sz w:val="24"/>
          <w:szCs w:val="24"/>
          <w:rtl/>
        </w:rPr>
        <w:t xml:space="preserve"> شعبه</w:t>
      </w:r>
    </w:p>
    <w:p w:rsidR="009F1F82" w:rsidRPr="001A14D3" w:rsidRDefault="009F1F82" w:rsidP="00927658">
      <w:pPr>
        <w:pStyle w:val="ListParagraph"/>
        <w:numPr>
          <w:ilvl w:val="0"/>
          <w:numId w:val="17"/>
        </w:numPr>
        <w:jc w:val="both"/>
        <w:rPr>
          <w:rFonts w:cs="B Nazanin"/>
        </w:rPr>
      </w:pPr>
      <w:r w:rsidRPr="001A14D3">
        <w:rPr>
          <w:rFonts w:cs="B Nazanin"/>
        </w:rPr>
        <w: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پس</w:t>
      </w:r>
      <w:r w:rsidRPr="001A14D3">
        <w:rPr>
          <w:rFonts w:cs="B Nazanin"/>
          <w:rtl/>
        </w:rPr>
        <w:t xml:space="preserve"> </w:t>
      </w:r>
      <w:r w:rsidRPr="001A14D3">
        <w:rPr>
          <w:rFonts w:cs="B Nazanin" w:hint="cs"/>
          <w:rtl/>
        </w:rPr>
        <w:t>از</w:t>
      </w:r>
      <w:r w:rsidRPr="001A14D3">
        <w:rPr>
          <w:rFonts w:cs="B Nazanin"/>
          <w:rtl/>
        </w:rPr>
        <w:t xml:space="preserve"> </w:t>
      </w:r>
      <w:r w:rsidRPr="001A14D3">
        <w:rPr>
          <w:rFonts w:cs="B Nazanin" w:hint="cs"/>
          <w:rtl/>
        </w:rPr>
        <w:t>ورود</w:t>
      </w:r>
      <w:r w:rsidRPr="001A14D3">
        <w:rPr>
          <w:rFonts w:cs="B Nazanin"/>
          <w:rtl/>
        </w:rPr>
        <w:t xml:space="preserve"> </w:t>
      </w:r>
      <w:r w:rsidRPr="001A14D3">
        <w:rPr>
          <w:rFonts w:cs="B Nazanin" w:hint="cs"/>
          <w:rtl/>
        </w:rPr>
        <w:t>مشتری</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حساب</w:t>
      </w:r>
      <w:r w:rsidRPr="001A14D3">
        <w:rPr>
          <w:rFonts w:cs="B Nazanin"/>
          <w:rtl/>
        </w:rPr>
        <w:t xml:space="preserve"> </w:t>
      </w:r>
      <w:r w:rsidRPr="001A14D3">
        <w:rPr>
          <w:rFonts w:cs="B Nazanin" w:hint="cs"/>
          <w:rtl/>
        </w:rPr>
        <w:t>کاربری</w:t>
      </w:r>
      <w:r w:rsidRPr="001A14D3">
        <w:rPr>
          <w:rFonts w:cs="B Nazanin"/>
          <w:rtl/>
        </w:rPr>
        <w:t xml:space="preserve"> </w:t>
      </w:r>
      <w:r w:rsidRPr="001A14D3">
        <w:rPr>
          <w:rFonts w:cs="B Nazanin" w:hint="cs"/>
          <w:rtl/>
        </w:rPr>
        <w:t>خود</w:t>
      </w:r>
      <w:r w:rsidRPr="001A14D3">
        <w:rPr>
          <w:rFonts w:cs="B Nazanin"/>
          <w:rtl/>
        </w:rPr>
        <w:t xml:space="preserve"> </w:t>
      </w:r>
      <w:r w:rsidRPr="001A14D3">
        <w:rPr>
          <w:rFonts w:cs="B Nazanin" w:hint="cs"/>
          <w:rtl/>
        </w:rPr>
        <w:t>باید</w:t>
      </w:r>
      <w:r w:rsidRPr="001A14D3">
        <w:rPr>
          <w:rFonts w:cs="B Nazanin"/>
          <w:rtl/>
        </w:rPr>
        <w:t xml:space="preserve"> </w:t>
      </w:r>
      <w:r w:rsidRPr="001A14D3">
        <w:rPr>
          <w:rFonts w:cs="B Nazanin" w:hint="cs"/>
          <w:rtl/>
        </w:rPr>
        <w:t>لیست</w:t>
      </w:r>
      <w:r w:rsidRPr="001A14D3">
        <w:rPr>
          <w:rFonts w:cs="B Nazanin"/>
          <w:rtl/>
        </w:rPr>
        <w:t xml:space="preserve"> </w:t>
      </w:r>
      <w:r w:rsidRPr="001A14D3">
        <w:rPr>
          <w:rFonts w:cs="B Nazanin" w:hint="cs"/>
          <w:rtl/>
        </w:rPr>
        <w:t>شعبات</w:t>
      </w:r>
      <w:r w:rsidRPr="001A14D3">
        <w:rPr>
          <w:rFonts w:cs="B Nazanin"/>
          <w:rtl/>
        </w:rPr>
        <w:t xml:space="preserve"> </w:t>
      </w:r>
      <w:r w:rsidRPr="001A14D3">
        <w:rPr>
          <w:rFonts w:cs="B Nazanin" w:hint="cs"/>
          <w:rtl/>
        </w:rPr>
        <w:t>رستوران</w:t>
      </w:r>
      <w:r w:rsidRPr="001A14D3">
        <w:rPr>
          <w:rFonts w:cs="B Nazanin"/>
          <w:rtl/>
        </w:rPr>
        <w:t xml:space="preserve"> </w:t>
      </w:r>
      <w:r w:rsidR="009309A3" w:rsidRPr="001A14D3">
        <w:rPr>
          <w:rFonts w:cs="B Nazanin"/>
          <w:rtl/>
        </w:rPr>
        <w:t xml:space="preserve">(شامل نام شعبه و آدرس شعبه به همراه تصویر بندانگشتی) </w:t>
      </w:r>
      <w:r w:rsidRPr="001A14D3">
        <w:rPr>
          <w:rFonts w:cs="B Nazanin"/>
          <w:rtl/>
        </w:rPr>
        <w:t>برای مشتری به نمایش در بیاید. مشتری می تواند با انتخاب هر شعبه ، به صفحه ی منوی شعبه ی مورد نظر برود.</w:t>
      </w:r>
    </w:p>
    <w:p w:rsidR="009F1F82" w:rsidRPr="001A14D3" w:rsidRDefault="009F1F82" w:rsidP="009F1F82">
      <w:pPr>
        <w:pStyle w:val="ListParagraph"/>
        <w:numPr>
          <w:ilvl w:val="0"/>
          <w:numId w:val="17"/>
        </w:numPr>
        <w:rPr>
          <w:rFonts w:cs="B Nazanin"/>
        </w:rPr>
      </w:pPr>
      <w:r w:rsidRPr="001A14D3">
        <w:rPr>
          <w:rFonts w:cs="B Nazanin"/>
        </w:rPr>
        <w:t>Not-</w:t>
      </w:r>
      <w:r w:rsidR="00927658" w:rsidRPr="001A14D3">
        <w:rPr>
          <w:rFonts w:cs="B Nazanin"/>
        </w:rPr>
        <w:t>Scop</w:t>
      </w:r>
      <w:r w:rsidRPr="001A14D3">
        <w:rPr>
          <w:rFonts w:cs="B Nazanin"/>
        </w:rPr>
        <w:t>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مشتری</w:t>
      </w:r>
      <w:r w:rsidRPr="001A14D3">
        <w:rPr>
          <w:rFonts w:cs="B Nazanin"/>
          <w:rtl/>
        </w:rPr>
        <w:t xml:space="preserve"> </w:t>
      </w:r>
      <w:r w:rsidRPr="001A14D3">
        <w:rPr>
          <w:rFonts w:cs="B Nazanin"/>
          <w:u w:val="single"/>
          <w:rtl/>
        </w:rPr>
        <w:t>باید بتواند</w:t>
      </w:r>
      <w:r w:rsidRPr="001A14D3">
        <w:rPr>
          <w:rFonts w:cs="B Nazanin"/>
          <w:rtl/>
        </w:rPr>
        <w:t xml:space="preserve"> شعبه ای را انتخاب کند.</w:t>
      </w:r>
    </w:p>
    <w:p w:rsidR="009F1F82" w:rsidRPr="001A14D3" w:rsidRDefault="009F1F82" w:rsidP="009F1F82">
      <w:pPr>
        <w:pStyle w:val="ListParagraph"/>
        <w:ind w:left="2160"/>
        <w:rPr>
          <w:rFonts w:cs="B Nazanin"/>
          <w:rtl/>
        </w:rPr>
      </w:pPr>
      <w:r w:rsidRPr="001A14D3">
        <w:rPr>
          <w:rFonts w:cs="B Nazanin"/>
          <w:rtl/>
        </w:rPr>
        <w:t>لیست شعبات باید دقیقا همانی باشد که در دیتابیس ذخیره شده است.</w:t>
      </w:r>
    </w:p>
    <w:p w:rsidR="009F1F82" w:rsidRPr="001A14D3" w:rsidRDefault="009F1F82" w:rsidP="00C26DDE">
      <w:pPr>
        <w:pStyle w:val="ListParagraph"/>
        <w:ind w:left="2160"/>
        <w:rPr>
          <w:rFonts w:cs="B Nazanin"/>
          <w:rtl/>
        </w:rPr>
      </w:pPr>
      <w:r w:rsidRPr="001A14D3">
        <w:rPr>
          <w:rFonts w:cs="B Nazanin"/>
          <w:rtl/>
        </w:rPr>
        <w:t>به محض انتخاب مشتری باید صفحه ی منوی شعبه ی مربوطه باز شود.</w:t>
      </w:r>
    </w:p>
    <w:p w:rsidR="00663B19" w:rsidRPr="00816653" w:rsidRDefault="009F1F82" w:rsidP="00663B19">
      <w:pPr>
        <w:pStyle w:val="ListParagraph"/>
        <w:numPr>
          <w:ilvl w:val="0"/>
          <w:numId w:val="15"/>
        </w:numPr>
        <w:rPr>
          <w:rFonts w:cs="B Nazanin"/>
          <w:b/>
          <w:bCs/>
          <w:sz w:val="24"/>
          <w:szCs w:val="24"/>
        </w:rPr>
      </w:pPr>
      <w:r w:rsidRPr="00816653">
        <w:rPr>
          <w:rFonts w:cs="B Nazanin"/>
          <w:b/>
          <w:bCs/>
          <w:sz w:val="24"/>
          <w:szCs w:val="24"/>
          <w:rtl/>
        </w:rPr>
        <w:t>ا</w:t>
      </w:r>
      <w:r w:rsidR="009309A3" w:rsidRPr="00816653">
        <w:rPr>
          <w:rFonts w:cs="B Nazanin"/>
          <w:b/>
          <w:bCs/>
          <w:sz w:val="24"/>
          <w:szCs w:val="24"/>
          <w:rtl/>
        </w:rPr>
        <w:t>نتخاب غذا</w:t>
      </w:r>
    </w:p>
    <w:p w:rsidR="00663B19" w:rsidRPr="001A14D3" w:rsidRDefault="00663B19" w:rsidP="00335D53">
      <w:pPr>
        <w:pStyle w:val="ListParagraph"/>
        <w:numPr>
          <w:ilvl w:val="0"/>
          <w:numId w:val="16"/>
        </w:numPr>
        <w:jc w:val="both"/>
        <w:rPr>
          <w:rFonts w:cs="B Nazanin"/>
        </w:rPr>
      </w:pPr>
      <w:r w:rsidRPr="001A14D3">
        <w:rPr>
          <w:rFonts w:cs="B Nazanin"/>
        </w:rPr>
        <w: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پس</w:t>
      </w:r>
      <w:r w:rsidRPr="001A14D3">
        <w:rPr>
          <w:rFonts w:cs="B Nazanin"/>
          <w:rtl/>
        </w:rPr>
        <w:t xml:space="preserve"> </w:t>
      </w:r>
      <w:r w:rsidRPr="001A14D3">
        <w:rPr>
          <w:rFonts w:cs="B Nazanin" w:hint="cs"/>
          <w:rtl/>
        </w:rPr>
        <w:t>از</w:t>
      </w:r>
      <w:r w:rsidRPr="001A14D3">
        <w:rPr>
          <w:rFonts w:cs="B Nazanin"/>
          <w:rtl/>
        </w:rPr>
        <w:t xml:space="preserve"> </w:t>
      </w:r>
      <w:r w:rsidRPr="001A14D3">
        <w:rPr>
          <w:rFonts w:cs="B Nazanin" w:hint="cs"/>
          <w:rtl/>
        </w:rPr>
        <w:t>ورود</w:t>
      </w:r>
      <w:r w:rsidRPr="001A14D3">
        <w:rPr>
          <w:rFonts w:cs="B Nazanin"/>
          <w:rtl/>
        </w:rPr>
        <w:t xml:space="preserve"> </w:t>
      </w:r>
      <w:r w:rsidRPr="001A14D3">
        <w:rPr>
          <w:rFonts w:cs="B Nazanin" w:hint="cs"/>
          <w:rtl/>
        </w:rPr>
        <w:t>مشتری</w:t>
      </w:r>
      <w:r w:rsidRPr="001A14D3">
        <w:rPr>
          <w:rFonts w:cs="B Nazanin"/>
          <w:rtl/>
        </w:rPr>
        <w:t xml:space="preserve"> </w:t>
      </w:r>
      <w:r w:rsidRPr="001A14D3">
        <w:rPr>
          <w:rFonts w:cs="B Nazanin" w:hint="cs"/>
          <w:rtl/>
        </w:rPr>
        <w:t>به</w:t>
      </w:r>
      <w:r w:rsidRPr="001A14D3">
        <w:rPr>
          <w:rFonts w:cs="B Nazanin"/>
          <w:rtl/>
        </w:rPr>
        <w:t xml:space="preserve"> </w:t>
      </w:r>
      <w:r w:rsidR="009F1F82" w:rsidRPr="001A14D3">
        <w:rPr>
          <w:rFonts w:cs="B Nazanin"/>
          <w:rtl/>
        </w:rPr>
        <w:t xml:space="preserve">صفحه ی منوی شعبه ی مورد نظر خود ، منوی مربوطه برای </w:t>
      </w:r>
      <w:r w:rsidR="009309A3" w:rsidRPr="001A14D3">
        <w:rPr>
          <w:rFonts w:cs="B Nazanin"/>
          <w:rtl/>
        </w:rPr>
        <w:t>او به نمایش در می آید. مشتری میتواند هر کدام از غذاهای درون منو</w:t>
      </w:r>
      <w:r w:rsidR="009F1F82" w:rsidRPr="001A14D3">
        <w:rPr>
          <w:rFonts w:cs="B Nazanin"/>
          <w:rtl/>
        </w:rPr>
        <w:t xml:space="preserve"> را به سبد خرید خود اضافه کند. </w:t>
      </w:r>
      <w:r w:rsidR="00927658" w:rsidRPr="001A14D3">
        <w:rPr>
          <w:rFonts w:cs="B Nazanin"/>
          <w:rtl/>
        </w:rPr>
        <w:t>نهایتا با زدن دکمه ی پرد</w:t>
      </w:r>
      <w:r w:rsidR="004D13FF" w:rsidRPr="001A14D3">
        <w:rPr>
          <w:rFonts w:cs="B Nazanin"/>
          <w:rtl/>
        </w:rPr>
        <w:t xml:space="preserve">اخت ، به </w:t>
      </w:r>
      <w:r w:rsidR="00335D53" w:rsidRPr="001A14D3">
        <w:rPr>
          <w:rFonts w:cs="B Nazanin" w:hint="cs"/>
          <w:rtl/>
        </w:rPr>
        <w:t xml:space="preserve">صفحه </w:t>
      </w:r>
      <w:r w:rsidR="004D13FF" w:rsidRPr="001A14D3">
        <w:rPr>
          <w:rFonts w:cs="B Nazanin"/>
          <w:rtl/>
        </w:rPr>
        <w:t>پرداخت و دریافت سفارش میرود.</w:t>
      </w:r>
      <w:r w:rsidR="009309A3" w:rsidRPr="001A14D3">
        <w:rPr>
          <w:rFonts w:cs="B Nazanin"/>
          <w:rtl/>
        </w:rPr>
        <w:t xml:space="preserve"> (هر غذای درون منو شامل ، نام ، تصویر بندانگشتی ، قیمت می باشد. همچنین در پایین هر غذا و محصول یک آیکن "+" برای افزودن به سبد خرید و یک آیکن "-" برای </w:t>
      </w:r>
      <w:r w:rsidR="00335D53" w:rsidRPr="001A14D3">
        <w:rPr>
          <w:rFonts w:cs="B Nazanin" w:hint="cs"/>
          <w:rtl/>
        </w:rPr>
        <w:t>حذف</w:t>
      </w:r>
      <w:r w:rsidR="009309A3" w:rsidRPr="001A14D3">
        <w:rPr>
          <w:rFonts w:cs="B Nazanin"/>
          <w:rtl/>
        </w:rPr>
        <w:t xml:space="preserve"> از سبد خرید وجود دارد)</w:t>
      </w:r>
    </w:p>
    <w:p w:rsidR="009F1F82" w:rsidRPr="001A14D3" w:rsidRDefault="009F1F82" w:rsidP="00927658">
      <w:pPr>
        <w:pStyle w:val="ListParagraph"/>
        <w:numPr>
          <w:ilvl w:val="0"/>
          <w:numId w:val="16"/>
        </w:numPr>
        <w:jc w:val="both"/>
        <w:rPr>
          <w:rFonts w:cs="B Nazanin"/>
        </w:rPr>
      </w:pPr>
      <w:r w:rsidRPr="001A14D3">
        <w:rPr>
          <w:rFonts w:cs="B Nazanin"/>
        </w:rPr>
        <w:t>Not-</w:t>
      </w:r>
      <w:r w:rsidR="00927658" w:rsidRPr="001A14D3">
        <w:rPr>
          <w:rFonts w:cs="B Nazanin"/>
        </w:rPr>
        <w:t>S</w:t>
      </w:r>
      <w:r w:rsidRPr="001A14D3">
        <w:rPr>
          <w:rFonts w:cs="B Nazanin"/>
        </w:rPr>
        <w:t>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u w:val="single"/>
          <w:rtl/>
        </w:rPr>
        <w:t>اگر</w:t>
      </w:r>
      <w:r w:rsidRPr="001A14D3">
        <w:rPr>
          <w:rFonts w:cs="B Nazanin"/>
          <w:rtl/>
        </w:rPr>
        <w:t xml:space="preserve"> مشتری غذایی را انتخاب </w:t>
      </w:r>
      <w:r w:rsidRPr="001A14D3">
        <w:rPr>
          <w:rFonts w:cs="B Nazanin"/>
          <w:u w:val="single"/>
          <w:rtl/>
        </w:rPr>
        <w:t>نکرده باشد</w:t>
      </w:r>
      <w:r w:rsidRPr="001A14D3">
        <w:rPr>
          <w:rFonts w:cs="B Nazanin"/>
          <w:rtl/>
        </w:rPr>
        <w:t xml:space="preserve"> نباید به سبد خرید او چیزی اضافه شود.</w:t>
      </w:r>
    </w:p>
    <w:p w:rsidR="009F1F82" w:rsidRPr="001A14D3" w:rsidRDefault="009F1F82" w:rsidP="009F1F82">
      <w:pPr>
        <w:pStyle w:val="ListParagraph"/>
        <w:ind w:left="2160"/>
        <w:jc w:val="both"/>
        <w:rPr>
          <w:rFonts w:cs="B Nazanin"/>
          <w:rtl/>
        </w:rPr>
      </w:pPr>
      <w:r w:rsidRPr="001A14D3">
        <w:rPr>
          <w:rFonts w:cs="B Nazanin"/>
          <w:rtl/>
        </w:rPr>
        <w:t>همچنین اگر مشتری غذایی را انتخاب کند ، باید دقیقا همان غذا به سبد خرید اضافه شود.</w:t>
      </w:r>
    </w:p>
    <w:p w:rsidR="009F1F82" w:rsidRPr="001A14D3" w:rsidRDefault="00C56519" w:rsidP="009F1F82">
      <w:pPr>
        <w:pStyle w:val="ListParagraph"/>
        <w:ind w:left="2160"/>
        <w:jc w:val="both"/>
        <w:rPr>
          <w:rFonts w:cs="B Nazanin"/>
          <w:rtl/>
        </w:rPr>
      </w:pPr>
      <w:r w:rsidRPr="001A14D3">
        <w:rPr>
          <w:rFonts w:cs="B Nazanin" w:hint="cs"/>
          <w:rtl/>
        </w:rPr>
        <w:t>*</w:t>
      </w:r>
      <w:r w:rsidR="009F1F82" w:rsidRPr="001A14D3">
        <w:rPr>
          <w:rFonts w:cs="B Nazanin"/>
          <w:rtl/>
        </w:rPr>
        <w:t>درصورتی که مشتری چند بار غذایی را انتخاب کند باید چند بار به سبد خرید اضافه گردد.</w:t>
      </w:r>
    </w:p>
    <w:p w:rsidR="009F1F82" w:rsidRPr="001A14D3" w:rsidRDefault="00C56519" w:rsidP="009F1F82">
      <w:pPr>
        <w:pStyle w:val="ListParagraph"/>
        <w:ind w:left="2160"/>
        <w:jc w:val="both"/>
        <w:rPr>
          <w:rFonts w:cs="B Nazanin"/>
          <w:rtl/>
        </w:rPr>
      </w:pPr>
      <w:r w:rsidRPr="001A14D3">
        <w:rPr>
          <w:rFonts w:cs="B Nazanin" w:hint="cs"/>
          <w:rtl/>
        </w:rPr>
        <w:t xml:space="preserve">  </w:t>
      </w:r>
      <w:r w:rsidR="009F1F82" w:rsidRPr="001A14D3">
        <w:rPr>
          <w:rFonts w:cs="B Nazanin"/>
          <w:rtl/>
        </w:rPr>
        <w:t>با ورود مشتری باید منوی شعبه ی مورد نظر برای مشتری به نمایش در بیاید. نه شعبات دیگر.</w:t>
      </w:r>
    </w:p>
    <w:p w:rsidR="009F1F82" w:rsidRPr="001A14D3" w:rsidRDefault="00C56519" w:rsidP="009F1F82">
      <w:pPr>
        <w:pStyle w:val="ListParagraph"/>
        <w:ind w:left="2160"/>
        <w:jc w:val="both"/>
        <w:rPr>
          <w:rFonts w:cs="B Nazanin"/>
          <w:rtl/>
        </w:rPr>
      </w:pPr>
      <w:r w:rsidRPr="001A14D3">
        <w:rPr>
          <w:rFonts w:cs="B Nazanin" w:hint="cs"/>
          <w:rtl/>
        </w:rPr>
        <w:t xml:space="preserve">  </w:t>
      </w:r>
      <w:r w:rsidR="009F1F82" w:rsidRPr="001A14D3">
        <w:rPr>
          <w:rFonts w:cs="B Nazanin"/>
          <w:rtl/>
        </w:rPr>
        <w:t>تصاویر غذاهای منو باید در قالب بندانگشتی برای مشتری به نمایش در بیایند.</w:t>
      </w:r>
    </w:p>
    <w:p w:rsidR="009F1F82" w:rsidRDefault="00F26C68" w:rsidP="00C26DDE">
      <w:pPr>
        <w:pStyle w:val="ListParagraph"/>
        <w:ind w:left="2160"/>
        <w:jc w:val="both"/>
        <w:rPr>
          <w:rFonts w:cs="B Nazanin"/>
        </w:rPr>
      </w:pPr>
      <w:r w:rsidRPr="001A14D3">
        <w:rPr>
          <w:rFonts w:cs="B Nazanin" w:hint="cs"/>
          <w:rtl/>
        </w:rPr>
        <w:t xml:space="preserve"> *</w:t>
      </w:r>
      <w:r w:rsidR="00927658" w:rsidRPr="001A14D3">
        <w:rPr>
          <w:rFonts w:cs="B Nazanin"/>
          <w:rtl/>
        </w:rPr>
        <w:t>اگر غذایی در سبد نباشد با زدن "-" نباید چیزی از سبد خرید کاسته شود.</w:t>
      </w:r>
    </w:p>
    <w:p w:rsidR="006033ED" w:rsidRDefault="006033ED" w:rsidP="00C26DDE">
      <w:pPr>
        <w:pStyle w:val="ListParagraph"/>
        <w:ind w:left="2160"/>
        <w:jc w:val="both"/>
        <w:rPr>
          <w:rFonts w:cs="B Nazanin"/>
        </w:rPr>
      </w:pPr>
    </w:p>
    <w:p w:rsidR="006033ED" w:rsidRPr="001A14D3" w:rsidRDefault="006033ED" w:rsidP="00C26DDE">
      <w:pPr>
        <w:pStyle w:val="ListParagraph"/>
        <w:ind w:left="2160"/>
        <w:jc w:val="both"/>
        <w:rPr>
          <w:rFonts w:cs="B Nazanin"/>
          <w:rtl/>
        </w:rPr>
      </w:pPr>
    </w:p>
    <w:p w:rsidR="009F1F82" w:rsidRPr="009F2BFD" w:rsidRDefault="00972A2C" w:rsidP="009F1F82">
      <w:pPr>
        <w:pStyle w:val="ListParagraph"/>
        <w:numPr>
          <w:ilvl w:val="0"/>
          <w:numId w:val="15"/>
        </w:numPr>
        <w:jc w:val="both"/>
        <w:rPr>
          <w:rFonts w:cs="B Nazanin"/>
          <w:b/>
          <w:bCs/>
          <w:sz w:val="24"/>
          <w:szCs w:val="24"/>
        </w:rPr>
      </w:pPr>
      <w:r w:rsidRPr="009F2BFD">
        <w:rPr>
          <w:rFonts w:cs="B Nazanin"/>
          <w:b/>
          <w:bCs/>
          <w:sz w:val="24"/>
          <w:szCs w:val="24"/>
          <w:rtl/>
        </w:rPr>
        <w:t xml:space="preserve">پرداخت وجه </w:t>
      </w:r>
      <w:r w:rsidR="00927658" w:rsidRPr="009F2BFD">
        <w:rPr>
          <w:rFonts w:cs="B Nazanin"/>
          <w:b/>
          <w:bCs/>
          <w:sz w:val="24"/>
          <w:szCs w:val="24"/>
          <w:rtl/>
        </w:rPr>
        <w:t>سفارش</w:t>
      </w:r>
    </w:p>
    <w:p w:rsidR="004D13FF" w:rsidRPr="001A14D3" w:rsidRDefault="00927658" w:rsidP="004D13FF">
      <w:pPr>
        <w:pStyle w:val="ListParagraph"/>
        <w:numPr>
          <w:ilvl w:val="0"/>
          <w:numId w:val="18"/>
        </w:numPr>
        <w:jc w:val="both"/>
        <w:rPr>
          <w:rFonts w:cs="B Nazanin"/>
        </w:rPr>
      </w:pPr>
      <w:r w:rsidRPr="001A14D3">
        <w:rPr>
          <w:rFonts w:cs="B Nazanin"/>
        </w:rPr>
        <w:t>Scope</w:t>
      </w:r>
      <w:r w:rsidRPr="001A14D3">
        <w:rPr>
          <w:rFonts w:cs="B Nazanin"/>
          <w:rtl/>
        </w:rPr>
        <w:t xml:space="preserve"> </w:t>
      </w:r>
      <w:r w:rsidRPr="001A14D3">
        <w:rPr>
          <w:rFonts w:ascii="Times New Roman" w:hAnsi="Times New Roman" w:cs="Times New Roman" w:hint="cs"/>
          <w:rtl/>
        </w:rPr>
        <w:t>–</w:t>
      </w:r>
      <w:r w:rsidR="004D13FF" w:rsidRPr="001A14D3">
        <w:rPr>
          <w:rFonts w:cs="B Nazanin"/>
          <w:rtl/>
        </w:rPr>
        <w:t xml:space="preserve"> مشتری میتواند گزینه ی "ارسال با پیک" را انتخاب نماید (در اینصورت بر هزینه ی غذای او مبلغی افزوده میشود) و سپس به درگاه شاپرک بر</w:t>
      </w:r>
      <w:r w:rsidR="00FF1FD1" w:rsidRPr="001A14D3">
        <w:rPr>
          <w:rFonts w:cs="B Nazanin"/>
          <w:rtl/>
        </w:rPr>
        <w:t>ای پرداخت آنلاین هدایت میشود.</w:t>
      </w:r>
    </w:p>
    <w:p w:rsidR="004D13FF" w:rsidRPr="001A14D3" w:rsidRDefault="004D13FF" w:rsidP="003A2F5D">
      <w:pPr>
        <w:pStyle w:val="ListParagraph"/>
        <w:numPr>
          <w:ilvl w:val="0"/>
          <w:numId w:val="18"/>
        </w:numPr>
        <w:jc w:val="both"/>
        <w:rPr>
          <w:rFonts w:cs="B Nazanin"/>
        </w:rPr>
      </w:pPr>
      <w:r w:rsidRPr="001A14D3">
        <w:rPr>
          <w:rFonts w:cs="B Nazanin"/>
        </w:rPr>
        <w:t>Not-Scope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اگر مشتری گزینه ی "ارسال با پیک" را انتخاب کند باید مبلغ تعیین شده توسط مدیر در دیتابیس به مبلغ قابل پرداخت مشتری اضافه شود</w:t>
      </w:r>
      <w:r w:rsidR="003A2F5D" w:rsidRPr="001A14D3">
        <w:rPr>
          <w:rFonts w:cs="B Nazanin" w:hint="cs"/>
          <w:rtl/>
        </w:rPr>
        <w:t xml:space="preserve"> . </w:t>
      </w:r>
      <w:r w:rsidR="000A1D11" w:rsidRPr="001A14D3">
        <w:rPr>
          <w:rFonts w:cs="B Nazanin" w:hint="cs"/>
          <w:rtl/>
        </w:rPr>
        <w:t xml:space="preserve"> </w:t>
      </w:r>
    </w:p>
    <w:p w:rsidR="004D13FF" w:rsidRPr="001A14D3" w:rsidRDefault="00972A2C" w:rsidP="004D13FF">
      <w:pPr>
        <w:pStyle w:val="ListParagraph"/>
        <w:ind w:left="2160"/>
        <w:jc w:val="both"/>
        <w:rPr>
          <w:rFonts w:cs="B Nazanin"/>
          <w:rtl/>
        </w:rPr>
      </w:pPr>
      <w:r w:rsidRPr="001A14D3">
        <w:rPr>
          <w:rFonts w:cs="B Nazanin"/>
          <w:rtl/>
        </w:rPr>
        <w:t>اگر در هنگام پرداخت مشکلی بوجود آمد و یا اینترنت قطع شد نباید به لیست انتظار برود.</w:t>
      </w:r>
    </w:p>
    <w:p w:rsidR="00972A2C" w:rsidRPr="001A14D3" w:rsidRDefault="00972A2C" w:rsidP="004D13FF">
      <w:pPr>
        <w:pStyle w:val="ListParagraph"/>
        <w:ind w:left="2160"/>
        <w:jc w:val="both"/>
        <w:rPr>
          <w:rFonts w:cs="B Nazanin"/>
          <w:rtl/>
        </w:rPr>
      </w:pPr>
      <w:r w:rsidRPr="001A14D3">
        <w:rPr>
          <w:rFonts w:cs="B Nazanin"/>
          <w:rtl/>
        </w:rPr>
        <w:t xml:space="preserve">اگر پرداخت آنلاین با موفقیت انجام </w:t>
      </w:r>
      <w:r w:rsidR="00FF1FD1" w:rsidRPr="001A14D3">
        <w:rPr>
          <w:rFonts w:cs="B Nazanin"/>
          <w:rtl/>
        </w:rPr>
        <w:t>نشد ، نباید پروسه تمام گردد.</w:t>
      </w:r>
      <w:r w:rsidR="00897406" w:rsidRPr="001A14D3">
        <w:rPr>
          <w:rFonts w:cs="B Nazanin" w:hint="cs"/>
          <w:rtl/>
        </w:rPr>
        <w:t>(مثلا باید پیغام خطا دهد)</w:t>
      </w:r>
    </w:p>
    <w:p w:rsidR="00972A2C" w:rsidRPr="00CC2DFC" w:rsidRDefault="00972A2C" w:rsidP="00972A2C">
      <w:pPr>
        <w:pStyle w:val="ListParagraph"/>
        <w:numPr>
          <w:ilvl w:val="0"/>
          <w:numId w:val="15"/>
        </w:numPr>
        <w:jc w:val="both"/>
        <w:rPr>
          <w:rFonts w:cs="B Nazanin"/>
          <w:b/>
          <w:bCs/>
          <w:sz w:val="24"/>
          <w:szCs w:val="24"/>
        </w:rPr>
      </w:pPr>
      <w:r w:rsidRPr="00CC2DFC">
        <w:rPr>
          <w:rFonts w:cs="B Nazanin"/>
          <w:b/>
          <w:bCs/>
          <w:sz w:val="24"/>
          <w:szCs w:val="24"/>
          <w:rtl/>
        </w:rPr>
        <w:t>دریافت سفارش</w:t>
      </w:r>
    </w:p>
    <w:p w:rsidR="0002648B" w:rsidRPr="001A14D3" w:rsidRDefault="00972A2C" w:rsidP="00C80ED0">
      <w:pPr>
        <w:pStyle w:val="ListParagraph"/>
        <w:numPr>
          <w:ilvl w:val="0"/>
          <w:numId w:val="20"/>
        </w:numPr>
        <w:jc w:val="both"/>
        <w:rPr>
          <w:rFonts w:cs="B Nazanin"/>
        </w:rPr>
      </w:pPr>
      <w:r w:rsidRPr="001A14D3">
        <w:rPr>
          <w:rFonts w:cs="B Nazanin"/>
        </w:rPr>
        <w: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009309A3" w:rsidRPr="001A14D3">
        <w:rPr>
          <w:rFonts w:cs="B Nazanin"/>
          <w:rtl/>
        </w:rPr>
        <w:t xml:space="preserve">در حالت عادی اگر که سفارش آماده شده </w:t>
      </w:r>
      <w:r w:rsidR="00150498" w:rsidRPr="001A14D3">
        <w:rPr>
          <w:rFonts w:cs="B Nazanin"/>
          <w:rtl/>
        </w:rPr>
        <w:t>باشد ، برای کاربر پیغام "حاضر است"</w:t>
      </w:r>
      <w:r w:rsidR="00FA110D" w:rsidRPr="001A14D3">
        <w:rPr>
          <w:rFonts w:cs="B Nazanin" w:hint="cs"/>
          <w:rtl/>
        </w:rPr>
        <w:t xml:space="preserve">(به صورت یک </w:t>
      </w:r>
      <w:r w:rsidR="00FA110D" w:rsidRPr="001A14D3">
        <w:rPr>
          <w:rFonts w:cs="B Nazanin"/>
        </w:rPr>
        <w:t>notification</w:t>
      </w:r>
      <w:r w:rsidR="00FA110D" w:rsidRPr="001A14D3">
        <w:rPr>
          <w:rFonts w:cs="B Nazanin" w:hint="cs"/>
          <w:rtl/>
        </w:rPr>
        <w:t xml:space="preserve">) </w:t>
      </w:r>
      <w:r w:rsidR="00150498" w:rsidRPr="001A14D3">
        <w:rPr>
          <w:rFonts w:cs="B Nazanin"/>
          <w:rtl/>
        </w:rPr>
        <w:t xml:space="preserve"> نمایش داده میشود.</w:t>
      </w:r>
      <w:r w:rsidR="0002648B" w:rsidRPr="001A14D3">
        <w:rPr>
          <w:rFonts w:cs="B Nazanin" w:hint="cs"/>
          <w:rtl/>
        </w:rPr>
        <w:t xml:space="preserve"> </w:t>
      </w:r>
    </w:p>
    <w:p w:rsidR="00972A2C" w:rsidRPr="001A14D3" w:rsidRDefault="009309A3" w:rsidP="0002648B">
      <w:pPr>
        <w:pStyle w:val="ListParagraph"/>
        <w:ind w:left="1440"/>
        <w:jc w:val="both"/>
        <w:rPr>
          <w:rFonts w:cs="B Nazanin"/>
        </w:rPr>
      </w:pPr>
      <w:r w:rsidRPr="001A14D3">
        <w:rPr>
          <w:rFonts w:cs="B Nazanin"/>
          <w:rtl/>
        </w:rPr>
        <w:t xml:space="preserve"> حال اگر گزینه ی "ارسال با پیک" را زده باشد در پیام به نمایش در آمده ، اطلاعات پیک (شامل نام و شماره ی تماس)  نیز موجود خواهد بود.</w:t>
      </w:r>
    </w:p>
    <w:p w:rsidR="009309A3" w:rsidRPr="001A14D3" w:rsidRDefault="009309A3" w:rsidP="009309A3">
      <w:pPr>
        <w:pStyle w:val="ListParagraph"/>
        <w:numPr>
          <w:ilvl w:val="0"/>
          <w:numId w:val="20"/>
        </w:numPr>
        <w:jc w:val="both"/>
        <w:rPr>
          <w:rFonts w:cs="B Nazanin"/>
        </w:rPr>
      </w:pPr>
      <w:r w:rsidRPr="001A14D3">
        <w:rPr>
          <w:rFonts w:cs="B Nazanin"/>
        </w:rPr>
        <w:t>Not-scope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اگر</w:t>
      </w:r>
      <w:r w:rsidRPr="001A14D3">
        <w:rPr>
          <w:rFonts w:cs="B Nazanin"/>
          <w:rtl/>
        </w:rPr>
        <w:t xml:space="preserve"> "</w:t>
      </w:r>
      <w:r w:rsidRPr="001A14D3">
        <w:rPr>
          <w:rFonts w:cs="B Nazanin" w:hint="cs"/>
          <w:rtl/>
        </w:rPr>
        <w:t>ارسال</w:t>
      </w:r>
      <w:r w:rsidRPr="001A14D3">
        <w:rPr>
          <w:rFonts w:cs="B Nazanin"/>
          <w:rtl/>
        </w:rPr>
        <w:t xml:space="preserve"> </w:t>
      </w:r>
      <w:r w:rsidRPr="001A14D3">
        <w:rPr>
          <w:rFonts w:cs="B Nazanin" w:hint="cs"/>
          <w:rtl/>
        </w:rPr>
        <w:t>با</w:t>
      </w:r>
      <w:r w:rsidRPr="001A14D3">
        <w:rPr>
          <w:rFonts w:cs="B Nazanin"/>
          <w:rtl/>
        </w:rPr>
        <w:t xml:space="preserve"> </w:t>
      </w:r>
      <w:r w:rsidRPr="001A14D3">
        <w:rPr>
          <w:rFonts w:cs="B Nazanin" w:hint="cs"/>
          <w:rtl/>
        </w:rPr>
        <w:t>پیک</w:t>
      </w:r>
      <w:r w:rsidRPr="001A14D3">
        <w:rPr>
          <w:rFonts w:cs="B Nazanin"/>
          <w:rtl/>
        </w:rPr>
        <w:t xml:space="preserve">" </w:t>
      </w:r>
      <w:r w:rsidRPr="001A14D3">
        <w:rPr>
          <w:rFonts w:cs="B Nazanin" w:hint="cs"/>
          <w:rtl/>
        </w:rPr>
        <w:t>را</w:t>
      </w:r>
      <w:r w:rsidRPr="001A14D3">
        <w:rPr>
          <w:rFonts w:cs="B Nazanin"/>
          <w:rtl/>
        </w:rPr>
        <w:t xml:space="preserve"> </w:t>
      </w:r>
      <w:r w:rsidRPr="001A14D3">
        <w:rPr>
          <w:rFonts w:cs="B Nazanin" w:hint="cs"/>
          <w:rtl/>
        </w:rPr>
        <w:t>نزده</w:t>
      </w:r>
      <w:r w:rsidRPr="001A14D3">
        <w:rPr>
          <w:rFonts w:cs="B Nazanin"/>
          <w:rtl/>
        </w:rPr>
        <w:t xml:space="preserve"> </w:t>
      </w:r>
      <w:r w:rsidRPr="001A14D3">
        <w:rPr>
          <w:rFonts w:cs="B Nazanin" w:hint="cs"/>
          <w:rtl/>
        </w:rPr>
        <w:t>باشد</w:t>
      </w:r>
      <w:r w:rsidRPr="001A14D3">
        <w:rPr>
          <w:rFonts w:cs="B Nazanin"/>
          <w:rtl/>
        </w:rPr>
        <w:t xml:space="preserve"> </w:t>
      </w:r>
      <w:r w:rsidRPr="001A14D3">
        <w:rPr>
          <w:rFonts w:cs="B Nazanin" w:hint="cs"/>
          <w:rtl/>
        </w:rPr>
        <w:t>،</w:t>
      </w:r>
      <w:r w:rsidRPr="001A14D3">
        <w:rPr>
          <w:rFonts w:cs="B Nazanin"/>
          <w:rtl/>
        </w:rPr>
        <w:t xml:space="preserve"> </w:t>
      </w:r>
      <w:r w:rsidRPr="001A14D3">
        <w:rPr>
          <w:rFonts w:cs="B Nazanin" w:hint="cs"/>
          <w:rtl/>
        </w:rPr>
        <w:t>پس</w:t>
      </w:r>
      <w:r w:rsidRPr="001A14D3">
        <w:rPr>
          <w:rFonts w:cs="B Nazanin"/>
          <w:rtl/>
        </w:rPr>
        <w:t xml:space="preserve"> </w:t>
      </w:r>
      <w:r w:rsidRPr="001A14D3">
        <w:rPr>
          <w:rFonts w:cs="B Nazanin" w:hint="cs"/>
          <w:rtl/>
        </w:rPr>
        <w:t>از</w:t>
      </w:r>
      <w:r w:rsidRPr="001A14D3">
        <w:rPr>
          <w:rFonts w:cs="B Nazanin"/>
          <w:rtl/>
        </w:rPr>
        <w:t xml:space="preserve"> </w:t>
      </w:r>
      <w:r w:rsidRPr="001A14D3">
        <w:rPr>
          <w:rFonts w:cs="B Nazanin" w:hint="cs"/>
          <w:rtl/>
        </w:rPr>
        <w:t>خروج</w:t>
      </w:r>
      <w:r w:rsidRPr="001A14D3">
        <w:rPr>
          <w:rFonts w:cs="B Nazanin"/>
          <w:rtl/>
        </w:rPr>
        <w:t xml:space="preserve"> </w:t>
      </w:r>
      <w:r w:rsidRPr="001A14D3">
        <w:rPr>
          <w:rFonts w:cs="B Nazanin" w:hint="cs"/>
          <w:rtl/>
        </w:rPr>
        <w:t>از</w:t>
      </w:r>
      <w:r w:rsidRPr="001A14D3">
        <w:rPr>
          <w:rFonts w:cs="B Nazanin"/>
          <w:rtl/>
        </w:rPr>
        <w:t xml:space="preserve"> </w:t>
      </w:r>
      <w:r w:rsidRPr="001A14D3">
        <w:rPr>
          <w:rFonts w:cs="B Nazanin" w:hint="cs"/>
          <w:rtl/>
        </w:rPr>
        <w:t>صف</w:t>
      </w:r>
      <w:r w:rsidRPr="001A14D3">
        <w:rPr>
          <w:rFonts w:cs="B Nazanin"/>
          <w:rtl/>
        </w:rPr>
        <w:t xml:space="preserve"> </w:t>
      </w:r>
      <w:r w:rsidRPr="001A14D3">
        <w:rPr>
          <w:rFonts w:cs="B Nazanin" w:hint="cs"/>
          <w:rtl/>
        </w:rPr>
        <w:t>انتظار</w:t>
      </w:r>
      <w:r w:rsidRPr="001A14D3">
        <w:rPr>
          <w:rFonts w:cs="B Nazanin"/>
          <w:rtl/>
        </w:rPr>
        <w:t xml:space="preserve"> </w:t>
      </w:r>
      <w:r w:rsidRPr="001A14D3">
        <w:rPr>
          <w:rFonts w:cs="B Nazanin" w:hint="cs"/>
          <w:rtl/>
        </w:rPr>
        <w:t>پیام</w:t>
      </w:r>
      <w:r w:rsidRPr="001A14D3">
        <w:rPr>
          <w:rFonts w:cs="B Nazanin"/>
          <w:rtl/>
        </w:rPr>
        <w:t xml:space="preserve"> "</w:t>
      </w:r>
      <w:r w:rsidRPr="001A14D3">
        <w:rPr>
          <w:rFonts w:cs="B Nazanin" w:hint="cs"/>
          <w:rtl/>
        </w:rPr>
        <w:t>سفارش</w:t>
      </w:r>
      <w:r w:rsidRPr="001A14D3">
        <w:rPr>
          <w:rFonts w:cs="B Nazanin"/>
          <w:rtl/>
        </w:rPr>
        <w:t xml:space="preserve"> </w:t>
      </w:r>
      <w:r w:rsidRPr="001A14D3">
        <w:rPr>
          <w:rFonts w:cs="B Nazanin" w:hint="cs"/>
          <w:rtl/>
        </w:rPr>
        <w:t>شما</w:t>
      </w:r>
      <w:r w:rsidRPr="001A14D3">
        <w:rPr>
          <w:rFonts w:cs="B Nazanin"/>
          <w:rtl/>
        </w:rPr>
        <w:t xml:space="preserve"> </w:t>
      </w:r>
      <w:r w:rsidRPr="001A14D3">
        <w:rPr>
          <w:rFonts w:cs="B Nazanin" w:hint="cs"/>
          <w:rtl/>
        </w:rPr>
        <w:t>حاضر</w:t>
      </w:r>
      <w:r w:rsidRPr="001A14D3">
        <w:rPr>
          <w:rFonts w:cs="B Nazanin"/>
          <w:rtl/>
        </w:rPr>
        <w:t xml:space="preserve"> </w:t>
      </w:r>
      <w:r w:rsidRPr="001A14D3">
        <w:rPr>
          <w:rFonts w:cs="B Nazanin" w:hint="cs"/>
          <w:rtl/>
        </w:rPr>
        <w:t>است</w:t>
      </w:r>
      <w:r w:rsidRPr="001A14D3">
        <w:rPr>
          <w:rFonts w:cs="B Nazanin"/>
          <w:rtl/>
        </w:rPr>
        <w:t xml:space="preserve">" </w:t>
      </w:r>
      <w:r w:rsidRPr="001A14D3">
        <w:rPr>
          <w:rFonts w:cs="B Nazanin" w:hint="cs"/>
          <w:rtl/>
        </w:rPr>
        <w:t>باید</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نمایش</w:t>
      </w:r>
      <w:r w:rsidRPr="001A14D3">
        <w:rPr>
          <w:rFonts w:cs="B Nazanin"/>
          <w:rtl/>
        </w:rPr>
        <w:t xml:space="preserve"> </w:t>
      </w:r>
      <w:r w:rsidRPr="001A14D3">
        <w:rPr>
          <w:rFonts w:cs="B Nazanin" w:hint="cs"/>
          <w:rtl/>
        </w:rPr>
        <w:t>در</w:t>
      </w:r>
      <w:r w:rsidRPr="001A14D3">
        <w:rPr>
          <w:rFonts w:cs="B Nazanin"/>
          <w:rtl/>
        </w:rPr>
        <w:t xml:space="preserve"> </w:t>
      </w:r>
      <w:r w:rsidRPr="001A14D3">
        <w:rPr>
          <w:rFonts w:cs="B Nazanin" w:hint="cs"/>
          <w:rtl/>
        </w:rPr>
        <w:t>بیاید</w:t>
      </w:r>
      <w:r w:rsidRPr="001A14D3">
        <w:rPr>
          <w:rFonts w:cs="B Nazanin"/>
          <w:rtl/>
        </w:rPr>
        <w:t xml:space="preserve">. </w:t>
      </w:r>
      <w:r w:rsidRPr="001A14D3">
        <w:rPr>
          <w:rFonts w:cs="B Nazanin" w:hint="cs"/>
          <w:rtl/>
        </w:rPr>
        <w:t>اگر</w:t>
      </w:r>
      <w:r w:rsidRPr="001A14D3">
        <w:rPr>
          <w:rFonts w:cs="B Nazanin"/>
          <w:rtl/>
        </w:rPr>
        <w:t xml:space="preserve"> "</w:t>
      </w:r>
      <w:r w:rsidRPr="001A14D3">
        <w:rPr>
          <w:rFonts w:cs="B Nazanin" w:hint="cs"/>
          <w:rtl/>
        </w:rPr>
        <w:t>ارسال</w:t>
      </w:r>
      <w:r w:rsidRPr="001A14D3">
        <w:rPr>
          <w:rFonts w:cs="B Nazanin"/>
          <w:rtl/>
        </w:rPr>
        <w:t xml:space="preserve"> </w:t>
      </w:r>
      <w:r w:rsidRPr="001A14D3">
        <w:rPr>
          <w:rFonts w:cs="B Nazanin" w:hint="cs"/>
          <w:rtl/>
        </w:rPr>
        <w:t>با</w:t>
      </w:r>
      <w:r w:rsidRPr="001A14D3">
        <w:rPr>
          <w:rFonts w:cs="B Nazanin"/>
          <w:rtl/>
        </w:rPr>
        <w:t xml:space="preserve"> </w:t>
      </w:r>
      <w:r w:rsidRPr="001A14D3">
        <w:rPr>
          <w:rFonts w:cs="B Nazanin" w:hint="cs"/>
          <w:rtl/>
        </w:rPr>
        <w:t>پیک</w:t>
      </w:r>
      <w:r w:rsidRPr="001A14D3">
        <w:rPr>
          <w:rFonts w:cs="B Nazanin"/>
          <w:rtl/>
        </w:rPr>
        <w:t xml:space="preserve">" </w:t>
      </w:r>
      <w:r w:rsidRPr="001A14D3">
        <w:rPr>
          <w:rFonts w:cs="B Nazanin" w:hint="cs"/>
          <w:rtl/>
        </w:rPr>
        <w:t>را</w:t>
      </w:r>
      <w:r w:rsidRPr="001A14D3">
        <w:rPr>
          <w:rFonts w:cs="B Nazanin"/>
          <w:rtl/>
        </w:rPr>
        <w:t xml:space="preserve"> </w:t>
      </w:r>
      <w:r w:rsidRPr="001A14D3">
        <w:rPr>
          <w:rFonts w:cs="B Nazanin" w:hint="cs"/>
          <w:rtl/>
        </w:rPr>
        <w:t>زده</w:t>
      </w:r>
      <w:r w:rsidRPr="001A14D3">
        <w:rPr>
          <w:rFonts w:cs="B Nazanin"/>
          <w:rtl/>
        </w:rPr>
        <w:t xml:space="preserve"> </w:t>
      </w:r>
      <w:r w:rsidRPr="001A14D3">
        <w:rPr>
          <w:rFonts w:cs="B Nazanin" w:hint="cs"/>
          <w:rtl/>
        </w:rPr>
        <w:t>باشد</w:t>
      </w:r>
      <w:r w:rsidRPr="001A14D3">
        <w:rPr>
          <w:rFonts w:cs="B Nazanin"/>
          <w:rtl/>
        </w:rPr>
        <w:t xml:space="preserve"> </w:t>
      </w:r>
      <w:r w:rsidRPr="001A14D3">
        <w:rPr>
          <w:rFonts w:cs="B Nazanin" w:hint="cs"/>
          <w:rtl/>
        </w:rPr>
        <w:t>،</w:t>
      </w:r>
      <w:r w:rsidRPr="001A14D3">
        <w:rPr>
          <w:rFonts w:cs="B Nazanin"/>
          <w:rtl/>
        </w:rPr>
        <w:t xml:space="preserve"> </w:t>
      </w:r>
      <w:r w:rsidRPr="001A14D3">
        <w:rPr>
          <w:rFonts w:cs="B Nazanin" w:hint="cs"/>
          <w:rtl/>
        </w:rPr>
        <w:t>پس</w:t>
      </w:r>
      <w:r w:rsidRPr="001A14D3">
        <w:rPr>
          <w:rFonts w:cs="B Nazanin"/>
          <w:rtl/>
        </w:rPr>
        <w:t xml:space="preserve"> </w:t>
      </w:r>
      <w:r w:rsidRPr="001A14D3">
        <w:rPr>
          <w:rFonts w:cs="B Nazanin" w:hint="cs"/>
          <w:rtl/>
        </w:rPr>
        <w:t>از</w:t>
      </w:r>
      <w:r w:rsidRPr="001A14D3">
        <w:rPr>
          <w:rFonts w:cs="B Nazanin"/>
          <w:rtl/>
        </w:rPr>
        <w:t xml:space="preserve"> </w:t>
      </w:r>
      <w:r w:rsidRPr="001A14D3">
        <w:rPr>
          <w:rFonts w:cs="B Nazanin" w:hint="cs"/>
          <w:rtl/>
        </w:rPr>
        <w:t>خروج</w:t>
      </w:r>
      <w:r w:rsidRPr="001A14D3">
        <w:rPr>
          <w:rFonts w:cs="B Nazanin"/>
          <w:rtl/>
        </w:rPr>
        <w:t xml:space="preserve"> </w:t>
      </w:r>
      <w:r w:rsidRPr="001A14D3">
        <w:rPr>
          <w:rFonts w:cs="B Nazanin" w:hint="cs"/>
          <w:rtl/>
        </w:rPr>
        <w:t>از</w:t>
      </w:r>
      <w:r w:rsidRPr="001A14D3">
        <w:rPr>
          <w:rFonts w:cs="B Nazanin"/>
          <w:rtl/>
        </w:rPr>
        <w:t xml:space="preserve"> </w:t>
      </w:r>
      <w:r w:rsidRPr="001A14D3">
        <w:rPr>
          <w:rFonts w:cs="B Nazanin" w:hint="cs"/>
          <w:rtl/>
        </w:rPr>
        <w:t>صف</w:t>
      </w:r>
      <w:r w:rsidRPr="001A14D3">
        <w:rPr>
          <w:rFonts w:cs="B Nazanin"/>
          <w:rtl/>
        </w:rPr>
        <w:t xml:space="preserve"> </w:t>
      </w:r>
      <w:r w:rsidRPr="001A14D3">
        <w:rPr>
          <w:rFonts w:cs="B Nazanin" w:hint="cs"/>
          <w:rtl/>
        </w:rPr>
        <w:t>انتظار</w:t>
      </w:r>
      <w:r w:rsidRPr="001A14D3">
        <w:rPr>
          <w:rFonts w:cs="B Nazanin"/>
          <w:rtl/>
        </w:rPr>
        <w:t xml:space="preserve"> </w:t>
      </w:r>
      <w:r w:rsidRPr="001A14D3">
        <w:rPr>
          <w:rFonts w:cs="B Nazanin" w:hint="cs"/>
          <w:rtl/>
        </w:rPr>
        <w:t>باید</w:t>
      </w:r>
      <w:r w:rsidRPr="001A14D3">
        <w:rPr>
          <w:rFonts w:cs="B Nazanin"/>
          <w:rtl/>
        </w:rPr>
        <w:t xml:space="preserve"> </w:t>
      </w:r>
      <w:r w:rsidRPr="001A14D3">
        <w:rPr>
          <w:rFonts w:cs="B Nazanin" w:hint="cs"/>
          <w:rtl/>
        </w:rPr>
        <w:t>پیام</w:t>
      </w:r>
      <w:r w:rsidRPr="001A14D3">
        <w:rPr>
          <w:rFonts w:cs="B Nazanin"/>
          <w:rtl/>
        </w:rPr>
        <w:t xml:space="preserve"> "</w:t>
      </w:r>
      <w:r w:rsidRPr="001A14D3">
        <w:rPr>
          <w:rFonts w:cs="B Nazanin" w:hint="cs"/>
          <w:rtl/>
        </w:rPr>
        <w:t>پیک</w:t>
      </w:r>
      <w:r w:rsidRPr="001A14D3">
        <w:rPr>
          <w:rFonts w:cs="B Nazanin"/>
          <w:rtl/>
        </w:rPr>
        <w:t xml:space="preserve"> </w:t>
      </w:r>
      <w:r w:rsidRPr="001A14D3">
        <w:rPr>
          <w:rFonts w:cs="B Nazanin" w:hint="cs"/>
          <w:rtl/>
        </w:rPr>
        <w:t>در</w:t>
      </w:r>
      <w:r w:rsidRPr="001A14D3">
        <w:rPr>
          <w:rFonts w:cs="B Nazanin"/>
          <w:rtl/>
        </w:rPr>
        <w:t xml:space="preserve"> </w:t>
      </w:r>
      <w:r w:rsidRPr="001A14D3">
        <w:rPr>
          <w:rFonts w:cs="B Nazanin" w:hint="cs"/>
          <w:rtl/>
        </w:rPr>
        <w:t>حال</w:t>
      </w:r>
      <w:r w:rsidRPr="001A14D3">
        <w:rPr>
          <w:rFonts w:cs="B Nazanin"/>
          <w:rtl/>
        </w:rPr>
        <w:t xml:space="preserve"> </w:t>
      </w:r>
      <w:r w:rsidRPr="001A14D3">
        <w:rPr>
          <w:rFonts w:cs="B Nazanin" w:hint="cs"/>
          <w:rtl/>
        </w:rPr>
        <w:t>آوردن</w:t>
      </w:r>
      <w:r w:rsidRPr="001A14D3">
        <w:rPr>
          <w:rFonts w:cs="B Nazanin"/>
          <w:rtl/>
        </w:rPr>
        <w:t xml:space="preserve"> </w:t>
      </w:r>
      <w:r w:rsidRPr="001A14D3">
        <w:rPr>
          <w:rFonts w:cs="B Nazanin" w:hint="cs"/>
          <w:rtl/>
        </w:rPr>
        <w:t>سفارش</w:t>
      </w:r>
      <w:r w:rsidRPr="001A14D3">
        <w:rPr>
          <w:rFonts w:cs="B Nazanin"/>
          <w:rtl/>
        </w:rPr>
        <w:t xml:space="preserve"> </w:t>
      </w:r>
      <w:r w:rsidRPr="001A14D3">
        <w:rPr>
          <w:rFonts w:cs="B Nazanin" w:hint="cs"/>
          <w:rtl/>
        </w:rPr>
        <w:t>شماست</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نمایش</w:t>
      </w:r>
      <w:r w:rsidRPr="001A14D3">
        <w:rPr>
          <w:rFonts w:cs="B Nazanin"/>
          <w:rtl/>
        </w:rPr>
        <w:t xml:space="preserve"> </w:t>
      </w:r>
      <w:r w:rsidRPr="001A14D3">
        <w:rPr>
          <w:rFonts w:cs="B Nazanin" w:hint="cs"/>
          <w:rtl/>
        </w:rPr>
        <w:t>در</w:t>
      </w:r>
      <w:r w:rsidRPr="001A14D3">
        <w:rPr>
          <w:rFonts w:cs="B Nazanin"/>
          <w:rtl/>
        </w:rPr>
        <w:t xml:space="preserve"> </w:t>
      </w:r>
      <w:r w:rsidRPr="001A14D3">
        <w:rPr>
          <w:rFonts w:cs="B Nazanin" w:hint="cs"/>
          <w:rtl/>
        </w:rPr>
        <w:t>بیاید</w:t>
      </w:r>
      <w:r w:rsidRPr="001A14D3">
        <w:rPr>
          <w:rFonts w:cs="B Nazanin"/>
          <w:rtl/>
        </w:rPr>
        <w:t>. (</w:t>
      </w:r>
      <w:r w:rsidRPr="001A14D3">
        <w:rPr>
          <w:rFonts w:cs="B Nazanin" w:hint="cs"/>
          <w:rtl/>
        </w:rPr>
        <w:t>که</w:t>
      </w:r>
      <w:r w:rsidRPr="001A14D3">
        <w:rPr>
          <w:rFonts w:cs="B Nazanin"/>
          <w:rtl/>
        </w:rPr>
        <w:t xml:space="preserve"> </w:t>
      </w:r>
      <w:r w:rsidRPr="001A14D3">
        <w:rPr>
          <w:rFonts w:cs="B Nazanin" w:hint="cs"/>
          <w:rtl/>
        </w:rPr>
        <w:t>شامل</w:t>
      </w:r>
      <w:r w:rsidRPr="001A14D3">
        <w:rPr>
          <w:rFonts w:cs="B Nazanin"/>
          <w:rtl/>
        </w:rPr>
        <w:t xml:space="preserve"> </w:t>
      </w:r>
      <w:r w:rsidRPr="001A14D3">
        <w:rPr>
          <w:rFonts w:cs="B Nazanin" w:hint="cs"/>
          <w:rtl/>
        </w:rPr>
        <w:t>مشخصات</w:t>
      </w:r>
      <w:r w:rsidRPr="001A14D3">
        <w:rPr>
          <w:rFonts w:cs="B Nazanin"/>
          <w:rtl/>
        </w:rPr>
        <w:t xml:space="preserve"> </w:t>
      </w:r>
      <w:r w:rsidRPr="001A14D3">
        <w:rPr>
          <w:rFonts w:cs="B Nazanin" w:hint="cs"/>
          <w:rtl/>
        </w:rPr>
        <w:t>پیک</w:t>
      </w:r>
      <w:r w:rsidRPr="001A14D3">
        <w:rPr>
          <w:rFonts w:cs="B Nazanin"/>
          <w:rtl/>
        </w:rPr>
        <w:t xml:space="preserve"> </w:t>
      </w:r>
      <w:r w:rsidRPr="001A14D3">
        <w:rPr>
          <w:rFonts w:cs="B Nazanin" w:hint="cs"/>
          <w:rtl/>
        </w:rPr>
        <w:t>نیز</w:t>
      </w:r>
      <w:r w:rsidRPr="001A14D3">
        <w:rPr>
          <w:rFonts w:cs="B Nazanin"/>
          <w:rtl/>
        </w:rPr>
        <w:t xml:space="preserve"> </w:t>
      </w:r>
      <w:r w:rsidRPr="001A14D3">
        <w:rPr>
          <w:rFonts w:cs="B Nazanin" w:hint="cs"/>
          <w:rtl/>
        </w:rPr>
        <w:t>میبا</w:t>
      </w:r>
      <w:r w:rsidRPr="001A14D3">
        <w:rPr>
          <w:rFonts w:cs="B Nazanin"/>
          <w:rtl/>
        </w:rPr>
        <w:t>شد)</w:t>
      </w:r>
    </w:p>
    <w:p w:rsidR="00AE3F2A" w:rsidRPr="001A14D3" w:rsidRDefault="001214C0" w:rsidP="00C26DDE">
      <w:pPr>
        <w:pStyle w:val="ListParagraph"/>
        <w:ind w:left="1440"/>
        <w:jc w:val="both"/>
        <w:rPr>
          <w:rFonts w:cs="B Nazanin"/>
          <w:rtl/>
        </w:rPr>
      </w:pPr>
      <w:r w:rsidRPr="001A14D3">
        <w:rPr>
          <w:rFonts w:cs="B Nazanin"/>
          <w:rtl/>
        </w:rPr>
        <w:t xml:space="preserve">اگر اینترنت کاربر قطع و وصل شود ، </w:t>
      </w:r>
      <w:r w:rsidR="008E1BAF" w:rsidRPr="001A14D3">
        <w:rPr>
          <w:rFonts w:cs="B Nazanin" w:hint="cs"/>
          <w:rtl/>
        </w:rPr>
        <w:t xml:space="preserve">نباید </w:t>
      </w:r>
      <w:r w:rsidR="008E1BAF" w:rsidRPr="001A14D3">
        <w:rPr>
          <w:rFonts w:cs="B Nazanin"/>
          <w:rtl/>
        </w:rPr>
        <w:t xml:space="preserve">روند کار مختل </w:t>
      </w:r>
      <w:r w:rsidRPr="001A14D3">
        <w:rPr>
          <w:rFonts w:cs="B Nazanin"/>
          <w:rtl/>
        </w:rPr>
        <w:t xml:space="preserve">شود و کاربر با ورود به اپلیکیشن مجددا </w:t>
      </w:r>
      <w:r w:rsidR="00BA6E58" w:rsidRPr="001A14D3">
        <w:rPr>
          <w:rFonts w:cs="B Nazanin" w:hint="cs"/>
          <w:rtl/>
        </w:rPr>
        <w:t>"</w:t>
      </w:r>
      <w:r w:rsidRPr="001A14D3">
        <w:rPr>
          <w:rFonts w:cs="B Nazanin"/>
          <w:rtl/>
        </w:rPr>
        <w:t>صفحه ی انتظار</w:t>
      </w:r>
      <w:r w:rsidR="00BA6E58" w:rsidRPr="001A14D3">
        <w:rPr>
          <w:rFonts w:cs="B Nazanin" w:hint="cs"/>
          <w:rtl/>
        </w:rPr>
        <w:t>"</w:t>
      </w:r>
      <w:r w:rsidRPr="001A14D3">
        <w:rPr>
          <w:rFonts w:cs="B Nazanin"/>
          <w:rtl/>
        </w:rPr>
        <w:t xml:space="preserve"> را مشاهده کند.</w:t>
      </w:r>
    </w:p>
    <w:p w:rsidR="00C26DDE" w:rsidRPr="001A14D3" w:rsidRDefault="00C26DDE" w:rsidP="00C26DDE">
      <w:pPr>
        <w:pStyle w:val="ListParagraph"/>
        <w:ind w:left="1440"/>
        <w:jc w:val="both"/>
        <w:rPr>
          <w:rFonts w:cs="B Nazanin"/>
          <w:rtl/>
        </w:rPr>
      </w:pPr>
    </w:p>
    <w:p w:rsidR="00C26DDE" w:rsidRPr="001A14D3" w:rsidRDefault="00C26DDE" w:rsidP="00C26DDE">
      <w:pPr>
        <w:pStyle w:val="ListParagraph"/>
        <w:ind w:left="1440"/>
        <w:jc w:val="both"/>
        <w:rPr>
          <w:rFonts w:cs="B Nazanin"/>
        </w:rPr>
      </w:pPr>
    </w:p>
    <w:p w:rsidR="001214C0" w:rsidRPr="00CC2DFC" w:rsidRDefault="001214C0" w:rsidP="001214C0">
      <w:pPr>
        <w:pStyle w:val="ListParagraph"/>
        <w:numPr>
          <w:ilvl w:val="0"/>
          <w:numId w:val="15"/>
        </w:numPr>
        <w:jc w:val="both"/>
        <w:rPr>
          <w:rFonts w:cs="B Nazanin"/>
          <w:b/>
          <w:bCs/>
          <w:sz w:val="24"/>
          <w:szCs w:val="24"/>
        </w:rPr>
      </w:pPr>
      <w:r w:rsidRPr="00CC2DFC">
        <w:rPr>
          <w:rFonts w:cs="B Nazanin"/>
          <w:b/>
          <w:bCs/>
          <w:sz w:val="24"/>
          <w:szCs w:val="24"/>
          <w:rtl/>
        </w:rPr>
        <w:t>اعلام نظر</w:t>
      </w:r>
    </w:p>
    <w:p w:rsidR="001214C0" w:rsidRPr="001A14D3" w:rsidRDefault="001214C0" w:rsidP="005C6FEE">
      <w:pPr>
        <w:pStyle w:val="ListParagraph"/>
        <w:numPr>
          <w:ilvl w:val="0"/>
          <w:numId w:val="22"/>
        </w:numPr>
        <w:jc w:val="both"/>
        <w:rPr>
          <w:rFonts w:cs="B Nazanin"/>
        </w:rPr>
      </w:pPr>
      <w:r w:rsidRPr="001A14D3">
        <w:rPr>
          <w:rFonts w:cs="B Nazanin"/>
        </w:rPr>
        <w: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بعد</w:t>
      </w:r>
      <w:r w:rsidRPr="001A14D3">
        <w:rPr>
          <w:rFonts w:cs="B Nazanin"/>
          <w:rtl/>
        </w:rPr>
        <w:t xml:space="preserve"> </w:t>
      </w:r>
      <w:r w:rsidRPr="001A14D3">
        <w:rPr>
          <w:rFonts w:cs="B Nazanin" w:hint="cs"/>
          <w:rtl/>
        </w:rPr>
        <w:t>از</w:t>
      </w:r>
      <w:r w:rsidRPr="001A14D3">
        <w:rPr>
          <w:rFonts w:cs="B Nazanin"/>
          <w:rtl/>
        </w:rPr>
        <w:t xml:space="preserve"> </w:t>
      </w:r>
      <w:r w:rsidRPr="001A14D3">
        <w:rPr>
          <w:rFonts w:cs="B Nazanin" w:hint="cs"/>
          <w:rtl/>
        </w:rPr>
        <w:t>خروج</w:t>
      </w:r>
      <w:r w:rsidRPr="001A14D3">
        <w:rPr>
          <w:rFonts w:cs="B Nazanin"/>
          <w:rtl/>
        </w:rPr>
        <w:t xml:space="preserve"> </w:t>
      </w:r>
      <w:r w:rsidRPr="001A14D3">
        <w:rPr>
          <w:rFonts w:cs="B Nazanin" w:hint="cs"/>
          <w:rtl/>
        </w:rPr>
        <w:t>از</w:t>
      </w:r>
      <w:r w:rsidRPr="001A14D3">
        <w:rPr>
          <w:rFonts w:cs="B Nazanin"/>
          <w:rtl/>
        </w:rPr>
        <w:t xml:space="preserve"> "</w:t>
      </w:r>
      <w:r w:rsidRPr="001A14D3">
        <w:rPr>
          <w:rFonts w:cs="B Nazanin" w:hint="cs"/>
          <w:rtl/>
        </w:rPr>
        <w:t>دریافت</w:t>
      </w:r>
      <w:r w:rsidRPr="001A14D3">
        <w:rPr>
          <w:rFonts w:cs="B Nazanin"/>
          <w:rtl/>
        </w:rPr>
        <w:t xml:space="preserve"> </w:t>
      </w:r>
      <w:r w:rsidRPr="001A14D3">
        <w:rPr>
          <w:rFonts w:cs="B Nazanin" w:hint="cs"/>
          <w:rtl/>
        </w:rPr>
        <w:t>سفارش</w:t>
      </w:r>
      <w:r w:rsidRPr="001A14D3">
        <w:rPr>
          <w:rFonts w:cs="B Nazanin"/>
          <w:rtl/>
        </w:rPr>
        <w:t xml:space="preserve">" </w:t>
      </w:r>
      <w:r w:rsidRPr="001A14D3">
        <w:rPr>
          <w:rFonts w:cs="B Nazanin" w:hint="cs"/>
          <w:rtl/>
        </w:rPr>
        <w:t>برای</w:t>
      </w:r>
      <w:r w:rsidRPr="001A14D3">
        <w:rPr>
          <w:rFonts w:cs="B Nazanin"/>
          <w:rtl/>
        </w:rPr>
        <w:t xml:space="preserve"> </w:t>
      </w:r>
      <w:r w:rsidRPr="001A14D3">
        <w:rPr>
          <w:rFonts w:cs="B Nazanin" w:hint="cs"/>
          <w:rtl/>
        </w:rPr>
        <w:t>کاربر</w:t>
      </w:r>
      <w:r w:rsidRPr="001A14D3">
        <w:rPr>
          <w:rFonts w:cs="B Nazanin"/>
          <w:rtl/>
        </w:rPr>
        <w:t xml:space="preserve"> </w:t>
      </w:r>
      <w:r w:rsidRPr="001A14D3">
        <w:rPr>
          <w:rFonts w:cs="B Nazanin" w:hint="cs"/>
          <w:rtl/>
        </w:rPr>
        <w:t>،</w:t>
      </w:r>
      <w:r w:rsidRPr="001A14D3">
        <w:rPr>
          <w:rFonts w:cs="B Nazanin"/>
          <w:rtl/>
        </w:rPr>
        <w:t xml:space="preserve"> </w:t>
      </w:r>
      <w:r w:rsidRPr="001A14D3">
        <w:rPr>
          <w:rFonts w:cs="B Nazanin" w:hint="cs"/>
          <w:rtl/>
        </w:rPr>
        <w:t>نظرسنجی</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نمایش</w:t>
      </w:r>
      <w:r w:rsidRPr="001A14D3">
        <w:rPr>
          <w:rFonts w:cs="B Nazanin"/>
          <w:rtl/>
        </w:rPr>
        <w:t xml:space="preserve"> </w:t>
      </w:r>
      <w:r w:rsidRPr="001A14D3">
        <w:rPr>
          <w:rFonts w:cs="B Nazanin" w:hint="cs"/>
          <w:rtl/>
        </w:rPr>
        <w:t>در</w:t>
      </w:r>
      <w:r w:rsidRPr="001A14D3">
        <w:rPr>
          <w:rFonts w:cs="B Nazanin"/>
          <w:rtl/>
        </w:rPr>
        <w:t xml:space="preserve"> </w:t>
      </w:r>
      <w:r w:rsidRPr="001A14D3">
        <w:rPr>
          <w:rFonts w:cs="B Nazanin" w:hint="cs"/>
          <w:rtl/>
        </w:rPr>
        <w:t>می</w:t>
      </w:r>
      <w:r w:rsidRPr="001A14D3">
        <w:rPr>
          <w:rFonts w:cs="B Nazanin"/>
          <w:rtl/>
        </w:rPr>
        <w:t xml:space="preserve"> </w:t>
      </w:r>
      <w:r w:rsidRPr="001A14D3">
        <w:rPr>
          <w:rFonts w:cs="B Nazanin" w:hint="cs"/>
          <w:rtl/>
        </w:rPr>
        <w:t>آید</w:t>
      </w:r>
      <w:r w:rsidRPr="001A14D3">
        <w:rPr>
          <w:rFonts w:cs="B Nazanin"/>
          <w:rtl/>
        </w:rPr>
        <w:t xml:space="preserve">. </w:t>
      </w:r>
      <w:r w:rsidRPr="001A14D3">
        <w:rPr>
          <w:rFonts w:cs="B Nazanin" w:hint="cs"/>
          <w:rtl/>
        </w:rPr>
        <w:t>کاربر</w:t>
      </w:r>
      <w:r w:rsidRPr="001A14D3">
        <w:rPr>
          <w:rFonts w:cs="B Nazanin"/>
          <w:rtl/>
        </w:rPr>
        <w:t xml:space="preserve"> </w:t>
      </w:r>
      <w:r w:rsidRPr="001A14D3">
        <w:rPr>
          <w:rFonts w:cs="B Nazanin" w:hint="cs"/>
          <w:rtl/>
        </w:rPr>
        <w:t>میتواند</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این</w:t>
      </w:r>
      <w:r w:rsidRPr="001A14D3">
        <w:rPr>
          <w:rFonts w:cs="B Nazanin"/>
          <w:rtl/>
        </w:rPr>
        <w:t xml:space="preserve"> </w:t>
      </w:r>
      <w:r w:rsidRPr="001A14D3">
        <w:rPr>
          <w:rFonts w:cs="B Nazanin" w:hint="cs"/>
          <w:rtl/>
        </w:rPr>
        <w:t>نظرسنجی</w:t>
      </w:r>
      <w:r w:rsidRPr="001A14D3">
        <w:rPr>
          <w:rFonts w:cs="B Nazanin"/>
          <w:rtl/>
        </w:rPr>
        <w:t xml:space="preserve"> </w:t>
      </w:r>
      <w:r w:rsidRPr="001A14D3">
        <w:rPr>
          <w:rFonts w:cs="B Nazanin" w:hint="cs"/>
          <w:rtl/>
        </w:rPr>
        <w:t>جواب</w:t>
      </w:r>
      <w:r w:rsidRPr="001A14D3">
        <w:rPr>
          <w:rFonts w:cs="B Nazanin"/>
          <w:rtl/>
        </w:rPr>
        <w:t xml:space="preserve"> </w:t>
      </w:r>
      <w:r w:rsidRPr="001A14D3">
        <w:rPr>
          <w:rFonts w:cs="B Nazanin" w:hint="cs"/>
          <w:rtl/>
        </w:rPr>
        <w:t>داده</w:t>
      </w:r>
      <w:r w:rsidRPr="001A14D3">
        <w:rPr>
          <w:rFonts w:cs="B Nazanin"/>
          <w:rtl/>
        </w:rPr>
        <w:t xml:space="preserve"> </w:t>
      </w:r>
      <w:r w:rsidRPr="001A14D3">
        <w:rPr>
          <w:rFonts w:cs="B Nazanin" w:hint="cs"/>
          <w:rtl/>
        </w:rPr>
        <w:t>یا</w:t>
      </w:r>
      <w:r w:rsidRPr="001A14D3">
        <w:rPr>
          <w:rFonts w:cs="B Nazanin"/>
          <w:rtl/>
        </w:rPr>
        <w:t xml:space="preserve"> </w:t>
      </w:r>
      <w:r w:rsidRPr="001A14D3">
        <w:rPr>
          <w:rFonts w:cs="B Nazanin" w:hint="cs"/>
          <w:rtl/>
        </w:rPr>
        <w:t>جواب</w:t>
      </w:r>
      <w:r w:rsidRPr="001A14D3">
        <w:rPr>
          <w:rFonts w:cs="B Nazanin"/>
          <w:rtl/>
        </w:rPr>
        <w:t xml:space="preserve"> </w:t>
      </w:r>
      <w:r w:rsidRPr="001A14D3">
        <w:rPr>
          <w:rFonts w:cs="B Nazanin" w:hint="cs"/>
          <w:rtl/>
        </w:rPr>
        <w:t>ندهد</w:t>
      </w:r>
      <w:r w:rsidRPr="001A14D3">
        <w:rPr>
          <w:rFonts w:cs="B Nazanin"/>
          <w:rtl/>
        </w:rPr>
        <w:t xml:space="preserve">. </w:t>
      </w:r>
      <w:r w:rsidRPr="001A14D3">
        <w:rPr>
          <w:rFonts w:cs="B Nazanin" w:hint="cs"/>
          <w:rtl/>
        </w:rPr>
        <w:t>نهایتا</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صفحه</w:t>
      </w:r>
      <w:r w:rsidRPr="001A14D3">
        <w:rPr>
          <w:rFonts w:cs="B Nazanin"/>
          <w:rtl/>
        </w:rPr>
        <w:t xml:space="preserve"> </w:t>
      </w:r>
      <w:r w:rsidRPr="001A14D3">
        <w:rPr>
          <w:rFonts w:cs="B Nazanin" w:hint="cs"/>
          <w:rtl/>
        </w:rPr>
        <w:t>ی</w:t>
      </w:r>
      <w:r w:rsidRPr="001A14D3">
        <w:rPr>
          <w:rFonts w:cs="B Nazanin"/>
          <w:rtl/>
        </w:rPr>
        <w:t xml:space="preserve"> </w:t>
      </w:r>
      <w:r w:rsidRPr="001A14D3">
        <w:rPr>
          <w:rFonts w:cs="B Nazanin" w:hint="cs"/>
          <w:rtl/>
        </w:rPr>
        <w:t>منوی</w:t>
      </w:r>
      <w:r w:rsidRPr="001A14D3">
        <w:rPr>
          <w:rFonts w:cs="B Nazanin"/>
          <w:rtl/>
        </w:rPr>
        <w:t xml:space="preserve"> </w:t>
      </w:r>
      <w:r w:rsidRPr="001A14D3">
        <w:rPr>
          <w:rFonts w:cs="B Nazanin" w:hint="cs"/>
          <w:rtl/>
        </w:rPr>
        <w:t>شعبات</w:t>
      </w:r>
      <w:r w:rsidRPr="001A14D3">
        <w:rPr>
          <w:rFonts w:cs="B Nazanin"/>
          <w:rtl/>
        </w:rPr>
        <w:t xml:space="preserve"> </w:t>
      </w:r>
      <w:r w:rsidRPr="001A14D3">
        <w:rPr>
          <w:rFonts w:cs="B Nazanin" w:hint="cs"/>
          <w:rtl/>
        </w:rPr>
        <w:t>هدایت</w:t>
      </w:r>
      <w:r w:rsidRPr="001A14D3">
        <w:rPr>
          <w:rFonts w:cs="B Nazanin"/>
          <w:rtl/>
        </w:rPr>
        <w:t xml:space="preserve"> </w:t>
      </w:r>
      <w:r w:rsidRPr="001A14D3">
        <w:rPr>
          <w:rFonts w:cs="B Nazanin" w:hint="cs"/>
          <w:rtl/>
        </w:rPr>
        <w:t>خواهد</w:t>
      </w:r>
      <w:r w:rsidRPr="001A14D3">
        <w:rPr>
          <w:rFonts w:cs="B Nazanin"/>
          <w:rtl/>
        </w:rPr>
        <w:t xml:space="preserve"> </w:t>
      </w:r>
      <w:r w:rsidRPr="001A14D3">
        <w:rPr>
          <w:rFonts w:cs="B Nazanin" w:hint="cs"/>
          <w:rtl/>
        </w:rPr>
        <w:t>شد</w:t>
      </w:r>
      <w:r w:rsidRPr="001A14D3">
        <w:rPr>
          <w:rFonts w:cs="B Nazanin"/>
          <w:rtl/>
        </w:rPr>
        <w:t>.</w:t>
      </w:r>
    </w:p>
    <w:p w:rsidR="001214C0" w:rsidRPr="001A14D3" w:rsidRDefault="001214C0" w:rsidP="001214C0">
      <w:pPr>
        <w:pStyle w:val="ListParagraph"/>
        <w:numPr>
          <w:ilvl w:val="0"/>
          <w:numId w:val="22"/>
        </w:numPr>
        <w:jc w:val="both"/>
        <w:rPr>
          <w:rFonts w:cs="B Nazanin"/>
        </w:rPr>
      </w:pPr>
      <w:r w:rsidRPr="001A14D3">
        <w:rPr>
          <w:rFonts w:cs="B Nazanin"/>
        </w:rPr>
        <w:t>Not-scope</w:t>
      </w:r>
      <w:r w:rsidRPr="001A14D3">
        <w:rPr>
          <w:rFonts w:cs="B Nazanin"/>
          <w:rtl/>
        </w:rPr>
        <w:t>- اگر کاربر گزینه ای را انتخاب نکرد و گزینه ی "تایید" را زد ، مشکلی ایجاد نشود.</w:t>
      </w:r>
    </w:p>
    <w:p w:rsidR="005C6FEE" w:rsidRPr="001A14D3" w:rsidRDefault="001214C0" w:rsidP="00C26DDE">
      <w:pPr>
        <w:pStyle w:val="ListParagraph"/>
        <w:ind w:left="1440"/>
        <w:jc w:val="both"/>
        <w:rPr>
          <w:rFonts w:cs="B Nazanin"/>
          <w:rtl/>
        </w:rPr>
      </w:pPr>
      <w:r w:rsidRPr="001A14D3">
        <w:rPr>
          <w:rFonts w:cs="B Nazanin"/>
          <w:rtl/>
        </w:rPr>
        <w:t>نظرسنجی همراه با تمام گزینه های تعیین شده در دیتابیس به نمایش در بیاید</w:t>
      </w:r>
      <w:r w:rsidR="00FA33C3" w:rsidRPr="001A14D3">
        <w:rPr>
          <w:rFonts w:cs="B Nazanin" w:hint="cs"/>
          <w:rtl/>
        </w:rPr>
        <w:t>.</w:t>
      </w:r>
    </w:p>
    <w:p w:rsidR="00356130" w:rsidRPr="001A14D3" w:rsidRDefault="00356130" w:rsidP="00356130">
      <w:pPr>
        <w:pStyle w:val="ListParagraph"/>
        <w:jc w:val="both"/>
        <w:rPr>
          <w:rFonts w:cs="B Nazanin"/>
          <w:b/>
          <w:bCs/>
        </w:rPr>
      </w:pPr>
    </w:p>
    <w:p w:rsidR="005C6FEE" w:rsidRPr="00CC2DFC" w:rsidRDefault="005C6FEE" w:rsidP="005C6FEE">
      <w:pPr>
        <w:pStyle w:val="ListParagraph"/>
        <w:numPr>
          <w:ilvl w:val="0"/>
          <w:numId w:val="15"/>
        </w:numPr>
        <w:jc w:val="both"/>
        <w:rPr>
          <w:rFonts w:cs="B Nazanin"/>
          <w:b/>
          <w:bCs/>
          <w:sz w:val="24"/>
          <w:szCs w:val="24"/>
        </w:rPr>
      </w:pPr>
      <w:r w:rsidRPr="00CC2DFC">
        <w:rPr>
          <w:rFonts w:cs="B Nazanin"/>
          <w:b/>
          <w:bCs/>
          <w:sz w:val="24"/>
          <w:szCs w:val="24"/>
          <w:rtl/>
        </w:rPr>
        <w:t>مشاهده ی سفارشات</w:t>
      </w:r>
      <w:r w:rsidR="00F44792" w:rsidRPr="00CC2DFC">
        <w:rPr>
          <w:rFonts w:cs="B Nazanin" w:hint="cs"/>
          <w:b/>
          <w:bCs/>
          <w:sz w:val="24"/>
          <w:szCs w:val="24"/>
          <w:rtl/>
        </w:rPr>
        <w:t xml:space="preserve"> توسط آشپز </w:t>
      </w:r>
    </w:p>
    <w:p w:rsidR="005C6FEE" w:rsidRPr="001A14D3" w:rsidRDefault="005C6FEE" w:rsidP="005C6FEE">
      <w:pPr>
        <w:pStyle w:val="ListParagraph"/>
        <w:numPr>
          <w:ilvl w:val="0"/>
          <w:numId w:val="27"/>
        </w:numPr>
        <w:jc w:val="both"/>
        <w:rPr>
          <w:rFonts w:cs="B Nazanin"/>
          <w:b/>
          <w:bCs/>
        </w:rPr>
      </w:pPr>
      <w:r w:rsidRPr="001A14D3">
        <w:rPr>
          <w:rFonts w:cs="B Nazanin"/>
        </w:rPr>
        <w:t>Scope</w:t>
      </w:r>
      <w:r w:rsidRPr="001A14D3">
        <w:rPr>
          <w:rFonts w:cs="B Nazanin"/>
          <w:rtl/>
        </w:rPr>
        <w:t xml:space="preserve"> - سفارش های پرداخت شده شعبه توسط مشتری ها به ترتیب زمان سفارش داده شده </w:t>
      </w:r>
      <w:r w:rsidR="00E67BC0" w:rsidRPr="001A14D3">
        <w:rPr>
          <w:rFonts w:cs="B Nazanin" w:hint="cs"/>
          <w:rtl/>
        </w:rPr>
        <w:t xml:space="preserve">به </w:t>
      </w:r>
      <w:r w:rsidRPr="001A14D3">
        <w:rPr>
          <w:rFonts w:cs="B Nazanin"/>
          <w:rtl/>
        </w:rPr>
        <w:t xml:space="preserve">آشپز شعبه ی مورد نظر در </w:t>
      </w:r>
      <w:r w:rsidR="00EF6ADD" w:rsidRPr="001A14D3">
        <w:rPr>
          <w:rFonts w:cs="B Nazanin" w:hint="cs"/>
          <w:rtl/>
        </w:rPr>
        <w:t xml:space="preserve">قالب </w:t>
      </w:r>
      <w:r w:rsidRPr="001A14D3">
        <w:rPr>
          <w:rFonts w:cs="B Nazanin"/>
          <w:rtl/>
        </w:rPr>
        <w:t xml:space="preserve">یک لیست نمایش داده می شود. </w:t>
      </w:r>
    </w:p>
    <w:p w:rsidR="005C6FEE" w:rsidRPr="001A14D3" w:rsidRDefault="005C6FEE" w:rsidP="005C6FEE">
      <w:pPr>
        <w:pStyle w:val="ListParagraph"/>
        <w:numPr>
          <w:ilvl w:val="0"/>
          <w:numId w:val="20"/>
        </w:numPr>
        <w:jc w:val="both"/>
        <w:rPr>
          <w:rFonts w:cs="B Nazanin"/>
        </w:rPr>
      </w:pPr>
      <w:r w:rsidRPr="001A14D3">
        <w:rPr>
          <w:rFonts w:cs="B Nazanin"/>
        </w:rPr>
        <w:t>Not-scope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تن</w:t>
      </w:r>
      <w:r w:rsidRPr="001A14D3">
        <w:rPr>
          <w:rFonts w:cs="B Nazanin"/>
          <w:rtl/>
        </w:rPr>
        <w:t>ها سفارشات پرداخت شده باید وارد آن لیست بشوند.</w:t>
      </w:r>
    </w:p>
    <w:p w:rsidR="005C6FEE" w:rsidRPr="001A14D3" w:rsidRDefault="005C6FEE" w:rsidP="005C6FEE">
      <w:pPr>
        <w:pStyle w:val="ListParagraph"/>
        <w:ind w:left="2160"/>
        <w:jc w:val="both"/>
        <w:rPr>
          <w:rFonts w:cs="B Nazanin"/>
          <w:rtl/>
        </w:rPr>
      </w:pPr>
      <w:r w:rsidRPr="001A14D3">
        <w:rPr>
          <w:rFonts w:cs="B Nazanin"/>
          <w:rtl/>
        </w:rPr>
        <w:t>سفارشات باید شامل نوع غذا و تعداد مربوطه شوند.</w:t>
      </w:r>
    </w:p>
    <w:p w:rsidR="005C6FEE" w:rsidRPr="001A14D3" w:rsidRDefault="005C6FEE" w:rsidP="00AE3F2A">
      <w:pPr>
        <w:pStyle w:val="ListParagraph"/>
        <w:ind w:left="2160"/>
        <w:jc w:val="both"/>
        <w:rPr>
          <w:rFonts w:cs="B Nazanin"/>
          <w:rtl/>
        </w:rPr>
      </w:pPr>
      <w:r w:rsidRPr="001A14D3">
        <w:rPr>
          <w:rFonts w:cs="B Nazanin"/>
          <w:rtl/>
        </w:rPr>
        <w:t>سفارشات باید مربوط به شعبه ی مورد نظر باشند. (یعنی برای آشپز شعبه ی 2 نباید سفارشات شعبه ی 1 برود)</w:t>
      </w:r>
    </w:p>
    <w:p w:rsidR="005C6FEE" w:rsidRPr="00CC2DFC" w:rsidRDefault="005C6FEE" w:rsidP="005C6FEE">
      <w:pPr>
        <w:pStyle w:val="ListParagraph"/>
        <w:numPr>
          <w:ilvl w:val="0"/>
          <w:numId w:val="15"/>
        </w:numPr>
        <w:jc w:val="both"/>
        <w:rPr>
          <w:rFonts w:cs="B Nazanin"/>
          <w:b/>
          <w:bCs/>
          <w:sz w:val="24"/>
          <w:szCs w:val="24"/>
        </w:rPr>
      </w:pPr>
      <w:r w:rsidRPr="00CC2DFC">
        <w:rPr>
          <w:rFonts w:cs="B Nazanin"/>
          <w:b/>
          <w:bCs/>
          <w:sz w:val="24"/>
          <w:szCs w:val="24"/>
          <w:rtl/>
        </w:rPr>
        <w:t>آماده بودن سفارشات</w:t>
      </w:r>
    </w:p>
    <w:p w:rsidR="005C6FEE" w:rsidRPr="001A14D3" w:rsidRDefault="005C6FEE" w:rsidP="005C6FEE">
      <w:pPr>
        <w:pStyle w:val="ListParagraph"/>
        <w:numPr>
          <w:ilvl w:val="0"/>
          <w:numId w:val="20"/>
        </w:numPr>
        <w:jc w:val="both"/>
        <w:rPr>
          <w:rFonts w:cs="B Nazanin"/>
        </w:rPr>
      </w:pPr>
      <w:r w:rsidRPr="001A14D3">
        <w:rPr>
          <w:rFonts w:cs="B Nazanin"/>
        </w:rPr>
        <w:t>Scope</w:t>
      </w:r>
      <w:r w:rsidRPr="001A14D3">
        <w:rPr>
          <w:rFonts w:cs="B Nazanin"/>
          <w:rtl/>
        </w:rPr>
        <w:t xml:space="preserve"> - در لیست نم</w:t>
      </w:r>
      <w:r w:rsidR="00393254" w:rsidRPr="001A14D3">
        <w:rPr>
          <w:rFonts w:cs="B Nazanin"/>
          <w:rtl/>
        </w:rPr>
        <w:t>ایش داده شده به آشپز ، درکنار ه</w:t>
      </w:r>
      <w:r w:rsidR="00393254" w:rsidRPr="001A14D3">
        <w:rPr>
          <w:rFonts w:cs="B Nazanin" w:hint="cs"/>
          <w:rtl/>
        </w:rPr>
        <w:t>ر</w:t>
      </w:r>
      <w:r w:rsidRPr="001A14D3">
        <w:rPr>
          <w:rFonts w:cs="B Nazanin"/>
          <w:rtl/>
        </w:rPr>
        <w:t xml:space="preserve"> سفارش ، دکمه ای برای اعلام آمادگی برای تحویل سف</w:t>
      </w:r>
      <w:r w:rsidR="00631A7C" w:rsidRPr="001A14D3">
        <w:rPr>
          <w:rFonts w:cs="B Nazanin"/>
          <w:rtl/>
        </w:rPr>
        <w:t>ارش وجود دارد. با انتخاب آن</w:t>
      </w:r>
      <w:r w:rsidR="00631A7C" w:rsidRPr="001A14D3">
        <w:rPr>
          <w:rFonts w:cs="B Nazanin"/>
        </w:rPr>
        <w:t xml:space="preserve"> </w:t>
      </w:r>
      <w:r w:rsidR="00631A7C" w:rsidRPr="001A14D3">
        <w:rPr>
          <w:rFonts w:cs="B Nazanin" w:hint="cs"/>
          <w:rtl/>
        </w:rPr>
        <w:t xml:space="preserve">توسط آشپز، آن سفارش </w:t>
      </w:r>
      <w:r w:rsidRPr="001A14D3">
        <w:rPr>
          <w:rFonts w:cs="B Nazanin"/>
          <w:rtl/>
        </w:rPr>
        <w:t xml:space="preserve"> از لیست حذف میشود و مشتری مربوطه از صف انتظار خارج میگردد.</w:t>
      </w:r>
    </w:p>
    <w:p w:rsidR="005C6FEE" w:rsidRPr="001A14D3" w:rsidRDefault="005C6FEE" w:rsidP="005C6FEE">
      <w:pPr>
        <w:pStyle w:val="ListParagraph"/>
        <w:numPr>
          <w:ilvl w:val="0"/>
          <w:numId w:val="20"/>
        </w:numPr>
        <w:jc w:val="both"/>
        <w:rPr>
          <w:rFonts w:cs="B Nazanin"/>
        </w:rPr>
      </w:pPr>
      <w:r w:rsidRPr="001A14D3">
        <w:rPr>
          <w:rFonts w:cs="B Nazanin"/>
        </w:rPr>
        <w:t>Not-scope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قابلیت</w:t>
      </w:r>
      <w:r w:rsidRPr="001A14D3">
        <w:rPr>
          <w:rFonts w:cs="B Nazanin"/>
          <w:rtl/>
        </w:rPr>
        <w:t xml:space="preserve"> </w:t>
      </w:r>
      <w:r w:rsidRPr="001A14D3">
        <w:rPr>
          <w:rFonts w:cs="B Nazanin" w:hint="cs"/>
          <w:rtl/>
        </w:rPr>
        <w:t>انتخاب</w:t>
      </w:r>
      <w:r w:rsidRPr="001A14D3">
        <w:rPr>
          <w:rFonts w:cs="B Nazanin"/>
          <w:rtl/>
        </w:rPr>
        <w:t xml:space="preserve"> </w:t>
      </w:r>
      <w:r w:rsidRPr="001A14D3">
        <w:rPr>
          <w:rFonts w:cs="B Nazanin" w:hint="cs"/>
          <w:rtl/>
        </w:rPr>
        <w:t>چند</w:t>
      </w:r>
      <w:r w:rsidRPr="001A14D3">
        <w:rPr>
          <w:rFonts w:cs="B Nazanin"/>
          <w:rtl/>
        </w:rPr>
        <w:t xml:space="preserve"> </w:t>
      </w:r>
      <w:r w:rsidRPr="001A14D3">
        <w:rPr>
          <w:rFonts w:cs="B Nazanin" w:hint="cs"/>
          <w:rtl/>
        </w:rPr>
        <w:t>سفارش</w:t>
      </w:r>
      <w:r w:rsidR="00D3464F" w:rsidRPr="001A14D3">
        <w:rPr>
          <w:rFonts w:cs="B Nazanin" w:hint="cs"/>
          <w:rtl/>
        </w:rPr>
        <w:t xml:space="preserve"> توسط آشپز وجود </w:t>
      </w:r>
      <w:r w:rsidRPr="001A14D3">
        <w:rPr>
          <w:rFonts w:cs="B Nazanin"/>
          <w:rtl/>
        </w:rPr>
        <w:t xml:space="preserve"> داشته باشد.</w:t>
      </w:r>
    </w:p>
    <w:p w:rsidR="005C6FEE" w:rsidRPr="001A14D3" w:rsidRDefault="005C6FEE" w:rsidP="00AE3F2A">
      <w:pPr>
        <w:pStyle w:val="ListParagraph"/>
        <w:ind w:left="2160"/>
        <w:jc w:val="both"/>
        <w:rPr>
          <w:rFonts w:cs="B Nazanin"/>
          <w:rtl/>
        </w:rPr>
      </w:pPr>
      <w:r w:rsidRPr="001A14D3">
        <w:rPr>
          <w:rFonts w:cs="B Nazanin"/>
          <w:rtl/>
        </w:rPr>
        <w:lastRenderedPageBreak/>
        <w:t>در صورت پایان یک سفارش ، مشتری دیگری از صف خارج نشود.</w:t>
      </w:r>
      <w:r w:rsidR="00BF2B50" w:rsidRPr="001A14D3">
        <w:rPr>
          <w:rFonts w:cs="B Nazanin" w:hint="cs"/>
          <w:rtl/>
        </w:rPr>
        <w:t>( اطمینان پیدا کردن از لیست آپدیت شده )</w:t>
      </w:r>
    </w:p>
    <w:p w:rsidR="005C6FEE" w:rsidRPr="00CC2DFC" w:rsidRDefault="00AE3F2A" w:rsidP="00AE3F2A">
      <w:pPr>
        <w:pStyle w:val="ListParagraph"/>
        <w:numPr>
          <w:ilvl w:val="0"/>
          <w:numId w:val="15"/>
        </w:numPr>
        <w:jc w:val="both"/>
        <w:rPr>
          <w:rFonts w:cs="B Nazanin"/>
          <w:b/>
          <w:bCs/>
          <w:sz w:val="24"/>
          <w:szCs w:val="24"/>
        </w:rPr>
      </w:pPr>
      <w:r w:rsidRPr="00CC2DFC">
        <w:rPr>
          <w:rFonts w:cs="B Nazanin"/>
          <w:b/>
          <w:bCs/>
          <w:sz w:val="24"/>
          <w:szCs w:val="24"/>
          <w:rtl/>
        </w:rPr>
        <w:t>ویرایش منوی شعبه</w:t>
      </w:r>
    </w:p>
    <w:p w:rsidR="005C6FEE" w:rsidRPr="001A14D3" w:rsidRDefault="005C6FEE" w:rsidP="00AE3F2A">
      <w:pPr>
        <w:pStyle w:val="ListParagraph"/>
        <w:numPr>
          <w:ilvl w:val="0"/>
          <w:numId w:val="27"/>
        </w:numPr>
        <w:jc w:val="both"/>
        <w:rPr>
          <w:rFonts w:cs="B Nazanin"/>
          <w:b/>
          <w:bCs/>
        </w:rPr>
      </w:pPr>
      <w:r w:rsidRPr="001A14D3">
        <w:rPr>
          <w:rFonts w:cs="B Nazanin"/>
        </w:rPr>
        <w:t>Scope</w:t>
      </w:r>
      <w:r w:rsidRPr="001A14D3">
        <w:rPr>
          <w:rFonts w:cs="B Nazanin"/>
          <w:rtl/>
        </w:rPr>
        <w:t xml:space="preserve"> - </w:t>
      </w:r>
      <w:r w:rsidR="00AE3F2A" w:rsidRPr="001A14D3">
        <w:rPr>
          <w:rFonts w:cs="B Nazanin"/>
          <w:rtl/>
        </w:rPr>
        <w:t>با ورود به صفحه ی منو ها ، میتوان به تک تک</w:t>
      </w:r>
      <w:r w:rsidR="006B0E50" w:rsidRPr="001A14D3">
        <w:rPr>
          <w:rFonts w:cs="B Nazanin"/>
          <w:rtl/>
        </w:rPr>
        <w:t xml:space="preserve"> آیتم های مربوط به</w:t>
      </w:r>
      <w:r w:rsidR="006B0E50" w:rsidRPr="001A14D3">
        <w:rPr>
          <w:rFonts w:cs="B Nazanin" w:hint="cs"/>
          <w:rtl/>
        </w:rPr>
        <w:t xml:space="preserve"> صفحه</w:t>
      </w:r>
      <w:r w:rsidR="006B0E50" w:rsidRPr="001A14D3">
        <w:rPr>
          <w:rFonts w:cs="B Nazanin"/>
          <w:rtl/>
        </w:rPr>
        <w:t xml:space="preserve"> شعبه</w:t>
      </w:r>
      <w:r w:rsidR="00AE3F2A" w:rsidRPr="001A14D3">
        <w:rPr>
          <w:rFonts w:cs="B Nazanin"/>
          <w:rtl/>
        </w:rPr>
        <w:t xml:space="preserve"> ، دسترسی پیدا کرد</w:t>
      </w:r>
      <w:r w:rsidR="00F44C0F" w:rsidRPr="001A14D3">
        <w:rPr>
          <w:rFonts w:cs="B Nazanin" w:hint="cs"/>
          <w:rtl/>
        </w:rPr>
        <w:t>ه</w:t>
      </w:r>
      <w:r w:rsidR="00AE3F2A" w:rsidRPr="001A14D3">
        <w:rPr>
          <w:rFonts w:cs="B Nazanin"/>
          <w:rtl/>
        </w:rPr>
        <w:t xml:space="preserve"> و برای هر آیتم میتوان گزینه های حذف ، ویرایش و یا افزودن را انتخاب نمود.</w:t>
      </w:r>
      <w:r w:rsidRPr="001A14D3">
        <w:rPr>
          <w:rFonts w:cs="B Nazanin"/>
          <w:rtl/>
        </w:rPr>
        <w:t xml:space="preserve"> </w:t>
      </w:r>
    </w:p>
    <w:p w:rsidR="00E94F25" w:rsidRPr="001A14D3" w:rsidRDefault="005C6FEE" w:rsidP="00E94F25">
      <w:pPr>
        <w:pStyle w:val="ListParagraph"/>
        <w:numPr>
          <w:ilvl w:val="0"/>
          <w:numId w:val="20"/>
        </w:numPr>
        <w:jc w:val="both"/>
        <w:rPr>
          <w:rFonts w:cs="B Nazanin"/>
        </w:rPr>
      </w:pPr>
      <w:r w:rsidRPr="001A14D3">
        <w:rPr>
          <w:rFonts w:cs="B Nazanin"/>
        </w:rPr>
        <w:t>Not-scope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00AE3F2A" w:rsidRPr="001A14D3">
        <w:rPr>
          <w:rFonts w:cs="B Nazanin"/>
          <w:rtl/>
        </w:rPr>
        <w:t>با زدن آیکن حذف غذا ، غذای انتخاب شده از دیتابیس نیز حذف گردد.</w:t>
      </w:r>
      <w:r w:rsidR="00E94F25" w:rsidRPr="001A14D3">
        <w:rPr>
          <w:rFonts w:cs="B Nazanin" w:hint="cs"/>
          <w:rtl/>
        </w:rPr>
        <w:t xml:space="preserve"> </w:t>
      </w:r>
    </w:p>
    <w:p w:rsidR="00AE3F2A" w:rsidRPr="001A14D3" w:rsidRDefault="00AE3F2A" w:rsidP="00AE3F2A">
      <w:pPr>
        <w:pStyle w:val="ListParagraph"/>
        <w:ind w:left="2160"/>
        <w:jc w:val="both"/>
        <w:rPr>
          <w:rFonts w:cs="B Nazanin"/>
          <w:rtl/>
        </w:rPr>
      </w:pPr>
      <w:r w:rsidRPr="001A14D3">
        <w:rPr>
          <w:rFonts w:cs="B Nazanin"/>
          <w:rtl/>
        </w:rPr>
        <w:t xml:space="preserve"> درصورت اعمال هرگونه تغییر ، در دیتابیس نیز تغییرات اعمال شود.</w:t>
      </w:r>
    </w:p>
    <w:p w:rsidR="00AE3F2A" w:rsidRPr="001A14D3" w:rsidRDefault="00AE3F2A" w:rsidP="00C26DDE">
      <w:pPr>
        <w:pStyle w:val="ListParagraph"/>
        <w:ind w:left="2160"/>
        <w:jc w:val="both"/>
        <w:rPr>
          <w:rFonts w:cs="B Nazanin"/>
          <w:rtl/>
        </w:rPr>
      </w:pPr>
      <w:r w:rsidRPr="001A14D3">
        <w:rPr>
          <w:rFonts w:cs="B Nazanin"/>
          <w:rtl/>
        </w:rPr>
        <w:t>اگر درحین وارد کردن غذای جدید ، غذای مورد نظر در منو وجود داشت ، پیغام خطا بدهد و ذخیره نشود.</w:t>
      </w:r>
    </w:p>
    <w:p w:rsidR="005C6FEE" w:rsidRPr="00CC2DFC" w:rsidRDefault="00AE3F2A" w:rsidP="00AE3F2A">
      <w:pPr>
        <w:pStyle w:val="ListParagraph"/>
        <w:numPr>
          <w:ilvl w:val="0"/>
          <w:numId w:val="15"/>
        </w:numPr>
        <w:jc w:val="both"/>
        <w:rPr>
          <w:rFonts w:cs="B Nazanin"/>
          <w:b/>
          <w:bCs/>
          <w:sz w:val="24"/>
          <w:szCs w:val="24"/>
        </w:rPr>
      </w:pPr>
      <w:r w:rsidRPr="00CC2DFC">
        <w:rPr>
          <w:rFonts w:cs="B Nazanin"/>
          <w:b/>
          <w:bCs/>
          <w:sz w:val="24"/>
          <w:szCs w:val="24"/>
          <w:rtl/>
        </w:rPr>
        <w:t>اعلام اقلام مورد نیاز</w:t>
      </w:r>
    </w:p>
    <w:p w:rsidR="005C6FEE" w:rsidRPr="001A14D3" w:rsidRDefault="005C6FEE" w:rsidP="006B1A61">
      <w:pPr>
        <w:pStyle w:val="ListParagraph"/>
        <w:numPr>
          <w:ilvl w:val="0"/>
          <w:numId w:val="27"/>
        </w:numPr>
        <w:jc w:val="both"/>
        <w:rPr>
          <w:rFonts w:cs="B Nazanin"/>
          <w:b/>
          <w:bCs/>
        </w:rPr>
      </w:pPr>
      <w:r w:rsidRPr="001A14D3">
        <w:rPr>
          <w:rFonts w:cs="B Nazanin"/>
        </w:rPr>
        <w:t>Scope</w:t>
      </w:r>
      <w:r w:rsidRPr="001A14D3">
        <w:rPr>
          <w:rFonts w:cs="B Nazanin"/>
          <w:rtl/>
        </w:rPr>
        <w:t xml:space="preserve"> </w:t>
      </w:r>
      <w:r w:rsidR="001D1D36" w:rsidRPr="001A14D3">
        <w:rPr>
          <w:rFonts w:ascii="Times New Roman" w:hAnsi="Times New Roman" w:cs="Times New Roman" w:hint="cs"/>
          <w:rtl/>
        </w:rPr>
        <w:t>–</w:t>
      </w:r>
      <w:r w:rsidRPr="001A14D3">
        <w:rPr>
          <w:rFonts w:cs="B Nazanin"/>
          <w:rtl/>
        </w:rPr>
        <w:t xml:space="preserve"> </w:t>
      </w:r>
      <w:r w:rsidR="00AE3F2A" w:rsidRPr="001A14D3">
        <w:rPr>
          <w:rFonts w:cs="B Nazanin"/>
          <w:rtl/>
        </w:rPr>
        <w:t>صفحه</w:t>
      </w:r>
      <w:r w:rsidR="001D1D36" w:rsidRPr="001A14D3">
        <w:rPr>
          <w:rFonts w:cs="B Nazanin"/>
        </w:rPr>
        <w:t>(form)</w:t>
      </w:r>
      <w:r w:rsidR="00AE3F2A" w:rsidRPr="001A14D3">
        <w:rPr>
          <w:rFonts w:cs="B Nazanin"/>
          <w:rtl/>
        </w:rPr>
        <w:t xml:space="preserve"> ای وجود داشته باشد که در آن اقلام مورد نیاز آشپزخانه جهت خرید ارسال گردد. پس از تکمیل این فرآیند ، یک نوتیفیکیشن </w:t>
      </w:r>
      <w:r w:rsidR="00CE4FF3" w:rsidRPr="001A14D3">
        <w:rPr>
          <w:rFonts w:cs="B Nazanin" w:hint="cs"/>
          <w:rtl/>
        </w:rPr>
        <w:t xml:space="preserve">توسط آشپز </w:t>
      </w:r>
      <w:r w:rsidR="00AE3F2A" w:rsidRPr="001A14D3">
        <w:rPr>
          <w:rFonts w:cs="B Nazanin"/>
          <w:rtl/>
        </w:rPr>
        <w:t xml:space="preserve">برای حسابدار حاوی پیام درج شده </w:t>
      </w:r>
      <w:r w:rsidR="006B1A61" w:rsidRPr="001A14D3">
        <w:rPr>
          <w:rFonts w:cs="B Nazanin" w:hint="cs"/>
          <w:rtl/>
        </w:rPr>
        <w:t>ارسال شود .</w:t>
      </w:r>
    </w:p>
    <w:p w:rsidR="00AE3F2A" w:rsidRPr="001A14D3" w:rsidRDefault="005C6FEE" w:rsidP="00C26DDE">
      <w:pPr>
        <w:pStyle w:val="ListParagraph"/>
        <w:numPr>
          <w:ilvl w:val="0"/>
          <w:numId w:val="20"/>
        </w:numPr>
        <w:jc w:val="both"/>
        <w:rPr>
          <w:rFonts w:cs="B Nazanin"/>
        </w:rPr>
      </w:pPr>
      <w:r w:rsidRPr="001A14D3">
        <w:rPr>
          <w:rFonts w:cs="B Nazanin"/>
        </w:rPr>
        <w:t>Not-scope</w:t>
      </w:r>
      <w:r w:rsidRPr="001A14D3">
        <w:rPr>
          <w:rFonts w:cs="B Nazanin"/>
          <w:rtl/>
        </w:rPr>
        <w:t xml:space="preserve"> </w:t>
      </w:r>
      <w:r w:rsidRPr="001A14D3">
        <w:rPr>
          <w:rFonts w:ascii="Times New Roman" w:hAnsi="Times New Roman" w:cs="Times New Roman" w:hint="cs"/>
          <w:rtl/>
        </w:rPr>
        <w:t>–</w:t>
      </w:r>
      <w:r w:rsidR="00AE3F2A" w:rsidRPr="001A14D3">
        <w:rPr>
          <w:rFonts w:cs="B Nazanin"/>
          <w:rtl/>
        </w:rPr>
        <w:t xml:space="preserve"> پیام ارسال شده به درستی و شامل همان کارکتر های وارد شده توسط آشپز باشد.</w:t>
      </w:r>
    </w:p>
    <w:p w:rsidR="00AE3F2A" w:rsidRPr="00CC2DFC" w:rsidRDefault="00AE3F2A" w:rsidP="00AE3F2A">
      <w:pPr>
        <w:pStyle w:val="ListParagraph"/>
        <w:numPr>
          <w:ilvl w:val="0"/>
          <w:numId w:val="15"/>
        </w:numPr>
        <w:jc w:val="both"/>
        <w:rPr>
          <w:rFonts w:cs="B Nazanin"/>
          <w:b/>
          <w:bCs/>
          <w:sz w:val="24"/>
          <w:szCs w:val="24"/>
        </w:rPr>
      </w:pPr>
      <w:r w:rsidRPr="00CC2DFC">
        <w:rPr>
          <w:rFonts w:cs="B Nazanin"/>
          <w:b/>
          <w:bCs/>
          <w:sz w:val="24"/>
          <w:szCs w:val="24"/>
          <w:rtl/>
        </w:rPr>
        <w:t>پرداخت حقوق کارمندان</w:t>
      </w:r>
    </w:p>
    <w:p w:rsidR="00AE3F2A" w:rsidRPr="001A14D3" w:rsidRDefault="00AE3F2A" w:rsidP="00AE3F2A">
      <w:pPr>
        <w:pStyle w:val="ListParagraph"/>
        <w:numPr>
          <w:ilvl w:val="0"/>
          <w:numId w:val="20"/>
        </w:numPr>
        <w:jc w:val="both"/>
        <w:rPr>
          <w:rFonts w:cs="B Nazanin"/>
        </w:rPr>
      </w:pPr>
      <w:r w:rsidRPr="001A14D3">
        <w:rPr>
          <w:rFonts w:cs="B Nazanin"/>
        </w:rPr>
        <w:t>Scope</w:t>
      </w:r>
      <w:r w:rsidRPr="001A14D3">
        <w:rPr>
          <w:rFonts w:cs="B Nazanin"/>
          <w:rtl/>
        </w:rPr>
        <w:t xml:space="preserve"> - لیستی از حساب کاربری کارمندان سیستم بهمراه مشخصات وارده توسط آن ها</w:t>
      </w:r>
      <w:r w:rsidR="0021458B" w:rsidRPr="001A14D3">
        <w:rPr>
          <w:rFonts w:cs="B Nazanin" w:hint="cs"/>
          <w:rtl/>
        </w:rPr>
        <w:t xml:space="preserve"> به مدیر</w:t>
      </w:r>
      <w:r w:rsidRPr="001A14D3">
        <w:rPr>
          <w:rFonts w:cs="B Nazanin"/>
          <w:rtl/>
        </w:rPr>
        <w:t xml:space="preserve"> نمایش داده شود ، فیلدی حاوی حقوق مورد نظر این ماه ، برای هر کاربر در جلوی حساب او وجود داشته باشد که در صورت صلاح</w:t>
      </w:r>
      <w:r w:rsidR="0021458B" w:rsidRPr="001A14D3">
        <w:rPr>
          <w:rFonts w:cs="B Nazanin" w:hint="cs"/>
          <w:rtl/>
        </w:rPr>
        <w:t xml:space="preserve"> </w:t>
      </w:r>
      <w:r w:rsidRPr="001A14D3">
        <w:rPr>
          <w:rFonts w:cs="B Nazanin"/>
          <w:rtl/>
        </w:rPr>
        <w:t>دید مدیر بتوان آن را ویرایش کرد. همچنین بتوان با کلیک بر روی دکمه ی پرداخت در جلوی هر حساب کاربری ، حقوق درج شده پرداخت گردد</w:t>
      </w:r>
      <w:r w:rsidR="007958A2" w:rsidRPr="001A14D3">
        <w:rPr>
          <w:rFonts w:cs="B Nazanin" w:hint="cs"/>
          <w:rtl/>
        </w:rPr>
        <w:t xml:space="preserve">. </w:t>
      </w:r>
    </w:p>
    <w:p w:rsidR="00AE3F2A" w:rsidRPr="001A14D3" w:rsidRDefault="00AE3F2A" w:rsidP="00FD4270">
      <w:pPr>
        <w:pStyle w:val="ListParagraph"/>
        <w:numPr>
          <w:ilvl w:val="0"/>
          <w:numId w:val="20"/>
        </w:numPr>
        <w:jc w:val="both"/>
        <w:rPr>
          <w:rFonts w:cs="B Nazanin"/>
        </w:rPr>
      </w:pPr>
      <w:r w:rsidRPr="001A14D3">
        <w:rPr>
          <w:rFonts w:cs="B Nazanin"/>
        </w:rPr>
        <w:t>Not-scope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00FD4270" w:rsidRPr="001A14D3">
        <w:rPr>
          <w:rFonts w:cs="B Nazanin"/>
          <w:rtl/>
        </w:rPr>
        <w:t>مبلغ قابل پرداخت منفی نمیتواند باشد و در صورت وارد کردن مبلغ منفی پیغام مناسب چاپ شود.</w:t>
      </w:r>
    </w:p>
    <w:p w:rsidR="00FD4270" w:rsidRPr="001A14D3" w:rsidRDefault="00FD4270" w:rsidP="00FD4270">
      <w:pPr>
        <w:pStyle w:val="ListParagraph"/>
        <w:ind w:left="2160"/>
        <w:jc w:val="both"/>
        <w:rPr>
          <w:rFonts w:cs="B Nazanin"/>
          <w:rtl/>
        </w:rPr>
      </w:pPr>
      <w:r w:rsidRPr="001A14D3">
        <w:rPr>
          <w:rFonts w:cs="B Nazanin"/>
          <w:rtl/>
        </w:rPr>
        <w:t>با پرداخت کردن حقوق هر کدام از کارمندان ، کارمند مورد نظر از صف پرداختی های ماه خارج گردد.</w:t>
      </w:r>
    </w:p>
    <w:p w:rsidR="00E42523" w:rsidRPr="001A14D3" w:rsidRDefault="00E42523" w:rsidP="00E42523">
      <w:pPr>
        <w:pStyle w:val="ListParagraph"/>
        <w:ind w:left="2160"/>
        <w:jc w:val="both"/>
        <w:rPr>
          <w:rFonts w:cs="B Nazanin"/>
          <w:rtl/>
        </w:rPr>
      </w:pPr>
      <w:r w:rsidRPr="001A14D3">
        <w:rPr>
          <w:rFonts w:cs="B Nazanin"/>
          <w:rtl/>
        </w:rPr>
        <w:t xml:space="preserve">در صورت پایان </w:t>
      </w:r>
      <w:r w:rsidRPr="001A14D3">
        <w:rPr>
          <w:rFonts w:cs="B Nazanin" w:hint="cs"/>
          <w:rtl/>
        </w:rPr>
        <w:t>پروسه</w:t>
      </w:r>
      <w:r w:rsidRPr="001A14D3">
        <w:rPr>
          <w:rFonts w:cs="B Nazanin"/>
          <w:rtl/>
        </w:rPr>
        <w:t xml:space="preserve"> </w:t>
      </w:r>
      <w:r w:rsidRPr="001A14D3">
        <w:rPr>
          <w:rFonts w:cs="B Nazanin" w:hint="cs"/>
          <w:rtl/>
        </w:rPr>
        <w:t>پرداخت حقوق</w:t>
      </w:r>
      <w:r w:rsidRPr="001A14D3">
        <w:rPr>
          <w:rFonts w:cs="B Nazanin"/>
          <w:rtl/>
        </w:rPr>
        <w:t xml:space="preserve"> ، </w:t>
      </w:r>
      <w:r w:rsidRPr="001A14D3">
        <w:rPr>
          <w:rFonts w:cs="B Nazanin" w:hint="cs"/>
          <w:rtl/>
        </w:rPr>
        <w:t>کارمند</w:t>
      </w:r>
      <w:r w:rsidRPr="001A14D3">
        <w:rPr>
          <w:rFonts w:cs="B Nazanin"/>
          <w:rtl/>
        </w:rPr>
        <w:t xml:space="preserve"> دیگری از صف خارج نشود.</w:t>
      </w:r>
      <w:r w:rsidRPr="001A14D3">
        <w:rPr>
          <w:rFonts w:cs="B Nazanin" w:hint="cs"/>
          <w:rtl/>
        </w:rPr>
        <w:t>( اطمینان پیدا کردن از لیست آپدیت شده )</w:t>
      </w:r>
    </w:p>
    <w:p w:rsidR="00B60C55" w:rsidRPr="00CC2DFC" w:rsidRDefault="00B60C55" w:rsidP="00B60C55">
      <w:pPr>
        <w:pStyle w:val="ListParagraph"/>
        <w:numPr>
          <w:ilvl w:val="0"/>
          <w:numId w:val="15"/>
        </w:numPr>
        <w:jc w:val="both"/>
        <w:rPr>
          <w:rFonts w:cs="B Nazanin"/>
          <w:b/>
          <w:bCs/>
          <w:sz w:val="24"/>
          <w:szCs w:val="24"/>
        </w:rPr>
      </w:pPr>
      <w:r w:rsidRPr="00CC2DFC">
        <w:rPr>
          <w:rFonts w:cs="B Nazanin"/>
          <w:b/>
          <w:bCs/>
          <w:sz w:val="24"/>
          <w:szCs w:val="24"/>
          <w:rtl/>
        </w:rPr>
        <w:t>ویرایش حقوق کارمندان</w:t>
      </w:r>
    </w:p>
    <w:p w:rsidR="00B60C55" w:rsidRPr="001A14D3" w:rsidRDefault="00B60C55" w:rsidP="00B60C55">
      <w:pPr>
        <w:pStyle w:val="ListParagraph"/>
        <w:numPr>
          <w:ilvl w:val="0"/>
          <w:numId w:val="41"/>
        </w:numPr>
        <w:jc w:val="both"/>
        <w:rPr>
          <w:rFonts w:cs="B Nazanin"/>
        </w:rPr>
      </w:pPr>
      <w:r w:rsidRPr="001A14D3">
        <w:rPr>
          <w:rFonts w:cs="B Nazanin"/>
        </w:rPr>
        <w:t>Scope</w:t>
      </w:r>
      <w:r w:rsidRPr="001A14D3">
        <w:rPr>
          <w:rFonts w:cs="B Nazanin"/>
          <w:rtl/>
        </w:rPr>
        <w:t>- لیستی از حساب کارمندان به نمایش در بیاید و حقوق مورد نظر آن ها نیز در کنار آن فیلد ها نمایش داده شود. حال با انتخاب کارمند مورد نظر و انتخاب گزینه ی "اصلاح" ، حقوق کارمند انتخاب شده را افزایش یا کاهش دهد و نهایتا ذخیره شود.</w:t>
      </w:r>
    </w:p>
    <w:p w:rsidR="00C92196" w:rsidRPr="001A14D3" w:rsidRDefault="00B60C55" w:rsidP="000C21B8">
      <w:pPr>
        <w:pStyle w:val="ListParagraph"/>
        <w:numPr>
          <w:ilvl w:val="0"/>
          <w:numId w:val="41"/>
        </w:numPr>
        <w:jc w:val="both"/>
        <w:rPr>
          <w:rFonts w:cs="B Nazanin"/>
        </w:rPr>
      </w:pPr>
      <w:r w:rsidRPr="001A14D3">
        <w:rPr>
          <w:rFonts w:cs="B Nazanin"/>
        </w:rPr>
        <w:t>Not-scope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مبلغ</w:t>
      </w:r>
      <w:r w:rsidRPr="001A14D3">
        <w:rPr>
          <w:rFonts w:cs="B Nazanin"/>
          <w:rtl/>
        </w:rPr>
        <w:t xml:space="preserve"> </w:t>
      </w:r>
      <w:r w:rsidRPr="001A14D3">
        <w:rPr>
          <w:rFonts w:cs="B Nazanin" w:hint="cs"/>
          <w:rtl/>
        </w:rPr>
        <w:t>وارد</w:t>
      </w:r>
      <w:r w:rsidRPr="001A14D3">
        <w:rPr>
          <w:rFonts w:cs="B Nazanin"/>
          <w:rtl/>
        </w:rPr>
        <w:t xml:space="preserve"> </w:t>
      </w:r>
      <w:r w:rsidRPr="001A14D3">
        <w:rPr>
          <w:rFonts w:cs="B Nazanin" w:hint="cs"/>
          <w:rtl/>
        </w:rPr>
        <w:t>شده</w:t>
      </w:r>
      <w:r w:rsidRPr="001A14D3">
        <w:rPr>
          <w:rFonts w:cs="B Nazanin"/>
          <w:rtl/>
        </w:rPr>
        <w:t xml:space="preserve"> </w:t>
      </w:r>
      <w:r w:rsidRPr="001A14D3">
        <w:rPr>
          <w:rFonts w:cs="B Nazanin" w:hint="cs"/>
          <w:rtl/>
        </w:rPr>
        <w:t>نمیتواند</w:t>
      </w:r>
      <w:r w:rsidRPr="001A14D3">
        <w:rPr>
          <w:rFonts w:cs="B Nazanin"/>
          <w:rtl/>
        </w:rPr>
        <w:t xml:space="preserve"> </w:t>
      </w:r>
      <w:r w:rsidRPr="001A14D3">
        <w:rPr>
          <w:rFonts w:cs="B Nazanin" w:hint="cs"/>
          <w:rtl/>
        </w:rPr>
        <w:t>منفی</w:t>
      </w:r>
      <w:r w:rsidRPr="001A14D3">
        <w:rPr>
          <w:rFonts w:cs="B Nazanin"/>
          <w:rtl/>
        </w:rPr>
        <w:t xml:space="preserve"> </w:t>
      </w:r>
      <w:r w:rsidRPr="001A14D3">
        <w:rPr>
          <w:rFonts w:cs="B Nazanin" w:hint="cs"/>
          <w:rtl/>
        </w:rPr>
        <w:t>باشد</w:t>
      </w:r>
      <w:r w:rsidRPr="001A14D3">
        <w:rPr>
          <w:rFonts w:cs="B Nazanin"/>
          <w:rtl/>
        </w:rPr>
        <w:t xml:space="preserve">. </w:t>
      </w:r>
    </w:p>
    <w:p w:rsidR="00FD4270" w:rsidRPr="001A14D3" w:rsidRDefault="00B60C55" w:rsidP="00C92196">
      <w:pPr>
        <w:pStyle w:val="ListParagraph"/>
        <w:ind w:left="1440"/>
        <w:jc w:val="both"/>
        <w:rPr>
          <w:rFonts w:cs="B Nazanin"/>
        </w:rPr>
      </w:pPr>
      <w:r w:rsidRPr="001A14D3">
        <w:rPr>
          <w:rFonts w:cs="B Nazanin"/>
          <w:rtl/>
        </w:rPr>
        <w:t>در صورت تغییر دادن مبلغ حقوق آن کارمند نباید تاثیری بر روی کارمندان دیگر ایجاد شود. اطلاعات باید به درستی وارد دیتابیس نیز گردد.</w:t>
      </w:r>
    </w:p>
    <w:p w:rsidR="00AE3F2A" w:rsidRPr="00CC2DFC" w:rsidRDefault="00FD4270" w:rsidP="00AE3F2A">
      <w:pPr>
        <w:pStyle w:val="ListParagraph"/>
        <w:numPr>
          <w:ilvl w:val="0"/>
          <w:numId w:val="15"/>
        </w:numPr>
        <w:jc w:val="both"/>
        <w:rPr>
          <w:rFonts w:cs="B Nazanin"/>
          <w:b/>
          <w:bCs/>
          <w:sz w:val="24"/>
          <w:szCs w:val="24"/>
        </w:rPr>
      </w:pPr>
      <w:r w:rsidRPr="00CC2DFC">
        <w:rPr>
          <w:rFonts w:cs="B Nazanin"/>
          <w:b/>
          <w:bCs/>
          <w:sz w:val="24"/>
          <w:szCs w:val="24"/>
          <w:rtl/>
        </w:rPr>
        <w:t>مشاهده ی دخل و خرج ها</w:t>
      </w:r>
    </w:p>
    <w:p w:rsidR="00FD4270" w:rsidRPr="001A14D3" w:rsidRDefault="00AE3F2A" w:rsidP="005E5D29">
      <w:pPr>
        <w:pStyle w:val="ListParagraph"/>
        <w:numPr>
          <w:ilvl w:val="0"/>
          <w:numId w:val="20"/>
        </w:numPr>
        <w:jc w:val="both"/>
        <w:rPr>
          <w:rFonts w:cs="B Nazanin"/>
        </w:rPr>
      </w:pPr>
      <w:r w:rsidRPr="001A14D3">
        <w:rPr>
          <w:rFonts w:cs="B Nazanin"/>
        </w:rPr>
        <w:t>Scope</w:t>
      </w:r>
      <w:r w:rsidRPr="001A14D3">
        <w:rPr>
          <w:rFonts w:cs="B Nazanin"/>
          <w:rtl/>
        </w:rPr>
        <w:t xml:space="preserve"> - </w:t>
      </w:r>
      <w:r w:rsidR="00FD4270" w:rsidRPr="001A14D3">
        <w:rPr>
          <w:rFonts w:cs="B Nazanin"/>
          <w:rtl/>
        </w:rPr>
        <w:t>تمام تراکنش های انتقال یافته و یا واریزی مربوط به حساب شرکت و رستوران ، در قالب نمودار هایی به تفکیک شعبات ، هفتگی ، ماهانه و سالانه نمایش دهد</w:t>
      </w:r>
    </w:p>
    <w:p w:rsidR="00AE3F2A" w:rsidRPr="001A14D3" w:rsidRDefault="00FD4270" w:rsidP="00FD4270">
      <w:pPr>
        <w:pStyle w:val="ListParagraph"/>
        <w:numPr>
          <w:ilvl w:val="0"/>
          <w:numId w:val="20"/>
        </w:numPr>
        <w:jc w:val="both"/>
        <w:rPr>
          <w:rFonts w:cs="B Nazanin"/>
        </w:rPr>
      </w:pPr>
      <w:r w:rsidRPr="001A14D3">
        <w:rPr>
          <w:rFonts w:cs="B Nazanin"/>
        </w:rPr>
        <w:t xml:space="preserve"> </w:t>
      </w:r>
      <w:r w:rsidR="00AE3F2A" w:rsidRPr="001A14D3">
        <w:rPr>
          <w:rFonts w:cs="B Nazanin"/>
        </w:rPr>
        <w:t>Not-scope</w:t>
      </w:r>
      <w:r w:rsidR="00AE3F2A" w:rsidRPr="001A14D3">
        <w:rPr>
          <w:rFonts w:cs="B Nazanin"/>
          <w:rtl/>
        </w:rPr>
        <w:t xml:space="preserve"> </w:t>
      </w:r>
      <w:r w:rsidR="00AE3F2A" w:rsidRPr="001A14D3">
        <w:rPr>
          <w:rFonts w:ascii="Times New Roman" w:hAnsi="Times New Roman" w:cs="Times New Roman" w:hint="cs"/>
          <w:rtl/>
        </w:rPr>
        <w:t>–</w:t>
      </w:r>
      <w:r w:rsidR="00AE3F2A" w:rsidRPr="001A14D3">
        <w:rPr>
          <w:rFonts w:cs="B Nazanin"/>
          <w:rtl/>
        </w:rPr>
        <w:t xml:space="preserve"> </w:t>
      </w:r>
      <w:r w:rsidRPr="001A14D3">
        <w:rPr>
          <w:rFonts w:cs="B Nazanin"/>
          <w:rtl/>
        </w:rPr>
        <w:t>نمودار ها باید به درستی رسم شده باشند و با داده ها همخوانی داشته باشند.</w:t>
      </w:r>
    </w:p>
    <w:p w:rsidR="00FD4270" w:rsidRPr="001A14D3" w:rsidRDefault="00FD4270" w:rsidP="00FD4270">
      <w:pPr>
        <w:pStyle w:val="ListParagraph"/>
        <w:ind w:left="2160"/>
        <w:jc w:val="both"/>
        <w:rPr>
          <w:rFonts w:cs="B Nazanin"/>
          <w:rtl/>
        </w:rPr>
      </w:pPr>
      <w:r w:rsidRPr="001A14D3">
        <w:rPr>
          <w:rFonts w:cs="B Nazanin"/>
          <w:rtl/>
        </w:rPr>
        <w:t>نمودار ها باید به تفکیک ماه و شعبات به نمایش در بیایند.</w:t>
      </w:r>
    </w:p>
    <w:p w:rsidR="00AE3F2A" w:rsidRPr="00CC2DFC" w:rsidRDefault="00FD4270" w:rsidP="00AE3F2A">
      <w:pPr>
        <w:pStyle w:val="ListParagraph"/>
        <w:numPr>
          <w:ilvl w:val="0"/>
          <w:numId w:val="15"/>
        </w:numPr>
        <w:jc w:val="both"/>
        <w:rPr>
          <w:rFonts w:cs="B Nazanin"/>
          <w:b/>
          <w:bCs/>
          <w:sz w:val="24"/>
          <w:szCs w:val="24"/>
        </w:rPr>
      </w:pPr>
      <w:r w:rsidRPr="00CC2DFC">
        <w:rPr>
          <w:rFonts w:cs="B Nazanin"/>
          <w:b/>
          <w:bCs/>
          <w:sz w:val="24"/>
          <w:szCs w:val="24"/>
          <w:rtl/>
        </w:rPr>
        <w:t>مدیریت حساب کاربری کارمندان</w:t>
      </w:r>
    </w:p>
    <w:p w:rsidR="00AE3F2A" w:rsidRPr="001A14D3" w:rsidRDefault="00AE3F2A" w:rsidP="00B60C55">
      <w:pPr>
        <w:pStyle w:val="ListParagraph"/>
        <w:ind w:left="1080" w:firstLine="360"/>
        <w:jc w:val="both"/>
        <w:rPr>
          <w:rFonts w:cs="B Nazanin"/>
        </w:rPr>
      </w:pPr>
      <w:r w:rsidRPr="001A14D3">
        <w:rPr>
          <w:rFonts w:cs="B Nazanin"/>
        </w:rPr>
        <w:t>Scope</w:t>
      </w:r>
      <w:r w:rsidRPr="001A14D3">
        <w:rPr>
          <w:rFonts w:cs="B Nazanin"/>
          <w:rtl/>
        </w:rPr>
        <w:t xml:space="preserve"> - </w:t>
      </w:r>
      <w:r w:rsidR="00FD4270" w:rsidRPr="001A14D3">
        <w:rPr>
          <w:rFonts w:cs="B Nazanin"/>
          <w:rtl/>
        </w:rPr>
        <w:t>لیستی از حساب کاربری کارمندان سیستم به</w:t>
      </w:r>
      <w:r w:rsidR="007C2E07" w:rsidRPr="001A14D3">
        <w:rPr>
          <w:rFonts w:cs="B Nazanin" w:hint="cs"/>
          <w:rtl/>
        </w:rPr>
        <w:t xml:space="preserve"> ه</w:t>
      </w:r>
      <w:r w:rsidR="00FD4270" w:rsidRPr="001A14D3">
        <w:rPr>
          <w:rFonts w:cs="B Nazanin"/>
          <w:rtl/>
        </w:rPr>
        <w:t>مراه مشخصات وارد شده توسط آن ها نمایش داده شود که در صورت صلاح</w:t>
      </w:r>
      <w:r w:rsidR="007C2E07" w:rsidRPr="001A14D3">
        <w:rPr>
          <w:rFonts w:cs="B Nazanin" w:hint="cs"/>
          <w:rtl/>
        </w:rPr>
        <w:t xml:space="preserve"> </w:t>
      </w:r>
      <w:r w:rsidR="00FD4270" w:rsidRPr="001A14D3">
        <w:rPr>
          <w:rFonts w:cs="B Nazanin"/>
          <w:rtl/>
        </w:rPr>
        <w:t xml:space="preserve">دید مدیر ، اکانت مورد نظر حذف و یا ویرایش گردد. </w:t>
      </w:r>
      <w:r w:rsidR="00B60C55" w:rsidRPr="001A14D3">
        <w:rPr>
          <w:rFonts w:cs="B Nazanin"/>
          <w:rtl/>
        </w:rPr>
        <w:t>همچنین با انتخاب گزینه ی افزودن بتواند یک کارمند جدید را وارد سیستم گرداند.</w:t>
      </w:r>
    </w:p>
    <w:p w:rsidR="00AE3F2A" w:rsidRPr="001A14D3" w:rsidRDefault="00AE3F2A" w:rsidP="00AE3F2A">
      <w:pPr>
        <w:pStyle w:val="ListParagraph"/>
        <w:numPr>
          <w:ilvl w:val="0"/>
          <w:numId w:val="20"/>
        </w:numPr>
        <w:jc w:val="both"/>
        <w:rPr>
          <w:rFonts w:cs="B Nazanin"/>
        </w:rPr>
      </w:pPr>
      <w:r w:rsidRPr="001A14D3">
        <w:rPr>
          <w:rFonts w:cs="B Nazanin"/>
        </w:rPr>
        <w:t>Not-scope</w:t>
      </w:r>
      <w:r w:rsidRPr="001A14D3">
        <w:rPr>
          <w:rFonts w:cs="B Nazanin"/>
          <w:rtl/>
        </w:rPr>
        <w:t xml:space="preserve"> </w:t>
      </w:r>
      <w:r w:rsidRPr="001A14D3">
        <w:rPr>
          <w:rFonts w:ascii="Times New Roman" w:hAnsi="Times New Roman" w:cs="Times New Roman" w:hint="cs"/>
          <w:rtl/>
        </w:rPr>
        <w:t>–</w:t>
      </w:r>
      <w:r w:rsidR="00FD4270" w:rsidRPr="001A14D3">
        <w:rPr>
          <w:rFonts w:cs="B Nazanin"/>
          <w:rtl/>
        </w:rPr>
        <w:t xml:space="preserve"> اطلاعات کابران به درستی از دیتابیس خوانده و نمایش داده شود.</w:t>
      </w:r>
    </w:p>
    <w:p w:rsidR="00FD4270" w:rsidRDefault="00B60C55" w:rsidP="00F168A2">
      <w:pPr>
        <w:pStyle w:val="ListParagraph"/>
        <w:ind w:left="2160"/>
        <w:jc w:val="both"/>
        <w:rPr>
          <w:rFonts w:cs="B Nazanin"/>
        </w:rPr>
      </w:pPr>
      <w:r w:rsidRPr="001A14D3">
        <w:rPr>
          <w:rFonts w:cs="B Nazanin"/>
          <w:rtl/>
        </w:rPr>
        <w:lastRenderedPageBreak/>
        <w:t>اطلاعات کارمند جدید وارد شده نباید با کارمندان دیگر مشابهت زیادی داشته باشد</w:t>
      </w:r>
      <w:r w:rsidR="00F168A2" w:rsidRPr="001A14D3">
        <w:rPr>
          <w:rFonts w:cs="B Nazanin" w:hint="cs"/>
          <w:rtl/>
        </w:rPr>
        <w:t xml:space="preserve"> </w:t>
      </w:r>
      <w:r w:rsidRPr="001A14D3">
        <w:rPr>
          <w:rFonts w:cs="B Nazanin"/>
          <w:rtl/>
        </w:rPr>
        <w:t>و یا یکسان باشد.</w:t>
      </w:r>
      <w:r w:rsidR="000F6663" w:rsidRPr="001A14D3">
        <w:rPr>
          <w:rFonts w:cs="B Nazanin" w:hint="cs"/>
          <w:rtl/>
        </w:rPr>
        <w:t xml:space="preserve">  </w:t>
      </w:r>
    </w:p>
    <w:p w:rsidR="009F2BFD" w:rsidRDefault="009F2BFD" w:rsidP="00F168A2">
      <w:pPr>
        <w:pStyle w:val="ListParagraph"/>
        <w:ind w:left="2160"/>
        <w:jc w:val="both"/>
        <w:rPr>
          <w:rFonts w:cs="B Nazanin"/>
        </w:rPr>
      </w:pPr>
    </w:p>
    <w:p w:rsidR="009F2BFD" w:rsidRPr="001A14D3" w:rsidRDefault="009F2BFD" w:rsidP="00F168A2">
      <w:pPr>
        <w:pStyle w:val="ListParagraph"/>
        <w:ind w:left="2160"/>
        <w:jc w:val="both"/>
        <w:rPr>
          <w:rFonts w:cs="B Nazanin"/>
        </w:rPr>
      </w:pPr>
    </w:p>
    <w:p w:rsidR="00AE3F2A" w:rsidRPr="00CC2DFC" w:rsidRDefault="00FD4270" w:rsidP="00AE3F2A">
      <w:pPr>
        <w:pStyle w:val="ListParagraph"/>
        <w:numPr>
          <w:ilvl w:val="0"/>
          <w:numId w:val="15"/>
        </w:numPr>
        <w:jc w:val="both"/>
        <w:rPr>
          <w:rFonts w:cs="B Nazanin"/>
          <w:b/>
          <w:bCs/>
          <w:sz w:val="24"/>
          <w:szCs w:val="24"/>
        </w:rPr>
      </w:pPr>
      <w:r w:rsidRPr="00CC2DFC">
        <w:rPr>
          <w:rFonts w:cs="B Nazanin"/>
          <w:b/>
          <w:bCs/>
          <w:sz w:val="24"/>
          <w:szCs w:val="24"/>
          <w:rtl/>
        </w:rPr>
        <w:t>مدیریت شعبات</w:t>
      </w:r>
    </w:p>
    <w:p w:rsidR="00FD4270" w:rsidRPr="001A14D3" w:rsidRDefault="00AE3F2A" w:rsidP="00FD4270">
      <w:pPr>
        <w:pStyle w:val="ListParagraph"/>
        <w:numPr>
          <w:ilvl w:val="0"/>
          <w:numId w:val="20"/>
        </w:numPr>
        <w:jc w:val="both"/>
        <w:rPr>
          <w:rFonts w:cs="B Nazanin"/>
        </w:rPr>
      </w:pPr>
      <w:r w:rsidRPr="001A14D3">
        <w:rPr>
          <w:rFonts w:cs="B Nazanin"/>
        </w:rPr>
        <w:t>Scope</w:t>
      </w:r>
      <w:r w:rsidRPr="001A14D3">
        <w:rPr>
          <w:rFonts w:cs="B Nazanin"/>
          <w:rtl/>
        </w:rPr>
        <w:t xml:space="preserve"> </w:t>
      </w:r>
      <w:r w:rsidR="00FD4270" w:rsidRPr="001A14D3">
        <w:rPr>
          <w:rFonts w:ascii="Times New Roman" w:hAnsi="Times New Roman" w:cs="Times New Roman" w:hint="cs"/>
          <w:rtl/>
        </w:rPr>
        <w:t>–</w:t>
      </w:r>
      <w:r w:rsidRPr="001A14D3">
        <w:rPr>
          <w:rFonts w:cs="B Nazanin"/>
          <w:rtl/>
        </w:rPr>
        <w:t xml:space="preserve"> </w:t>
      </w:r>
      <w:r w:rsidR="00FD4270" w:rsidRPr="001A14D3">
        <w:rPr>
          <w:rFonts w:cs="B Nazanin"/>
          <w:rtl/>
        </w:rPr>
        <w:t>لیستی از شعبات همراه با مشخصات کامل آن ها نمایش داده شوند. در صورت انتخاب گزینه ی حذف ، شعبه ی مورد نظر حذف شود. در صورت انتخاب افزودن شعبه ، با وارد کردن نام ، شماره تماس ، تصویر ، آدرس و هزینه ی ارسال پیک  بتوان شعبه ی جدیدی ایجاد کرد. همچنین با انتخاب آیکن ویرایش بتوان ، اطلاعات ذکر شده را تغییر داد.</w:t>
      </w:r>
    </w:p>
    <w:p w:rsidR="00AE3F2A" w:rsidRPr="001A14D3" w:rsidRDefault="00FD4270" w:rsidP="00FD4270">
      <w:pPr>
        <w:pStyle w:val="ListParagraph"/>
        <w:numPr>
          <w:ilvl w:val="0"/>
          <w:numId w:val="20"/>
        </w:numPr>
        <w:jc w:val="both"/>
        <w:rPr>
          <w:rFonts w:cs="B Nazanin"/>
        </w:rPr>
      </w:pPr>
      <w:r w:rsidRPr="001A14D3">
        <w:rPr>
          <w:rFonts w:cs="B Nazanin"/>
        </w:rPr>
        <w:t xml:space="preserve"> </w:t>
      </w:r>
      <w:r w:rsidR="00AE3F2A" w:rsidRPr="001A14D3">
        <w:rPr>
          <w:rFonts w:cs="B Nazanin"/>
        </w:rPr>
        <w:t>Not-scope</w:t>
      </w:r>
      <w:r w:rsidR="00AE3F2A" w:rsidRPr="001A14D3">
        <w:rPr>
          <w:rFonts w:cs="B Nazanin"/>
          <w:rtl/>
        </w:rPr>
        <w:t xml:space="preserve"> </w:t>
      </w:r>
      <w:r w:rsidR="00AE3F2A" w:rsidRPr="001A14D3">
        <w:rPr>
          <w:rFonts w:ascii="Times New Roman" w:hAnsi="Times New Roman" w:cs="Times New Roman" w:hint="cs"/>
          <w:rtl/>
        </w:rPr>
        <w:t>–</w:t>
      </w:r>
      <w:r w:rsidR="00AE3F2A" w:rsidRPr="001A14D3">
        <w:rPr>
          <w:rFonts w:cs="B Nazanin"/>
          <w:rtl/>
        </w:rPr>
        <w:t xml:space="preserve"> </w:t>
      </w:r>
      <w:r w:rsidRPr="001A14D3">
        <w:rPr>
          <w:rFonts w:cs="B Nazanin"/>
          <w:rtl/>
        </w:rPr>
        <w:t>شعبات نباید از نظر هر کدام از فیلد های ذکر شده یکسان باشند</w:t>
      </w:r>
      <w:r w:rsidR="00166AE4" w:rsidRPr="001A14D3">
        <w:rPr>
          <w:rFonts w:cs="B Nazanin" w:hint="cs"/>
          <w:rtl/>
        </w:rPr>
        <w:t xml:space="preserve"> </w:t>
      </w:r>
      <w:r w:rsidR="00F168A2" w:rsidRPr="001A14D3">
        <w:rPr>
          <w:rFonts w:cs="B Nazanin" w:hint="cs"/>
          <w:rtl/>
        </w:rPr>
        <w:t>.</w:t>
      </w:r>
    </w:p>
    <w:p w:rsidR="00FD4270" w:rsidRPr="001A14D3" w:rsidRDefault="00FD4270" w:rsidP="00FD4270">
      <w:pPr>
        <w:pStyle w:val="ListParagraph"/>
        <w:ind w:left="2160"/>
        <w:jc w:val="both"/>
        <w:rPr>
          <w:rFonts w:cs="B Nazanin"/>
          <w:rtl/>
        </w:rPr>
      </w:pPr>
      <w:r w:rsidRPr="001A14D3">
        <w:rPr>
          <w:rFonts w:cs="B Nazanin"/>
          <w:rtl/>
        </w:rPr>
        <w:t>اطلاعات به درستی به دیتابیس منتقل گردد و آنجا ذخیره شود.</w:t>
      </w:r>
    </w:p>
    <w:p w:rsidR="00A96D87" w:rsidRPr="001A14D3" w:rsidRDefault="00A96D87" w:rsidP="00B33691">
      <w:pPr>
        <w:pStyle w:val="ListParagraph"/>
        <w:ind w:left="2160"/>
        <w:jc w:val="both"/>
        <w:rPr>
          <w:rFonts w:cs="B Nazanin"/>
        </w:rPr>
      </w:pPr>
      <w:r w:rsidRPr="001A14D3">
        <w:rPr>
          <w:rFonts w:cs="B Nazanin"/>
          <w:rtl/>
        </w:rPr>
        <w:t>شعبات کمتر و یا بیشتر از شعبات دیتابیس نباشند</w:t>
      </w:r>
      <w:r w:rsidR="00FC70EB" w:rsidRPr="001A14D3">
        <w:rPr>
          <w:rFonts w:cs="B Nazanin" w:hint="cs"/>
          <w:rtl/>
        </w:rPr>
        <w:t>. (</w:t>
      </w:r>
      <w:r w:rsidR="00DB52A6" w:rsidRPr="001A14D3">
        <w:rPr>
          <w:rFonts w:cs="B Nazanin" w:hint="cs"/>
          <w:rtl/>
        </w:rPr>
        <w:t xml:space="preserve"> </w:t>
      </w:r>
      <w:r w:rsidR="00DF618B" w:rsidRPr="001A14D3">
        <w:rPr>
          <w:rFonts w:cs="B Nazanin" w:hint="cs"/>
          <w:rtl/>
        </w:rPr>
        <w:t>آپدیتی بگیرد</w:t>
      </w:r>
      <w:r w:rsidR="0009007C" w:rsidRPr="001A14D3">
        <w:rPr>
          <w:rFonts w:cs="B Nazanin" w:hint="cs"/>
          <w:rtl/>
        </w:rPr>
        <w:t xml:space="preserve"> از </w:t>
      </w:r>
      <w:r w:rsidR="00B33691" w:rsidRPr="001A14D3">
        <w:rPr>
          <w:rFonts w:cs="B Nazanin" w:hint="cs"/>
          <w:rtl/>
        </w:rPr>
        <w:t>دیتابیس</w:t>
      </w:r>
      <w:r w:rsidR="0009007C" w:rsidRPr="001A14D3">
        <w:rPr>
          <w:rFonts w:cs="B Nazanin" w:hint="cs"/>
          <w:rtl/>
        </w:rPr>
        <w:t xml:space="preserve"> </w:t>
      </w:r>
      <w:r w:rsidR="00FC70EB" w:rsidRPr="001A14D3">
        <w:rPr>
          <w:rFonts w:cs="B Nazanin" w:hint="cs"/>
          <w:rtl/>
        </w:rPr>
        <w:t>)</w:t>
      </w:r>
    </w:p>
    <w:p w:rsidR="00A96D87" w:rsidRPr="001A14D3" w:rsidRDefault="00A96D87" w:rsidP="00C26DDE">
      <w:pPr>
        <w:pStyle w:val="ListParagraph"/>
        <w:ind w:left="2160"/>
        <w:jc w:val="both"/>
        <w:rPr>
          <w:rFonts w:cs="B Nazanin"/>
        </w:rPr>
      </w:pPr>
      <w:r w:rsidRPr="001A14D3">
        <w:rPr>
          <w:rFonts w:cs="B Nazanin"/>
          <w:rtl/>
        </w:rPr>
        <w:t>اطلاعات مربوط به شعبات غلط نباشد.</w:t>
      </w:r>
    </w:p>
    <w:p w:rsidR="00AE3F2A" w:rsidRPr="00CC2DFC" w:rsidRDefault="00A96D87" w:rsidP="00AE3F2A">
      <w:pPr>
        <w:pStyle w:val="ListParagraph"/>
        <w:numPr>
          <w:ilvl w:val="0"/>
          <w:numId w:val="15"/>
        </w:numPr>
        <w:jc w:val="both"/>
        <w:rPr>
          <w:rFonts w:cs="B Nazanin"/>
          <w:b/>
          <w:bCs/>
          <w:sz w:val="24"/>
          <w:szCs w:val="24"/>
        </w:rPr>
      </w:pPr>
      <w:r w:rsidRPr="00CC2DFC">
        <w:rPr>
          <w:rFonts w:cs="B Nazanin"/>
          <w:b/>
          <w:bCs/>
          <w:sz w:val="24"/>
          <w:szCs w:val="24"/>
          <w:rtl/>
        </w:rPr>
        <w:t>مشاهده ی اقلام مورد نیاز تایید شده</w:t>
      </w:r>
    </w:p>
    <w:p w:rsidR="00AE3F2A" w:rsidRPr="001A14D3" w:rsidRDefault="00AE3F2A" w:rsidP="00A96D87">
      <w:pPr>
        <w:pStyle w:val="ListParagraph"/>
        <w:numPr>
          <w:ilvl w:val="0"/>
          <w:numId w:val="27"/>
        </w:numPr>
        <w:jc w:val="both"/>
        <w:rPr>
          <w:rFonts w:cs="B Nazanin"/>
          <w:b/>
          <w:bCs/>
        </w:rPr>
      </w:pPr>
      <w:r w:rsidRPr="001A14D3">
        <w:rPr>
          <w:rFonts w:cs="B Nazanin"/>
        </w:rPr>
        <w:t>Scope</w:t>
      </w:r>
      <w:r w:rsidRPr="001A14D3">
        <w:rPr>
          <w:rFonts w:cs="B Nazanin"/>
          <w:rtl/>
        </w:rPr>
        <w:t xml:space="preserve"> </w:t>
      </w:r>
      <w:r w:rsidR="00A96D87" w:rsidRPr="001A14D3">
        <w:rPr>
          <w:rFonts w:ascii="Times New Roman" w:hAnsi="Times New Roman" w:cs="Times New Roman" w:hint="cs"/>
          <w:rtl/>
        </w:rPr>
        <w:t>–</w:t>
      </w:r>
      <w:r w:rsidRPr="001A14D3">
        <w:rPr>
          <w:rFonts w:cs="B Nazanin"/>
          <w:rtl/>
        </w:rPr>
        <w:t xml:space="preserve"> </w:t>
      </w:r>
      <w:r w:rsidR="00A96D87" w:rsidRPr="001A14D3">
        <w:rPr>
          <w:rFonts w:cs="B Nazanin"/>
          <w:rtl/>
        </w:rPr>
        <w:t>لیست اقلام مورد نیاز آشپزخانه که قبل</w:t>
      </w:r>
      <w:r w:rsidR="00E735A1" w:rsidRPr="001A14D3">
        <w:rPr>
          <w:rFonts w:cs="B Nazanin" w:hint="cs"/>
          <w:rtl/>
        </w:rPr>
        <w:t xml:space="preserve"> </w:t>
      </w:r>
      <w:r w:rsidR="00A96D87" w:rsidRPr="001A14D3">
        <w:rPr>
          <w:rFonts w:cs="B Nazanin"/>
          <w:rtl/>
        </w:rPr>
        <w:t>تر به تایید حسابدار رسیده است با</w:t>
      </w:r>
      <w:r w:rsidR="0056122E" w:rsidRPr="001A14D3">
        <w:rPr>
          <w:rFonts w:cs="B Nazanin"/>
          <w:rtl/>
        </w:rPr>
        <w:t xml:space="preserve">ید در یک لیست برای پیک </w:t>
      </w:r>
      <w:r w:rsidR="0056122E" w:rsidRPr="001A14D3">
        <w:rPr>
          <w:rFonts w:cs="B Nazanin" w:hint="cs"/>
          <w:rtl/>
        </w:rPr>
        <w:t xml:space="preserve">(ها) </w:t>
      </w:r>
      <w:r w:rsidR="00A96D87" w:rsidRPr="001A14D3">
        <w:rPr>
          <w:rFonts w:cs="B Nazanin"/>
          <w:rtl/>
        </w:rPr>
        <w:t>نمایش داده شود.</w:t>
      </w:r>
      <w:r w:rsidR="00A96D87" w:rsidRPr="001A14D3">
        <w:rPr>
          <w:rFonts w:cs="B Nazanin"/>
          <w:b/>
          <w:bCs/>
          <w:rtl/>
        </w:rPr>
        <w:t xml:space="preserve"> </w:t>
      </w:r>
      <w:r w:rsidR="00A96D87" w:rsidRPr="001A14D3">
        <w:rPr>
          <w:rFonts w:cs="B Nazanin"/>
          <w:rtl/>
        </w:rPr>
        <w:t>در صورت انتخاب هر کدام ، نام و اطلاعات پیک بهمراه سفارش انتخاب شده ، به حسابدار گزارش شود و آن قلم از لیست اقلام حذف گردد</w:t>
      </w:r>
    </w:p>
    <w:p w:rsidR="00AE3F2A" w:rsidRPr="001A14D3" w:rsidRDefault="00AE3F2A" w:rsidP="00AE3F2A">
      <w:pPr>
        <w:pStyle w:val="ListParagraph"/>
        <w:numPr>
          <w:ilvl w:val="0"/>
          <w:numId w:val="20"/>
        </w:numPr>
        <w:jc w:val="both"/>
        <w:rPr>
          <w:rFonts w:cs="B Nazanin"/>
        </w:rPr>
      </w:pPr>
      <w:r w:rsidRPr="001A14D3">
        <w:rPr>
          <w:rFonts w:cs="B Nazanin"/>
        </w:rPr>
        <w:t>Not-scope</w:t>
      </w:r>
      <w:r w:rsidRPr="001A14D3">
        <w:rPr>
          <w:rFonts w:cs="B Nazanin"/>
          <w:rtl/>
        </w:rPr>
        <w:t xml:space="preserve"> </w:t>
      </w:r>
      <w:r w:rsidRPr="001A14D3">
        <w:rPr>
          <w:rFonts w:ascii="Times New Roman" w:hAnsi="Times New Roman" w:cs="Times New Roman" w:hint="cs"/>
          <w:rtl/>
        </w:rPr>
        <w:t>–</w:t>
      </w:r>
      <w:r w:rsidR="00A96D87" w:rsidRPr="001A14D3">
        <w:rPr>
          <w:rFonts w:cs="B Nazanin"/>
          <w:rtl/>
        </w:rPr>
        <w:t xml:space="preserve"> اطلاعات پیک به درستی به حسابدار فرستاده شود.</w:t>
      </w:r>
    </w:p>
    <w:p w:rsidR="00CF02FD" w:rsidRPr="001A14D3" w:rsidRDefault="00A96D87" w:rsidP="00C26DDE">
      <w:pPr>
        <w:pStyle w:val="ListParagraph"/>
        <w:ind w:left="2160"/>
        <w:jc w:val="both"/>
        <w:rPr>
          <w:rFonts w:cs="B Nazanin"/>
          <w:rtl/>
        </w:rPr>
      </w:pPr>
      <w:r w:rsidRPr="001A14D3">
        <w:rPr>
          <w:rFonts w:cs="B Nazanin"/>
          <w:rtl/>
        </w:rPr>
        <w:t>با انتخاب و تایید هر کدام ، آن قلم در لیست اقلام باقی نماند</w:t>
      </w:r>
      <w:r w:rsidR="00C06859" w:rsidRPr="001A14D3">
        <w:rPr>
          <w:rFonts w:cs="B Nazanin" w:hint="cs"/>
          <w:rtl/>
        </w:rPr>
        <w:t>ه باشد</w:t>
      </w:r>
      <w:r w:rsidRPr="001A14D3">
        <w:rPr>
          <w:rFonts w:cs="B Nazanin"/>
          <w:rtl/>
        </w:rPr>
        <w:t xml:space="preserve"> و حذف گردد.</w:t>
      </w:r>
    </w:p>
    <w:p w:rsidR="00AE3F2A" w:rsidRPr="00CC2DFC" w:rsidRDefault="00A96D87" w:rsidP="00AE3F2A">
      <w:pPr>
        <w:pStyle w:val="ListParagraph"/>
        <w:numPr>
          <w:ilvl w:val="0"/>
          <w:numId w:val="15"/>
        </w:numPr>
        <w:jc w:val="both"/>
        <w:rPr>
          <w:rFonts w:cs="B Nazanin"/>
          <w:b/>
          <w:bCs/>
          <w:sz w:val="24"/>
          <w:szCs w:val="24"/>
        </w:rPr>
      </w:pPr>
      <w:r w:rsidRPr="00CC2DFC">
        <w:rPr>
          <w:rFonts w:cs="B Nazanin"/>
          <w:b/>
          <w:bCs/>
          <w:sz w:val="24"/>
          <w:szCs w:val="24"/>
          <w:rtl/>
        </w:rPr>
        <w:t>مشاهده ی سفارشات آماده ی تحویل</w:t>
      </w:r>
    </w:p>
    <w:p w:rsidR="00AE3F2A" w:rsidRPr="001A14D3" w:rsidRDefault="00AE3F2A" w:rsidP="0030039A">
      <w:pPr>
        <w:pStyle w:val="ListParagraph"/>
        <w:numPr>
          <w:ilvl w:val="0"/>
          <w:numId w:val="27"/>
        </w:numPr>
        <w:jc w:val="both"/>
        <w:rPr>
          <w:rFonts w:cs="B Nazanin"/>
          <w:b/>
          <w:bCs/>
        </w:rPr>
      </w:pPr>
      <w:r w:rsidRPr="001A14D3">
        <w:rPr>
          <w:rFonts w:cs="B Nazanin"/>
        </w:rPr>
        <w:t>Scope</w:t>
      </w:r>
      <w:r w:rsidRPr="001A14D3">
        <w:rPr>
          <w:rFonts w:cs="B Nazanin"/>
          <w:rtl/>
        </w:rPr>
        <w:t xml:space="preserve"> </w:t>
      </w:r>
      <w:r w:rsidR="00A96D87" w:rsidRPr="001A14D3">
        <w:rPr>
          <w:rFonts w:ascii="Times New Roman" w:hAnsi="Times New Roman" w:cs="Times New Roman" w:hint="cs"/>
          <w:rtl/>
        </w:rPr>
        <w:t>–</w:t>
      </w:r>
      <w:r w:rsidRPr="001A14D3">
        <w:rPr>
          <w:rFonts w:cs="B Nazanin"/>
          <w:rtl/>
        </w:rPr>
        <w:t xml:space="preserve"> </w:t>
      </w:r>
      <w:r w:rsidR="00A96D87" w:rsidRPr="001A14D3">
        <w:rPr>
          <w:rFonts w:cs="B Nazanin"/>
          <w:rtl/>
        </w:rPr>
        <w:t xml:space="preserve">سفارشات آماده شده که مشتریانش "ارسال با پیک" </w:t>
      </w:r>
      <w:r w:rsidR="0030039A" w:rsidRPr="001A14D3">
        <w:rPr>
          <w:rFonts w:cs="B Nazanin" w:hint="cs"/>
          <w:rtl/>
        </w:rPr>
        <w:t xml:space="preserve"> </w:t>
      </w:r>
      <w:r w:rsidR="00A96D87" w:rsidRPr="001A14D3">
        <w:rPr>
          <w:rFonts w:cs="B Nazanin"/>
          <w:rtl/>
        </w:rPr>
        <w:t xml:space="preserve">را انتخاب کرده اند بصورت یک لیست برای پیک </w:t>
      </w:r>
      <w:r w:rsidR="007A1966" w:rsidRPr="001A14D3">
        <w:rPr>
          <w:rFonts w:cs="B Nazanin" w:hint="cs"/>
          <w:rtl/>
        </w:rPr>
        <w:t>(ها)</w:t>
      </w:r>
      <w:r w:rsidR="00A96D87" w:rsidRPr="001A14D3">
        <w:rPr>
          <w:rFonts w:cs="B Nazanin"/>
          <w:rtl/>
        </w:rPr>
        <w:t xml:space="preserve"> به نمایش در بیاید و هر پیک بتواند با انتخاب آن ، مسئولیت آن را برعهده بگیرد. موارد درون لیست باید شامل </w:t>
      </w:r>
      <w:r w:rsidR="00A96D87" w:rsidRPr="001A14D3">
        <w:rPr>
          <w:rFonts w:cs="B Nazanin"/>
          <w:u w:val="single"/>
          <w:rtl/>
        </w:rPr>
        <w:t xml:space="preserve">نام اقلام ، تعداد </w:t>
      </w:r>
      <w:r w:rsidR="00FE7C18" w:rsidRPr="001A14D3">
        <w:rPr>
          <w:rFonts w:cs="B Nazanin" w:hint="cs"/>
          <w:u w:val="single"/>
          <w:rtl/>
        </w:rPr>
        <w:t xml:space="preserve">آنها </w:t>
      </w:r>
      <w:r w:rsidR="00015B4E" w:rsidRPr="001A14D3">
        <w:rPr>
          <w:rFonts w:cs="B Nazanin" w:hint="cs"/>
          <w:u w:val="single"/>
          <w:rtl/>
        </w:rPr>
        <w:t xml:space="preserve">، قیمت شان </w:t>
      </w:r>
      <w:r w:rsidR="00A96D87" w:rsidRPr="001A14D3">
        <w:rPr>
          <w:rFonts w:cs="B Nazanin"/>
          <w:u w:val="single"/>
          <w:rtl/>
        </w:rPr>
        <w:t xml:space="preserve">و </w:t>
      </w:r>
      <w:r w:rsidR="005B38BB" w:rsidRPr="001A14D3">
        <w:rPr>
          <w:rFonts w:cs="B Nazanin" w:hint="cs"/>
          <w:u w:val="single"/>
          <w:rtl/>
        </w:rPr>
        <w:t xml:space="preserve">نام و </w:t>
      </w:r>
      <w:r w:rsidR="00A96D87" w:rsidRPr="001A14D3">
        <w:rPr>
          <w:rFonts w:cs="B Nazanin"/>
          <w:u w:val="single"/>
          <w:rtl/>
        </w:rPr>
        <w:t>آدرس مشتری</w:t>
      </w:r>
      <w:r w:rsidR="00A96D87" w:rsidRPr="001A14D3">
        <w:rPr>
          <w:rFonts w:cs="B Nazanin"/>
          <w:rtl/>
        </w:rPr>
        <w:t xml:space="preserve"> </w:t>
      </w:r>
      <w:r w:rsidR="005F3514" w:rsidRPr="001A14D3">
        <w:rPr>
          <w:rFonts w:cs="B Nazanin" w:hint="cs"/>
          <w:rtl/>
        </w:rPr>
        <w:t xml:space="preserve">باشد </w:t>
      </w:r>
      <w:r w:rsidR="00A96D87" w:rsidRPr="001A14D3">
        <w:rPr>
          <w:rFonts w:cs="B Nazanin"/>
          <w:rtl/>
        </w:rPr>
        <w:t>.</w:t>
      </w:r>
    </w:p>
    <w:p w:rsidR="00A96D87" w:rsidRPr="001A14D3" w:rsidRDefault="00AE3F2A" w:rsidP="002714D6">
      <w:pPr>
        <w:pStyle w:val="ListParagraph"/>
        <w:numPr>
          <w:ilvl w:val="0"/>
          <w:numId w:val="20"/>
        </w:numPr>
        <w:jc w:val="both"/>
        <w:rPr>
          <w:rFonts w:cs="B Nazanin"/>
          <w:rtl/>
        </w:rPr>
      </w:pPr>
      <w:r w:rsidRPr="001A14D3">
        <w:rPr>
          <w:rFonts w:cs="B Nazanin"/>
        </w:rPr>
        <w:t>Not-scope</w:t>
      </w:r>
      <w:r w:rsidRPr="001A14D3">
        <w:rPr>
          <w:rFonts w:cs="B Nazanin"/>
          <w:rtl/>
        </w:rPr>
        <w:t xml:space="preserve"> </w:t>
      </w:r>
      <w:r w:rsidRPr="001A14D3">
        <w:rPr>
          <w:rFonts w:ascii="Times New Roman" w:hAnsi="Times New Roman" w:cs="Times New Roman" w:hint="cs"/>
          <w:rtl/>
        </w:rPr>
        <w:t>–</w:t>
      </w:r>
      <w:r w:rsidR="00A96D87" w:rsidRPr="001A14D3">
        <w:rPr>
          <w:rFonts w:cs="B Nazanin"/>
          <w:rtl/>
        </w:rPr>
        <w:t xml:space="preserve"> انتخاب چند سفارش بطور همزمان وجود نداشته باشد</w:t>
      </w:r>
      <w:r w:rsidR="002714D6" w:rsidRPr="001A14D3">
        <w:rPr>
          <w:rFonts w:cs="B Nazanin" w:hint="cs"/>
          <w:rtl/>
        </w:rPr>
        <w:t xml:space="preserve"> . </w:t>
      </w:r>
    </w:p>
    <w:p w:rsidR="00A96D87" w:rsidRPr="001A14D3" w:rsidRDefault="00767956" w:rsidP="00836851">
      <w:pPr>
        <w:pStyle w:val="ListParagraph"/>
        <w:ind w:left="2160"/>
        <w:jc w:val="both"/>
        <w:rPr>
          <w:rFonts w:cs="B Nazanin"/>
          <w:rtl/>
        </w:rPr>
      </w:pPr>
      <w:r w:rsidRPr="001A14D3">
        <w:rPr>
          <w:rFonts w:cs="B Nazanin" w:hint="cs"/>
          <w:rtl/>
        </w:rPr>
        <w:t xml:space="preserve">      </w:t>
      </w:r>
      <w:r w:rsidR="00A96D87" w:rsidRPr="001A14D3">
        <w:rPr>
          <w:rFonts w:cs="B Nazanin"/>
          <w:rtl/>
        </w:rPr>
        <w:t>سفارش انتخاب شده باید از لیست سفارشات حذف گردد</w:t>
      </w:r>
      <w:r w:rsidR="00836851" w:rsidRPr="001A14D3">
        <w:rPr>
          <w:rFonts w:cs="B Nazanin" w:hint="cs"/>
          <w:rtl/>
        </w:rPr>
        <w:t xml:space="preserve"> . </w:t>
      </w:r>
      <w:r w:rsidR="002D271E" w:rsidRPr="001A14D3">
        <w:rPr>
          <w:rFonts w:cs="B Nazanin" w:hint="cs"/>
          <w:rtl/>
        </w:rPr>
        <w:t xml:space="preserve"> </w:t>
      </w:r>
    </w:p>
    <w:p w:rsidR="00AE3F2A" w:rsidRPr="00CC2DFC" w:rsidRDefault="00CF02FD" w:rsidP="00AE3F2A">
      <w:pPr>
        <w:pStyle w:val="ListParagraph"/>
        <w:numPr>
          <w:ilvl w:val="0"/>
          <w:numId w:val="15"/>
        </w:numPr>
        <w:jc w:val="both"/>
        <w:rPr>
          <w:rFonts w:cs="B Nazanin"/>
          <w:b/>
          <w:bCs/>
          <w:sz w:val="24"/>
          <w:szCs w:val="24"/>
        </w:rPr>
      </w:pPr>
      <w:r w:rsidRPr="00CC2DFC">
        <w:rPr>
          <w:rFonts w:cs="B Nazanin"/>
          <w:b/>
          <w:bCs/>
          <w:sz w:val="24"/>
          <w:szCs w:val="24"/>
          <w:rtl/>
        </w:rPr>
        <w:t>تایید اقلام مورد نیاز آشپزخانه</w:t>
      </w:r>
    </w:p>
    <w:p w:rsidR="00AE3F2A" w:rsidRPr="001A14D3" w:rsidRDefault="00AE3F2A" w:rsidP="00CF02FD">
      <w:pPr>
        <w:pStyle w:val="ListParagraph"/>
        <w:numPr>
          <w:ilvl w:val="0"/>
          <w:numId w:val="27"/>
        </w:numPr>
        <w:jc w:val="both"/>
        <w:rPr>
          <w:rFonts w:cs="B Nazanin"/>
          <w:b/>
          <w:bCs/>
        </w:rPr>
      </w:pPr>
      <w:r w:rsidRPr="001A14D3">
        <w:rPr>
          <w:rFonts w:cs="B Nazanin"/>
        </w:rPr>
        <w:t>Scope</w:t>
      </w:r>
      <w:r w:rsidRPr="001A14D3">
        <w:rPr>
          <w:rFonts w:cs="B Nazanin"/>
          <w:rtl/>
        </w:rPr>
        <w:t xml:space="preserve"> - </w:t>
      </w:r>
      <w:r w:rsidR="00CF02FD" w:rsidRPr="001A14D3">
        <w:rPr>
          <w:rFonts w:cs="B Nazanin"/>
          <w:rtl/>
        </w:rPr>
        <w:t>نیازمندی های ارسال شده از هر آشپز و مربوط به شعبه ی کار بصورت یک لیست به نمایش در می آید. در کنار هر آیتم یک فیلد برای وارد کردن مبلغ حدودی وجود دارد و با زدن دکمه ی تایید برای هر نیازمندی ، اقلام به لیست نیازمندی اضافه گردد.</w:t>
      </w:r>
    </w:p>
    <w:p w:rsidR="00AE3F2A" w:rsidRPr="001A14D3" w:rsidRDefault="00AE3F2A" w:rsidP="00AE3F2A">
      <w:pPr>
        <w:pStyle w:val="ListParagraph"/>
        <w:numPr>
          <w:ilvl w:val="0"/>
          <w:numId w:val="20"/>
        </w:numPr>
        <w:jc w:val="both"/>
        <w:rPr>
          <w:rFonts w:cs="B Nazanin"/>
        </w:rPr>
      </w:pPr>
      <w:r w:rsidRPr="001A14D3">
        <w:rPr>
          <w:rFonts w:cs="B Nazanin"/>
        </w:rPr>
        <w:t>Not-scope</w:t>
      </w:r>
      <w:r w:rsidRPr="001A14D3">
        <w:rPr>
          <w:rFonts w:cs="B Nazanin"/>
          <w:rtl/>
        </w:rPr>
        <w:t xml:space="preserve"> </w:t>
      </w:r>
      <w:r w:rsidRPr="001A14D3">
        <w:rPr>
          <w:rFonts w:ascii="Times New Roman" w:hAnsi="Times New Roman" w:cs="Times New Roman" w:hint="cs"/>
          <w:rtl/>
        </w:rPr>
        <w:t>–</w:t>
      </w:r>
      <w:r w:rsidR="00CF02FD" w:rsidRPr="001A14D3">
        <w:rPr>
          <w:rFonts w:cs="B Nazanin"/>
          <w:rtl/>
        </w:rPr>
        <w:t xml:space="preserve"> مبلغ ورودی نمی تواند منفی باشد و در صورت وارد کردن عدد منفی اخطار دهد.</w:t>
      </w:r>
    </w:p>
    <w:p w:rsidR="00CF02FD" w:rsidRPr="001A14D3" w:rsidRDefault="00CF02FD" w:rsidP="00CF02FD">
      <w:pPr>
        <w:pStyle w:val="ListParagraph"/>
        <w:ind w:left="2160"/>
        <w:jc w:val="both"/>
        <w:rPr>
          <w:rFonts w:cs="B Nazanin"/>
          <w:rtl/>
        </w:rPr>
      </w:pPr>
      <w:r w:rsidRPr="001A14D3">
        <w:rPr>
          <w:rFonts w:cs="B Nazanin"/>
          <w:rtl/>
        </w:rPr>
        <w:t>نیازمندی ها در صورت تایید شدن ، به درستی به لیست نیازمندی ها اضافه گردد.</w:t>
      </w:r>
    </w:p>
    <w:p w:rsidR="00CF02FD" w:rsidRPr="001A14D3" w:rsidRDefault="00CF02FD" w:rsidP="00C26DDE">
      <w:pPr>
        <w:pStyle w:val="ListParagraph"/>
        <w:ind w:left="2160"/>
        <w:jc w:val="both"/>
        <w:rPr>
          <w:rFonts w:cs="B Nazanin"/>
        </w:rPr>
      </w:pPr>
      <w:r w:rsidRPr="001A14D3">
        <w:rPr>
          <w:rFonts w:cs="B Nazanin"/>
          <w:rtl/>
        </w:rPr>
        <w:t>مبلغ هر نیازمندی ، برای ف</w:t>
      </w:r>
      <w:r w:rsidR="00C26DDE" w:rsidRPr="001A14D3">
        <w:rPr>
          <w:rFonts w:cs="B Nazanin"/>
          <w:rtl/>
        </w:rPr>
        <w:t>قط همان نیازمندی نمایش داده شود.</w:t>
      </w:r>
    </w:p>
    <w:p w:rsidR="00A14B8E" w:rsidRPr="001A14D3" w:rsidRDefault="00A14B8E" w:rsidP="00C26DDE">
      <w:pPr>
        <w:pStyle w:val="ListParagraph"/>
        <w:ind w:left="2160"/>
        <w:jc w:val="both"/>
        <w:rPr>
          <w:rFonts w:cs="B Nazanin"/>
        </w:rPr>
      </w:pPr>
    </w:p>
    <w:p w:rsidR="00A14B8E" w:rsidRPr="001A14D3" w:rsidRDefault="00A14B8E" w:rsidP="00C26DDE">
      <w:pPr>
        <w:pStyle w:val="ListParagraph"/>
        <w:ind w:left="2160"/>
        <w:jc w:val="both"/>
        <w:rPr>
          <w:rFonts w:cs="B Nazanin"/>
        </w:rPr>
      </w:pPr>
    </w:p>
    <w:p w:rsidR="00AE3F2A" w:rsidRPr="00CC2DFC" w:rsidRDefault="00CF02FD" w:rsidP="00AE3F2A">
      <w:pPr>
        <w:pStyle w:val="ListParagraph"/>
        <w:numPr>
          <w:ilvl w:val="0"/>
          <w:numId w:val="15"/>
        </w:numPr>
        <w:jc w:val="both"/>
        <w:rPr>
          <w:rFonts w:cs="B Nazanin"/>
          <w:b/>
          <w:bCs/>
          <w:sz w:val="24"/>
          <w:szCs w:val="24"/>
        </w:rPr>
      </w:pPr>
      <w:r w:rsidRPr="00CC2DFC">
        <w:rPr>
          <w:rFonts w:cs="B Nazanin"/>
          <w:b/>
          <w:bCs/>
          <w:sz w:val="24"/>
          <w:szCs w:val="24"/>
          <w:rtl/>
        </w:rPr>
        <w:t>تایید رسید اقلام مورد نیاز</w:t>
      </w:r>
    </w:p>
    <w:p w:rsidR="00CF02FD" w:rsidRPr="001A14D3" w:rsidRDefault="00AE3F2A" w:rsidP="005E5D29">
      <w:pPr>
        <w:pStyle w:val="ListParagraph"/>
        <w:numPr>
          <w:ilvl w:val="0"/>
          <w:numId w:val="20"/>
        </w:numPr>
        <w:jc w:val="both"/>
        <w:rPr>
          <w:rFonts w:cs="B Nazanin"/>
        </w:rPr>
      </w:pPr>
      <w:r w:rsidRPr="001A14D3">
        <w:rPr>
          <w:rFonts w:cs="B Nazanin"/>
        </w:rPr>
        <w:t>Scope</w:t>
      </w:r>
      <w:r w:rsidRPr="001A14D3">
        <w:rPr>
          <w:rFonts w:cs="B Nazanin"/>
          <w:rtl/>
        </w:rPr>
        <w:t xml:space="preserve"> - </w:t>
      </w:r>
      <w:r w:rsidR="00CF02FD" w:rsidRPr="001A14D3">
        <w:rPr>
          <w:rFonts w:cs="B Nazanin"/>
          <w:rtl/>
        </w:rPr>
        <w:t>لیستی از نیازمندی های در حال تهیه توسط پیک برای حسابدار بصورت یک لیست در جریان است ، که در کنار هر آیتم یک گزینه برای تایید رسید نیازمندی توسط پیک به انباری آشپزخانه می باشد. درصورتی که تایید شود  ، مبلغ موجود در آیتم حقوق این ماه پیک اضافه می گردد</w:t>
      </w:r>
    </w:p>
    <w:p w:rsidR="00CF02FD" w:rsidRDefault="00AE3F2A" w:rsidP="00C26DDE">
      <w:pPr>
        <w:pStyle w:val="ListParagraph"/>
        <w:numPr>
          <w:ilvl w:val="0"/>
          <w:numId w:val="20"/>
        </w:numPr>
        <w:jc w:val="both"/>
        <w:rPr>
          <w:rFonts w:cs="B Nazanin"/>
        </w:rPr>
      </w:pPr>
      <w:r w:rsidRPr="001A14D3">
        <w:rPr>
          <w:rFonts w:cs="B Nazanin"/>
        </w:rPr>
        <w:t>Not-scope</w:t>
      </w:r>
      <w:r w:rsidRPr="001A14D3">
        <w:rPr>
          <w:rFonts w:cs="B Nazanin"/>
          <w:rtl/>
        </w:rPr>
        <w:t xml:space="preserve"> </w:t>
      </w:r>
      <w:r w:rsidRPr="001A14D3">
        <w:rPr>
          <w:rFonts w:ascii="Times New Roman" w:hAnsi="Times New Roman" w:cs="Times New Roman" w:hint="cs"/>
          <w:rtl/>
        </w:rPr>
        <w:t>–</w:t>
      </w:r>
      <w:r w:rsidR="00CF02FD" w:rsidRPr="001A14D3">
        <w:rPr>
          <w:rFonts w:cs="B Nazanin"/>
          <w:rtl/>
        </w:rPr>
        <w:t xml:space="preserve"> </w:t>
      </w:r>
      <w:r w:rsidR="009442FF" w:rsidRPr="001A14D3">
        <w:rPr>
          <w:rFonts w:cs="B Nazanin"/>
          <w:rtl/>
        </w:rPr>
        <w:t>مبلغ اضافه شده به حقوق ماهانه ، درست همان مبلغ وارد شده از طرف حسابدار باشد.</w:t>
      </w:r>
    </w:p>
    <w:p w:rsidR="009C7756" w:rsidRPr="00C6549D" w:rsidRDefault="009C7756" w:rsidP="00C6549D">
      <w:pPr>
        <w:jc w:val="both"/>
        <w:rPr>
          <w:rFonts w:cs="B Nazanin"/>
        </w:rPr>
      </w:pPr>
    </w:p>
    <w:p w:rsidR="00CF02FD" w:rsidRPr="00CC2DFC" w:rsidRDefault="009442FF" w:rsidP="00CF02FD">
      <w:pPr>
        <w:pStyle w:val="ListParagraph"/>
        <w:numPr>
          <w:ilvl w:val="0"/>
          <w:numId w:val="15"/>
        </w:numPr>
        <w:jc w:val="both"/>
        <w:rPr>
          <w:rFonts w:cs="B Nazanin"/>
          <w:b/>
          <w:bCs/>
          <w:sz w:val="24"/>
          <w:szCs w:val="24"/>
        </w:rPr>
      </w:pPr>
      <w:r w:rsidRPr="00CC2DFC">
        <w:rPr>
          <w:rFonts w:cs="B Nazanin"/>
          <w:b/>
          <w:bCs/>
          <w:sz w:val="24"/>
          <w:szCs w:val="24"/>
          <w:rtl/>
        </w:rPr>
        <w:lastRenderedPageBreak/>
        <w:t>ورود کاربران</w:t>
      </w:r>
    </w:p>
    <w:p w:rsidR="008E6ECA" w:rsidRPr="001A14D3" w:rsidRDefault="00CF02FD" w:rsidP="00AD7513">
      <w:pPr>
        <w:pStyle w:val="ListParagraph"/>
        <w:numPr>
          <w:ilvl w:val="0"/>
          <w:numId w:val="20"/>
        </w:numPr>
        <w:jc w:val="both"/>
        <w:rPr>
          <w:rFonts w:cs="B Nazanin"/>
        </w:rPr>
      </w:pPr>
      <w:r w:rsidRPr="001A14D3">
        <w:rPr>
          <w:rFonts w:cs="B Nazanin"/>
        </w:rPr>
        <w:t>Scope</w:t>
      </w:r>
      <w:r w:rsidRPr="001A14D3">
        <w:rPr>
          <w:rFonts w:cs="B Nazanin"/>
          <w:rtl/>
        </w:rPr>
        <w:t xml:space="preserve"> </w:t>
      </w:r>
      <w:r w:rsidR="009442FF" w:rsidRPr="001A14D3">
        <w:rPr>
          <w:rFonts w:ascii="Times New Roman" w:hAnsi="Times New Roman" w:cs="Times New Roman" w:hint="cs"/>
          <w:rtl/>
        </w:rPr>
        <w:t>–</w:t>
      </w:r>
      <w:r w:rsidR="009442FF" w:rsidRPr="001A14D3">
        <w:rPr>
          <w:rFonts w:cs="B Nazanin"/>
          <w:rtl/>
        </w:rPr>
        <w:t xml:space="preserve"> </w:t>
      </w:r>
      <w:r w:rsidR="009442FF" w:rsidRPr="001A14D3">
        <w:rPr>
          <w:rFonts w:cs="B Nazanin" w:hint="cs"/>
          <w:rtl/>
        </w:rPr>
        <w:t>بعد</w:t>
      </w:r>
      <w:r w:rsidR="009442FF" w:rsidRPr="001A14D3">
        <w:rPr>
          <w:rFonts w:cs="B Nazanin"/>
          <w:rtl/>
        </w:rPr>
        <w:t xml:space="preserve"> </w:t>
      </w:r>
      <w:r w:rsidR="009442FF" w:rsidRPr="001A14D3">
        <w:rPr>
          <w:rFonts w:cs="B Nazanin" w:hint="cs"/>
          <w:rtl/>
        </w:rPr>
        <w:t>از</w:t>
      </w:r>
      <w:r w:rsidR="009442FF" w:rsidRPr="001A14D3">
        <w:rPr>
          <w:rFonts w:cs="B Nazanin"/>
          <w:rtl/>
        </w:rPr>
        <w:t xml:space="preserve"> </w:t>
      </w:r>
      <w:r w:rsidR="009442FF" w:rsidRPr="001A14D3">
        <w:rPr>
          <w:rFonts w:cs="B Nazanin" w:hint="cs"/>
          <w:rtl/>
        </w:rPr>
        <w:t>ورود</w:t>
      </w:r>
      <w:r w:rsidR="009442FF" w:rsidRPr="001A14D3">
        <w:rPr>
          <w:rFonts w:cs="B Nazanin"/>
          <w:rtl/>
        </w:rPr>
        <w:t xml:space="preserve"> </w:t>
      </w:r>
      <w:r w:rsidR="009442FF" w:rsidRPr="001A14D3">
        <w:rPr>
          <w:rFonts w:cs="B Nazanin" w:hint="cs"/>
          <w:rtl/>
        </w:rPr>
        <w:t>به</w:t>
      </w:r>
      <w:r w:rsidR="009442FF" w:rsidRPr="001A14D3">
        <w:rPr>
          <w:rFonts w:cs="B Nazanin"/>
          <w:rtl/>
        </w:rPr>
        <w:t xml:space="preserve"> </w:t>
      </w:r>
      <w:r w:rsidR="009442FF" w:rsidRPr="001A14D3">
        <w:rPr>
          <w:rFonts w:cs="B Nazanin" w:hint="cs"/>
          <w:rtl/>
        </w:rPr>
        <w:t>اپلیکیشن</w:t>
      </w:r>
      <w:r w:rsidR="009442FF" w:rsidRPr="001A14D3">
        <w:rPr>
          <w:rFonts w:cs="B Nazanin"/>
          <w:rtl/>
        </w:rPr>
        <w:t xml:space="preserve"> </w:t>
      </w:r>
      <w:r w:rsidR="009442FF" w:rsidRPr="001A14D3">
        <w:rPr>
          <w:rFonts w:cs="B Nazanin" w:hint="cs"/>
          <w:rtl/>
        </w:rPr>
        <w:t>و</w:t>
      </w:r>
      <w:r w:rsidR="009442FF" w:rsidRPr="001A14D3">
        <w:rPr>
          <w:rFonts w:cs="B Nazanin"/>
          <w:rtl/>
        </w:rPr>
        <w:t xml:space="preserve"> </w:t>
      </w:r>
      <w:r w:rsidR="009442FF" w:rsidRPr="001A14D3">
        <w:rPr>
          <w:rFonts w:cs="B Nazanin" w:hint="cs"/>
          <w:rtl/>
        </w:rPr>
        <w:t>انتخاب</w:t>
      </w:r>
      <w:r w:rsidR="009442FF" w:rsidRPr="001A14D3">
        <w:rPr>
          <w:rFonts w:cs="B Nazanin"/>
          <w:rtl/>
        </w:rPr>
        <w:t xml:space="preserve"> </w:t>
      </w:r>
      <w:r w:rsidR="009442FF" w:rsidRPr="001A14D3">
        <w:rPr>
          <w:rFonts w:cs="B Nazanin" w:hint="cs"/>
          <w:rtl/>
        </w:rPr>
        <w:t>گزینه</w:t>
      </w:r>
      <w:r w:rsidR="009442FF" w:rsidRPr="001A14D3">
        <w:rPr>
          <w:rFonts w:cs="B Nazanin"/>
          <w:rtl/>
        </w:rPr>
        <w:t xml:space="preserve"> </w:t>
      </w:r>
      <w:r w:rsidR="009442FF" w:rsidRPr="001A14D3">
        <w:rPr>
          <w:rFonts w:cs="B Nazanin" w:hint="cs"/>
          <w:rtl/>
        </w:rPr>
        <w:t>ی</w:t>
      </w:r>
      <w:r w:rsidR="009442FF" w:rsidRPr="001A14D3">
        <w:rPr>
          <w:rFonts w:cs="B Nazanin"/>
          <w:rtl/>
        </w:rPr>
        <w:t xml:space="preserve"> </w:t>
      </w:r>
      <w:r w:rsidR="009442FF" w:rsidRPr="001A14D3">
        <w:rPr>
          <w:rFonts w:cs="B Nazanin" w:hint="cs"/>
          <w:rtl/>
        </w:rPr>
        <w:t>ورود</w:t>
      </w:r>
      <w:r w:rsidR="009442FF" w:rsidRPr="001A14D3">
        <w:rPr>
          <w:rFonts w:cs="B Nazanin"/>
          <w:rtl/>
        </w:rPr>
        <w:t xml:space="preserve"> </w:t>
      </w:r>
      <w:r w:rsidR="009442FF" w:rsidRPr="001A14D3">
        <w:rPr>
          <w:rFonts w:cs="B Nazanin" w:hint="cs"/>
          <w:rtl/>
        </w:rPr>
        <w:t>کاربران</w:t>
      </w:r>
      <w:r w:rsidR="009442FF" w:rsidRPr="001A14D3">
        <w:rPr>
          <w:rFonts w:cs="B Nazanin"/>
          <w:rtl/>
        </w:rPr>
        <w:t xml:space="preserve"> </w:t>
      </w:r>
      <w:r w:rsidR="009442FF" w:rsidRPr="001A14D3">
        <w:rPr>
          <w:rFonts w:cs="B Nazanin" w:hint="cs"/>
          <w:rtl/>
        </w:rPr>
        <w:t>،</w:t>
      </w:r>
      <w:r w:rsidR="009442FF" w:rsidRPr="001A14D3">
        <w:rPr>
          <w:rFonts w:cs="B Nazanin"/>
          <w:rtl/>
        </w:rPr>
        <w:t xml:space="preserve"> </w:t>
      </w:r>
      <w:r w:rsidR="009442FF" w:rsidRPr="001A14D3">
        <w:rPr>
          <w:rFonts w:cs="B Nazanin" w:hint="cs"/>
          <w:rtl/>
        </w:rPr>
        <w:t>سه</w:t>
      </w:r>
      <w:r w:rsidR="009442FF" w:rsidRPr="001A14D3">
        <w:rPr>
          <w:rFonts w:cs="B Nazanin"/>
          <w:rtl/>
        </w:rPr>
        <w:t xml:space="preserve"> </w:t>
      </w:r>
      <w:r w:rsidR="009442FF" w:rsidRPr="001A14D3">
        <w:rPr>
          <w:rFonts w:cs="B Nazanin" w:hint="cs"/>
          <w:rtl/>
        </w:rPr>
        <w:t>فیلد</w:t>
      </w:r>
      <w:r w:rsidR="009442FF" w:rsidRPr="001A14D3">
        <w:rPr>
          <w:rFonts w:cs="B Nazanin"/>
          <w:rtl/>
        </w:rPr>
        <w:t xml:space="preserve"> </w:t>
      </w:r>
      <w:r w:rsidR="009442FF" w:rsidRPr="001A14D3">
        <w:rPr>
          <w:rFonts w:cs="B Nazanin" w:hint="cs"/>
          <w:rtl/>
        </w:rPr>
        <w:t>حاوی</w:t>
      </w:r>
      <w:r w:rsidR="009442FF" w:rsidRPr="001A14D3">
        <w:rPr>
          <w:rFonts w:cs="B Nazanin"/>
          <w:rtl/>
        </w:rPr>
        <w:t xml:space="preserve"> "</w:t>
      </w:r>
      <w:r w:rsidR="009442FF" w:rsidRPr="001A14D3">
        <w:rPr>
          <w:rFonts w:cs="B Nazanin" w:hint="cs"/>
          <w:rtl/>
        </w:rPr>
        <w:t>نام</w:t>
      </w:r>
      <w:r w:rsidR="009442FF" w:rsidRPr="001A14D3">
        <w:rPr>
          <w:rFonts w:cs="B Nazanin"/>
          <w:rtl/>
        </w:rPr>
        <w:t xml:space="preserve"> </w:t>
      </w:r>
      <w:r w:rsidR="009442FF" w:rsidRPr="001A14D3">
        <w:rPr>
          <w:rFonts w:cs="B Nazanin" w:hint="cs"/>
          <w:rtl/>
        </w:rPr>
        <w:t>کاربری</w:t>
      </w:r>
      <w:r w:rsidR="009442FF" w:rsidRPr="001A14D3">
        <w:rPr>
          <w:rFonts w:cs="B Nazanin"/>
          <w:rtl/>
        </w:rPr>
        <w:t xml:space="preserve">" </w:t>
      </w:r>
      <w:r w:rsidR="009442FF" w:rsidRPr="001A14D3">
        <w:rPr>
          <w:rFonts w:cs="B Nazanin" w:hint="cs"/>
          <w:rtl/>
        </w:rPr>
        <w:t>،</w:t>
      </w:r>
      <w:r w:rsidR="009442FF" w:rsidRPr="001A14D3">
        <w:rPr>
          <w:rFonts w:cs="B Nazanin"/>
          <w:rtl/>
        </w:rPr>
        <w:t xml:space="preserve"> "</w:t>
      </w:r>
      <w:r w:rsidR="009442FF" w:rsidRPr="001A14D3">
        <w:rPr>
          <w:rFonts w:cs="B Nazanin" w:hint="cs"/>
          <w:rtl/>
        </w:rPr>
        <w:t>رمز</w:t>
      </w:r>
      <w:r w:rsidR="009442FF" w:rsidRPr="001A14D3">
        <w:rPr>
          <w:rFonts w:cs="B Nazanin"/>
          <w:rtl/>
        </w:rPr>
        <w:t xml:space="preserve"> </w:t>
      </w:r>
      <w:r w:rsidR="009442FF" w:rsidRPr="001A14D3">
        <w:rPr>
          <w:rFonts w:cs="B Nazanin" w:hint="cs"/>
          <w:rtl/>
        </w:rPr>
        <w:t>عبور</w:t>
      </w:r>
      <w:r w:rsidR="009442FF" w:rsidRPr="001A14D3">
        <w:rPr>
          <w:rFonts w:cs="B Nazanin"/>
          <w:rtl/>
        </w:rPr>
        <w:t xml:space="preserve">" </w:t>
      </w:r>
      <w:r w:rsidR="009442FF" w:rsidRPr="001A14D3">
        <w:rPr>
          <w:rFonts w:cs="B Nazanin" w:hint="cs"/>
          <w:rtl/>
        </w:rPr>
        <w:t>و</w:t>
      </w:r>
      <w:r w:rsidR="009442FF" w:rsidRPr="001A14D3">
        <w:rPr>
          <w:rFonts w:cs="B Nazanin"/>
          <w:rtl/>
        </w:rPr>
        <w:t xml:space="preserve"> "</w:t>
      </w:r>
      <w:r w:rsidR="009442FF" w:rsidRPr="001A14D3">
        <w:rPr>
          <w:rFonts w:cs="B Nazanin" w:hint="cs"/>
          <w:rtl/>
        </w:rPr>
        <w:t>عنوان</w:t>
      </w:r>
      <w:r w:rsidR="009442FF" w:rsidRPr="001A14D3">
        <w:rPr>
          <w:rFonts w:cs="B Nazanin"/>
          <w:rtl/>
        </w:rPr>
        <w:t xml:space="preserve">" </w:t>
      </w:r>
      <w:r w:rsidR="009442FF" w:rsidRPr="001A14D3">
        <w:rPr>
          <w:rFonts w:cs="B Nazanin" w:hint="cs"/>
          <w:rtl/>
        </w:rPr>
        <w:t>برای</w:t>
      </w:r>
      <w:r w:rsidR="009442FF" w:rsidRPr="001A14D3">
        <w:rPr>
          <w:rFonts w:cs="B Nazanin"/>
          <w:rtl/>
        </w:rPr>
        <w:t xml:space="preserve"> </w:t>
      </w:r>
      <w:r w:rsidR="009442FF" w:rsidRPr="001A14D3">
        <w:rPr>
          <w:rFonts w:cs="B Nazanin" w:hint="cs"/>
          <w:rtl/>
        </w:rPr>
        <w:t>پر</w:t>
      </w:r>
      <w:r w:rsidR="009442FF" w:rsidRPr="001A14D3">
        <w:rPr>
          <w:rFonts w:cs="B Nazanin"/>
          <w:rtl/>
        </w:rPr>
        <w:t xml:space="preserve"> </w:t>
      </w:r>
      <w:r w:rsidR="009442FF" w:rsidRPr="001A14D3">
        <w:rPr>
          <w:rFonts w:cs="B Nazanin" w:hint="cs"/>
          <w:rtl/>
        </w:rPr>
        <w:t>کردن</w:t>
      </w:r>
      <w:r w:rsidR="009442FF" w:rsidRPr="001A14D3">
        <w:rPr>
          <w:rFonts w:cs="B Nazanin"/>
          <w:rtl/>
        </w:rPr>
        <w:t xml:space="preserve"> </w:t>
      </w:r>
      <w:r w:rsidR="009442FF" w:rsidRPr="001A14D3">
        <w:rPr>
          <w:rFonts w:cs="B Nazanin" w:hint="cs"/>
          <w:rtl/>
        </w:rPr>
        <w:t>وجود</w:t>
      </w:r>
      <w:r w:rsidR="009442FF" w:rsidRPr="001A14D3">
        <w:rPr>
          <w:rFonts w:cs="B Nazanin"/>
          <w:rtl/>
        </w:rPr>
        <w:t xml:space="preserve"> داشته باشد. با پر کردن آن ها و گزینه ی "تایید" ، کاربر وارد حساب کاربری خود شود.</w:t>
      </w:r>
      <w:r w:rsidR="00BC0849" w:rsidRPr="001A14D3">
        <w:rPr>
          <w:rFonts w:cs="B Nazanin" w:hint="cs"/>
          <w:rtl/>
        </w:rPr>
        <w:t xml:space="preserve"> </w:t>
      </w:r>
      <w:r w:rsidR="00AD7513" w:rsidRPr="001A14D3">
        <w:rPr>
          <w:rFonts w:cs="B Nazanin" w:hint="cs"/>
          <w:rtl/>
        </w:rPr>
        <w:t>(عنوان = آشپز / پیک / حسابدار / مدیر )</w:t>
      </w:r>
    </w:p>
    <w:p w:rsidR="009442FF" w:rsidRPr="001A14D3" w:rsidRDefault="00CF02FD" w:rsidP="00CF02FD">
      <w:pPr>
        <w:pStyle w:val="ListParagraph"/>
        <w:numPr>
          <w:ilvl w:val="0"/>
          <w:numId w:val="20"/>
        </w:numPr>
        <w:jc w:val="both"/>
        <w:rPr>
          <w:rFonts w:cs="B Nazanin"/>
        </w:rPr>
      </w:pPr>
      <w:r w:rsidRPr="001A14D3">
        <w:rPr>
          <w:rFonts w:cs="B Nazanin"/>
        </w:rPr>
        <w:t>Not-scope</w:t>
      </w:r>
      <w:r w:rsidRPr="001A14D3">
        <w:rPr>
          <w:rFonts w:cs="B Nazanin"/>
          <w:rtl/>
        </w:rPr>
        <w:t xml:space="preserve"> </w:t>
      </w:r>
      <w:r w:rsidRPr="001A14D3">
        <w:rPr>
          <w:rFonts w:ascii="Times New Roman" w:hAnsi="Times New Roman" w:cs="Times New Roman" w:hint="cs"/>
          <w:rtl/>
        </w:rPr>
        <w:t>–</w:t>
      </w:r>
      <w:r w:rsidR="009442FF" w:rsidRPr="001A14D3">
        <w:rPr>
          <w:rFonts w:cs="B Nazanin"/>
          <w:rtl/>
        </w:rPr>
        <w:t xml:space="preserve"> درصورت مغایرت داشتن اطلاعات با اطلاعات دیتابیس </w:t>
      </w:r>
      <w:r w:rsidR="00E40FEB" w:rsidRPr="001A14D3">
        <w:rPr>
          <w:rFonts w:cs="B Nazanin" w:hint="cs"/>
          <w:rtl/>
        </w:rPr>
        <w:t xml:space="preserve">(بعد از اولین ثبت نام کاربر) </w:t>
      </w:r>
      <w:r w:rsidR="009442FF" w:rsidRPr="001A14D3">
        <w:rPr>
          <w:rFonts w:cs="B Nazanin"/>
          <w:rtl/>
        </w:rPr>
        <w:t>، پیام مناسب چاپ شود.</w:t>
      </w:r>
    </w:p>
    <w:p w:rsidR="009442FF" w:rsidRPr="001A14D3" w:rsidRDefault="009442FF" w:rsidP="009442FF">
      <w:pPr>
        <w:pStyle w:val="ListParagraph"/>
        <w:ind w:left="2160"/>
        <w:jc w:val="both"/>
        <w:rPr>
          <w:rFonts w:cs="B Nazanin"/>
          <w:rtl/>
        </w:rPr>
      </w:pPr>
      <w:r w:rsidRPr="001A14D3">
        <w:rPr>
          <w:rFonts w:cs="B Nazanin"/>
          <w:rtl/>
        </w:rPr>
        <w:t>درصورت نبودن نام کاربری مربوطه ، پیغام مناسب چاپ گردد.</w:t>
      </w:r>
    </w:p>
    <w:p w:rsidR="00CF02FD" w:rsidRPr="001A14D3" w:rsidRDefault="009442FF" w:rsidP="00C26DDE">
      <w:pPr>
        <w:pStyle w:val="ListParagraph"/>
        <w:ind w:left="2160"/>
        <w:jc w:val="both"/>
        <w:rPr>
          <w:rFonts w:cs="B Nazanin"/>
        </w:rPr>
      </w:pPr>
      <w:r w:rsidRPr="001A14D3">
        <w:rPr>
          <w:rFonts w:cs="B Nazanin"/>
          <w:rtl/>
        </w:rPr>
        <w:t>در صورتی که حساب کاربری مربوط به غیر مشتری ، تایید نشده باشد ، پیام مناسب چاپ گردد</w:t>
      </w:r>
      <w:r w:rsidR="00CF02FD" w:rsidRPr="001A14D3">
        <w:rPr>
          <w:rFonts w:cs="B Nazanin"/>
          <w:rtl/>
        </w:rPr>
        <w:t xml:space="preserve"> </w:t>
      </w:r>
    </w:p>
    <w:p w:rsidR="00CF02FD" w:rsidRPr="00CC2DFC" w:rsidRDefault="009442FF" w:rsidP="00CF02FD">
      <w:pPr>
        <w:pStyle w:val="ListParagraph"/>
        <w:numPr>
          <w:ilvl w:val="0"/>
          <w:numId w:val="15"/>
        </w:numPr>
        <w:jc w:val="both"/>
        <w:rPr>
          <w:rFonts w:cs="B Nazanin"/>
          <w:b/>
          <w:bCs/>
          <w:sz w:val="24"/>
          <w:szCs w:val="24"/>
        </w:rPr>
      </w:pPr>
      <w:r w:rsidRPr="00CC2DFC">
        <w:rPr>
          <w:rFonts w:cs="B Nazanin"/>
          <w:b/>
          <w:bCs/>
          <w:sz w:val="24"/>
          <w:szCs w:val="24"/>
          <w:rtl/>
        </w:rPr>
        <w:t>ثبت نام کاربران</w:t>
      </w:r>
    </w:p>
    <w:p w:rsidR="001E497F" w:rsidRPr="001A14D3" w:rsidRDefault="00CF02FD" w:rsidP="008D22B7">
      <w:pPr>
        <w:pStyle w:val="ListParagraph"/>
        <w:numPr>
          <w:ilvl w:val="0"/>
          <w:numId w:val="20"/>
        </w:numPr>
        <w:jc w:val="both"/>
        <w:rPr>
          <w:rFonts w:cs="B Nazanin"/>
          <w:rtl/>
        </w:rPr>
      </w:pPr>
      <w:r w:rsidRPr="001A14D3">
        <w:rPr>
          <w:rFonts w:cs="B Nazanin"/>
        </w:rPr>
        <w:t>Scope</w:t>
      </w:r>
      <w:r w:rsidRPr="001A14D3">
        <w:rPr>
          <w:rFonts w:cs="B Nazanin"/>
          <w:rtl/>
        </w:rPr>
        <w:t xml:space="preserve"> </w:t>
      </w:r>
      <w:r w:rsidR="009442FF" w:rsidRPr="001A14D3">
        <w:rPr>
          <w:rFonts w:ascii="Times New Roman" w:hAnsi="Times New Roman" w:cs="Times New Roman" w:hint="cs"/>
          <w:rtl/>
        </w:rPr>
        <w:t>–</w:t>
      </w:r>
      <w:r w:rsidRPr="001A14D3">
        <w:rPr>
          <w:rFonts w:cs="B Nazanin"/>
          <w:rtl/>
        </w:rPr>
        <w:t xml:space="preserve"> </w:t>
      </w:r>
      <w:r w:rsidR="009442FF" w:rsidRPr="001A14D3">
        <w:rPr>
          <w:rFonts w:cs="B Nazanin"/>
          <w:rtl/>
        </w:rPr>
        <w:t>بعد از ورود به اپلیکیشن و انتخاب گزینه ی ثبت نام ، فیلد های نام ، نام کاربری ، رم</w:t>
      </w:r>
      <w:r w:rsidR="00B60C55" w:rsidRPr="001A14D3">
        <w:rPr>
          <w:rFonts w:cs="B Nazanin"/>
          <w:rtl/>
        </w:rPr>
        <w:t>ز عبور ، عنوان</w:t>
      </w:r>
      <w:r w:rsidR="009442FF" w:rsidRPr="001A14D3">
        <w:rPr>
          <w:rFonts w:cs="B Nazanin"/>
          <w:rtl/>
        </w:rPr>
        <w:t xml:space="preserve"> ، آدرس و شماره ی تماس ظاهر شود و با پر کردن آن ها ، اطلاعات کاربر به دیتابیس فرستاده شود.</w:t>
      </w:r>
    </w:p>
    <w:p w:rsidR="001E497F" w:rsidRPr="001A14D3" w:rsidRDefault="001E497F" w:rsidP="002316C0">
      <w:pPr>
        <w:pStyle w:val="ListParagraph"/>
        <w:ind w:left="1440"/>
        <w:jc w:val="both"/>
        <w:rPr>
          <w:rFonts w:cs="B Nazanin"/>
          <w:rtl/>
        </w:rPr>
      </w:pPr>
    </w:p>
    <w:p w:rsidR="001E497F" w:rsidRPr="001A14D3" w:rsidRDefault="001E497F" w:rsidP="002316C0">
      <w:pPr>
        <w:pStyle w:val="ListParagraph"/>
        <w:ind w:left="1440"/>
        <w:jc w:val="both"/>
        <w:rPr>
          <w:rFonts w:cs="B Nazanin"/>
          <w:rtl/>
        </w:rPr>
      </w:pPr>
    </w:p>
    <w:p w:rsidR="009442FF" w:rsidRPr="001A14D3" w:rsidRDefault="00CF02FD" w:rsidP="009442FF">
      <w:pPr>
        <w:pStyle w:val="ListParagraph"/>
        <w:numPr>
          <w:ilvl w:val="0"/>
          <w:numId w:val="20"/>
        </w:numPr>
        <w:jc w:val="both"/>
        <w:rPr>
          <w:rFonts w:cs="B Nazanin"/>
        </w:rPr>
      </w:pPr>
      <w:r w:rsidRPr="001A14D3">
        <w:rPr>
          <w:rFonts w:cs="B Nazanin"/>
        </w:rPr>
        <w:t>Not-scope</w:t>
      </w:r>
      <w:r w:rsidRPr="001A14D3">
        <w:rPr>
          <w:rFonts w:cs="B Nazanin"/>
          <w:rtl/>
        </w:rPr>
        <w:t xml:space="preserve"> </w:t>
      </w:r>
      <w:r w:rsidRPr="001A14D3">
        <w:rPr>
          <w:rFonts w:ascii="Times New Roman" w:hAnsi="Times New Roman" w:cs="Times New Roman" w:hint="cs"/>
          <w:rtl/>
        </w:rPr>
        <w:t>–</w:t>
      </w:r>
      <w:r w:rsidR="009442FF" w:rsidRPr="001A14D3">
        <w:rPr>
          <w:rFonts w:cs="B Nazanin"/>
          <w:rtl/>
        </w:rPr>
        <w:t xml:space="preserve"> درصورت وجود نام کاربری </w:t>
      </w:r>
      <w:r w:rsidR="00BC0849" w:rsidRPr="001A14D3">
        <w:rPr>
          <w:rFonts w:cs="B Nazanin" w:hint="cs"/>
          <w:rtl/>
        </w:rPr>
        <w:t xml:space="preserve">از قبل </w:t>
      </w:r>
      <w:r w:rsidR="009442FF" w:rsidRPr="001A14D3">
        <w:rPr>
          <w:rFonts w:cs="B Nazanin"/>
          <w:rtl/>
        </w:rPr>
        <w:t>، پیغام خطا به نمایش در آید.</w:t>
      </w:r>
    </w:p>
    <w:p w:rsidR="009442FF" w:rsidRPr="001A14D3" w:rsidRDefault="009442FF" w:rsidP="009442FF">
      <w:pPr>
        <w:pStyle w:val="ListParagraph"/>
        <w:ind w:left="2160"/>
        <w:jc w:val="both"/>
        <w:rPr>
          <w:rFonts w:cs="B Nazanin"/>
          <w:rtl/>
        </w:rPr>
      </w:pPr>
      <w:r w:rsidRPr="001A14D3">
        <w:rPr>
          <w:rFonts w:cs="B Nazanin"/>
          <w:rtl/>
        </w:rPr>
        <w:t>در صورت تطابق هرکدام از فیلد ها ، پیغام خطای مربوطه به نمایش در آید.</w:t>
      </w:r>
    </w:p>
    <w:p w:rsidR="009442FF" w:rsidRPr="001A14D3" w:rsidRDefault="009442FF" w:rsidP="00C26DDE">
      <w:pPr>
        <w:pStyle w:val="ListParagraph"/>
        <w:ind w:left="2160"/>
        <w:jc w:val="both"/>
        <w:rPr>
          <w:rFonts w:cs="B Nazanin"/>
          <w:rtl/>
        </w:rPr>
      </w:pPr>
      <w:r w:rsidRPr="001A14D3">
        <w:rPr>
          <w:rFonts w:cs="B Nazanin"/>
          <w:rtl/>
        </w:rPr>
        <w:t xml:space="preserve">در صورت خالی بودن هر کدام از فیلد ها ، دکمه ی تایید عمل نکند و پیغام </w:t>
      </w:r>
      <w:r w:rsidR="00042D09" w:rsidRPr="001A14D3">
        <w:rPr>
          <w:rFonts w:cs="B Nazanin" w:hint="cs"/>
          <w:rtl/>
        </w:rPr>
        <w:t xml:space="preserve">خطای </w:t>
      </w:r>
      <w:r w:rsidRPr="001A14D3">
        <w:rPr>
          <w:rFonts w:cs="B Nazanin"/>
          <w:rtl/>
        </w:rPr>
        <w:t>مناسب نمایش داده شود.</w:t>
      </w:r>
    </w:p>
    <w:p w:rsidR="009442FF" w:rsidRPr="00CC2DFC" w:rsidRDefault="009442FF" w:rsidP="009442FF">
      <w:pPr>
        <w:pStyle w:val="ListParagraph"/>
        <w:numPr>
          <w:ilvl w:val="0"/>
          <w:numId w:val="15"/>
        </w:numPr>
        <w:jc w:val="both"/>
        <w:rPr>
          <w:rFonts w:cs="B Nazanin"/>
          <w:b/>
          <w:bCs/>
          <w:sz w:val="24"/>
          <w:szCs w:val="24"/>
        </w:rPr>
      </w:pPr>
      <w:r w:rsidRPr="00CC2DFC">
        <w:rPr>
          <w:rFonts w:cs="B Nazanin"/>
          <w:b/>
          <w:bCs/>
          <w:sz w:val="24"/>
          <w:szCs w:val="24"/>
          <w:rtl/>
        </w:rPr>
        <w:t>فراموشی رمز عبور</w:t>
      </w:r>
    </w:p>
    <w:p w:rsidR="009442FF" w:rsidRPr="001A14D3" w:rsidRDefault="009442FF" w:rsidP="00F6436F">
      <w:pPr>
        <w:pStyle w:val="ListParagraph"/>
        <w:numPr>
          <w:ilvl w:val="0"/>
          <w:numId w:val="20"/>
        </w:numPr>
        <w:jc w:val="both"/>
        <w:rPr>
          <w:rFonts w:cs="B Nazanin"/>
        </w:rPr>
      </w:pPr>
      <w:r w:rsidRPr="001A14D3">
        <w:rPr>
          <w:rFonts w:cs="B Nazanin"/>
        </w:rPr>
        <w: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هر</w:t>
      </w:r>
      <w:r w:rsidRPr="001A14D3">
        <w:rPr>
          <w:rFonts w:cs="B Nazanin"/>
          <w:rtl/>
        </w:rPr>
        <w:t xml:space="preserve"> </w:t>
      </w:r>
      <w:r w:rsidRPr="001A14D3">
        <w:rPr>
          <w:rFonts w:cs="B Nazanin" w:hint="cs"/>
          <w:rtl/>
        </w:rPr>
        <w:t>کاربر</w:t>
      </w:r>
      <w:r w:rsidRPr="001A14D3">
        <w:rPr>
          <w:rFonts w:cs="B Nazanin"/>
          <w:rtl/>
        </w:rPr>
        <w:t xml:space="preserve"> </w:t>
      </w:r>
      <w:r w:rsidRPr="001A14D3">
        <w:rPr>
          <w:rFonts w:cs="B Nazanin" w:hint="cs"/>
          <w:rtl/>
        </w:rPr>
        <w:t>با</w:t>
      </w:r>
      <w:r w:rsidRPr="001A14D3">
        <w:rPr>
          <w:rFonts w:cs="B Nazanin"/>
          <w:rtl/>
        </w:rPr>
        <w:t xml:space="preserve"> </w:t>
      </w:r>
      <w:r w:rsidRPr="001A14D3">
        <w:rPr>
          <w:rFonts w:cs="B Nazanin" w:hint="cs"/>
          <w:rtl/>
        </w:rPr>
        <w:t>ورود</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اپلیکیشن</w:t>
      </w:r>
      <w:r w:rsidRPr="001A14D3">
        <w:rPr>
          <w:rFonts w:cs="B Nazanin"/>
          <w:rtl/>
        </w:rPr>
        <w:t xml:space="preserve"> </w:t>
      </w:r>
      <w:r w:rsidRPr="001A14D3">
        <w:rPr>
          <w:rFonts w:cs="B Nazanin" w:hint="cs"/>
          <w:rtl/>
        </w:rPr>
        <w:t>،</w:t>
      </w:r>
      <w:r w:rsidRPr="001A14D3">
        <w:rPr>
          <w:rFonts w:cs="B Nazanin"/>
          <w:rtl/>
        </w:rPr>
        <w:t xml:space="preserve"> </w:t>
      </w:r>
      <w:r w:rsidRPr="001A14D3">
        <w:rPr>
          <w:rFonts w:cs="B Nazanin" w:hint="cs"/>
          <w:rtl/>
        </w:rPr>
        <w:t>میتواند</w:t>
      </w:r>
      <w:r w:rsidRPr="001A14D3">
        <w:rPr>
          <w:rFonts w:cs="B Nazanin"/>
          <w:rtl/>
        </w:rPr>
        <w:t xml:space="preserve"> </w:t>
      </w:r>
      <w:r w:rsidRPr="001A14D3">
        <w:rPr>
          <w:rFonts w:cs="B Nazanin" w:hint="cs"/>
          <w:rtl/>
        </w:rPr>
        <w:t>با</w:t>
      </w:r>
      <w:r w:rsidRPr="001A14D3">
        <w:rPr>
          <w:rFonts w:cs="B Nazanin"/>
          <w:rtl/>
        </w:rPr>
        <w:t xml:space="preserve"> </w:t>
      </w:r>
      <w:r w:rsidRPr="001A14D3">
        <w:rPr>
          <w:rFonts w:cs="B Nazanin" w:hint="cs"/>
          <w:rtl/>
        </w:rPr>
        <w:t>انتخاب</w:t>
      </w:r>
      <w:r w:rsidRPr="001A14D3">
        <w:rPr>
          <w:rFonts w:cs="B Nazanin"/>
          <w:rtl/>
        </w:rPr>
        <w:t xml:space="preserve"> </w:t>
      </w:r>
      <w:r w:rsidRPr="001A14D3">
        <w:rPr>
          <w:rFonts w:cs="B Nazanin" w:hint="cs"/>
          <w:rtl/>
        </w:rPr>
        <w:t>گزینه</w:t>
      </w:r>
      <w:r w:rsidRPr="001A14D3">
        <w:rPr>
          <w:rFonts w:cs="B Nazanin"/>
          <w:rtl/>
        </w:rPr>
        <w:t xml:space="preserve"> </w:t>
      </w:r>
      <w:r w:rsidRPr="001A14D3">
        <w:rPr>
          <w:rFonts w:cs="B Nazanin" w:hint="cs"/>
          <w:rtl/>
        </w:rPr>
        <w:t>ی</w:t>
      </w:r>
      <w:r w:rsidRPr="001A14D3">
        <w:rPr>
          <w:rFonts w:cs="B Nazanin"/>
          <w:rtl/>
        </w:rPr>
        <w:t xml:space="preserve"> "</w:t>
      </w:r>
      <w:r w:rsidRPr="001A14D3">
        <w:rPr>
          <w:rFonts w:cs="B Nazanin" w:hint="cs"/>
          <w:rtl/>
        </w:rPr>
        <w:t>فراموشی</w:t>
      </w:r>
      <w:r w:rsidRPr="001A14D3">
        <w:rPr>
          <w:rFonts w:cs="B Nazanin"/>
          <w:rtl/>
        </w:rPr>
        <w:t xml:space="preserve"> </w:t>
      </w:r>
      <w:r w:rsidRPr="001A14D3">
        <w:rPr>
          <w:rFonts w:cs="B Nazanin" w:hint="cs"/>
          <w:rtl/>
        </w:rPr>
        <w:t>رمز</w:t>
      </w:r>
      <w:r w:rsidRPr="001A14D3">
        <w:rPr>
          <w:rFonts w:cs="B Nazanin"/>
          <w:rtl/>
        </w:rPr>
        <w:t xml:space="preserve"> </w:t>
      </w:r>
      <w:r w:rsidRPr="001A14D3">
        <w:rPr>
          <w:rFonts w:cs="B Nazanin" w:hint="cs"/>
          <w:rtl/>
        </w:rPr>
        <w:t>عبور</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صفحه</w:t>
      </w:r>
      <w:r w:rsidRPr="001A14D3">
        <w:rPr>
          <w:rFonts w:cs="B Nazanin"/>
          <w:rtl/>
        </w:rPr>
        <w:t xml:space="preserve"> </w:t>
      </w:r>
      <w:r w:rsidRPr="001A14D3">
        <w:rPr>
          <w:rFonts w:cs="B Nazanin" w:hint="cs"/>
          <w:rtl/>
        </w:rPr>
        <w:t>ای</w:t>
      </w:r>
      <w:r w:rsidRPr="001A14D3">
        <w:rPr>
          <w:rFonts w:cs="B Nazanin"/>
          <w:rtl/>
        </w:rPr>
        <w:t xml:space="preserve"> </w:t>
      </w:r>
      <w:r w:rsidRPr="001A14D3">
        <w:rPr>
          <w:rFonts w:cs="B Nazanin" w:hint="cs"/>
          <w:rtl/>
        </w:rPr>
        <w:t>وارد</w:t>
      </w:r>
      <w:r w:rsidRPr="001A14D3">
        <w:rPr>
          <w:rFonts w:cs="B Nazanin"/>
          <w:rtl/>
        </w:rPr>
        <w:t xml:space="preserve"> </w:t>
      </w:r>
      <w:r w:rsidRPr="001A14D3">
        <w:rPr>
          <w:rFonts w:cs="B Nazanin" w:hint="cs"/>
          <w:rtl/>
        </w:rPr>
        <w:t>شود</w:t>
      </w:r>
      <w:r w:rsidRPr="001A14D3">
        <w:rPr>
          <w:rFonts w:cs="B Nazanin"/>
          <w:rtl/>
        </w:rPr>
        <w:t xml:space="preserve"> </w:t>
      </w:r>
      <w:r w:rsidRPr="001A14D3">
        <w:rPr>
          <w:rFonts w:cs="B Nazanin" w:hint="cs"/>
          <w:rtl/>
        </w:rPr>
        <w:t>و</w:t>
      </w:r>
      <w:r w:rsidRPr="001A14D3">
        <w:rPr>
          <w:rFonts w:cs="B Nazanin"/>
          <w:rtl/>
        </w:rPr>
        <w:t xml:space="preserve"> </w:t>
      </w:r>
      <w:r w:rsidRPr="001A14D3">
        <w:rPr>
          <w:rFonts w:cs="B Nazanin" w:hint="cs"/>
          <w:rtl/>
        </w:rPr>
        <w:t>در</w:t>
      </w:r>
      <w:r w:rsidRPr="001A14D3">
        <w:rPr>
          <w:rFonts w:cs="B Nazanin"/>
          <w:rtl/>
        </w:rPr>
        <w:t xml:space="preserve"> </w:t>
      </w:r>
      <w:r w:rsidRPr="001A14D3">
        <w:rPr>
          <w:rFonts w:cs="B Nazanin" w:hint="cs"/>
          <w:rtl/>
        </w:rPr>
        <w:t>آنجا</w:t>
      </w:r>
      <w:r w:rsidRPr="001A14D3">
        <w:rPr>
          <w:rFonts w:cs="B Nazanin"/>
          <w:rtl/>
        </w:rPr>
        <w:t xml:space="preserve"> </w:t>
      </w:r>
      <w:r w:rsidRPr="001A14D3">
        <w:rPr>
          <w:rFonts w:cs="B Nazanin" w:hint="cs"/>
          <w:rtl/>
        </w:rPr>
        <w:t>شماره</w:t>
      </w:r>
      <w:r w:rsidRPr="001A14D3">
        <w:rPr>
          <w:rFonts w:cs="B Nazanin"/>
          <w:rtl/>
        </w:rPr>
        <w:t xml:space="preserve"> </w:t>
      </w:r>
      <w:r w:rsidRPr="001A14D3">
        <w:rPr>
          <w:rFonts w:cs="B Nazanin" w:hint="cs"/>
          <w:rtl/>
        </w:rPr>
        <w:t>ی</w:t>
      </w:r>
      <w:r w:rsidRPr="001A14D3">
        <w:rPr>
          <w:rFonts w:cs="B Nazanin"/>
          <w:rtl/>
        </w:rPr>
        <w:t xml:space="preserve"> </w:t>
      </w:r>
      <w:r w:rsidRPr="001A14D3">
        <w:rPr>
          <w:rFonts w:cs="B Nazanin" w:hint="cs"/>
          <w:rtl/>
        </w:rPr>
        <w:t>همراه</w:t>
      </w:r>
      <w:r w:rsidRPr="001A14D3">
        <w:rPr>
          <w:rFonts w:cs="B Nazanin"/>
          <w:rtl/>
        </w:rPr>
        <w:t xml:space="preserve"> </w:t>
      </w:r>
      <w:r w:rsidRPr="001A14D3">
        <w:rPr>
          <w:rFonts w:cs="B Nazanin" w:hint="cs"/>
          <w:rtl/>
        </w:rPr>
        <w:t>خود</w:t>
      </w:r>
      <w:r w:rsidRPr="001A14D3">
        <w:rPr>
          <w:rFonts w:cs="B Nazanin"/>
          <w:rtl/>
        </w:rPr>
        <w:t xml:space="preserve"> </w:t>
      </w:r>
      <w:r w:rsidRPr="001A14D3">
        <w:rPr>
          <w:rFonts w:cs="B Nazanin" w:hint="cs"/>
          <w:rtl/>
        </w:rPr>
        <w:t>را</w:t>
      </w:r>
      <w:r w:rsidRPr="001A14D3">
        <w:rPr>
          <w:rFonts w:cs="B Nazanin"/>
          <w:rtl/>
        </w:rPr>
        <w:t xml:space="preserve"> </w:t>
      </w:r>
      <w:r w:rsidRPr="001A14D3">
        <w:rPr>
          <w:rFonts w:cs="B Nazanin" w:hint="cs"/>
          <w:rtl/>
        </w:rPr>
        <w:t>وارد</w:t>
      </w:r>
      <w:r w:rsidRPr="001A14D3">
        <w:rPr>
          <w:rFonts w:cs="B Nazanin"/>
          <w:rtl/>
        </w:rPr>
        <w:t xml:space="preserve"> </w:t>
      </w:r>
      <w:r w:rsidRPr="001A14D3">
        <w:rPr>
          <w:rFonts w:cs="B Nazanin" w:hint="cs"/>
          <w:rtl/>
        </w:rPr>
        <w:t>کند</w:t>
      </w:r>
      <w:r w:rsidRPr="001A14D3">
        <w:rPr>
          <w:rFonts w:cs="B Nazanin"/>
          <w:rtl/>
        </w:rPr>
        <w:t xml:space="preserve">. سپس </w:t>
      </w:r>
      <w:r w:rsidR="0027097F" w:rsidRPr="001A14D3">
        <w:rPr>
          <w:rFonts w:cs="B Nazanin" w:hint="cs"/>
          <w:rtl/>
        </w:rPr>
        <w:t xml:space="preserve">یک </w:t>
      </w:r>
      <w:r w:rsidR="00F6436F" w:rsidRPr="001A14D3">
        <w:rPr>
          <w:rFonts w:cs="B Nazanin" w:hint="cs"/>
          <w:rtl/>
        </w:rPr>
        <w:t>رمز یکبار مصرف</w:t>
      </w:r>
      <w:r w:rsidR="00A635CF" w:rsidRPr="001A14D3">
        <w:rPr>
          <w:rFonts w:cs="B Nazanin" w:hint="cs"/>
          <w:rtl/>
        </w:rPr>
        <w:t>(کد امنیتی)</w:t>
      </w:r>
      <w:r w:rsidRPr="001A14D3">
        <w:rPr>
          <w:rFonts w:cs="B Nazanin"/>
          <w:rtl/>
        </w:rPr>
        <w:t xml:space="preserve"> برای تلفن همراهش پیامک میشود</w:t>
      </w:r>
      <w:r w:rsidR="0027097F" w:rsidRPr="001A14D3">
        <w:rPr>
          <w:rFonts w:cs="B Nazanin" w:hint="cs"/>
          <w:rtl/>
        </w:rPr>
        <w:t xml:space="preserve"> و آنرا در صفحه وارد میکند</w:t>
      </w:r>
      <w:r w:rsidR="00F6436F" w:rsidRPr="001A14D3">
        <w:rPr>
          <w:rFonts w:cs="B Nazanin" w:hint="cs"/>
          <w:rtl/>
        </w:rPr>
        <w:t xml:space="preserve"> تا بتواند وارد صفحه ویرایش رمز در داشبوردش شود </w:t>
      </w:r>
      <w:r w:rsidR="0027097F" w:rsidRPr="001A14D3">
        <w:rPr>
          <w:rFonts w:cs="B Nazanin" w:hint="cs"/>
          <w:rtl/>
        </w:rPr>
        <w:t xml:space="preserve"> </w:t>
      </w:r>
      <w:r w:rsidRPr="001A14D3">
        <w:rPr>
          <w:rFonts w:cs="B Nazanin"/>
          <w:rtl/>
        </w:rPr>
        <w:t>.</w:t>
      </w:r>
    </w:p>
    <w:p w:rsidR="009442FF" w:rsidRPr="001A14D3" w:rsidRDefault="009442FF" w:rsidP="009442FF">
      <w:pPr>
        <w:pStyle w:val="ListParagraph"/>
        <w:numPr>
          <w:ilvl w:val="0"/>
          <w:numId w:val="20"/>
        </w:numPr>
        <w:jc w:val="both"/>
        <w:rPr>
          <w:rFonts w:cs="B Nazanin"/>
        </w:rPr>
      </w:pPr>
      <w:r w:rsidRPr="001A14D3">
        <w:rPr>
          <w:rFonts w:cs="B Nazanin"/>
        </w:rPr>
        <w:t>Not-scope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درصورتی</w:t>
      </w:r>
      <w:r w:rsidRPr="001A14D3">
        <w:rPr>
          <w:rFonts w:cs="B Nazanin"/>
          <w:rtl/>
        </w:rPr>
        <w:t xml:space="preserve"> </w:t>
      </w:r>
      <w:r w:rsidRPr="001A14D3">
        <w:rPr>
          <w:rFonts w:cs="B Nazanin" w:hint="cs"/>
          <w:rtl/>
        </w:rPr>
        <w:t>که</w:t>
      </w:r>
      <w:r w:rsidRPr="001A14D3">
        <w:rPr>
          <w:rFonts w:cs="B Nazanin"/>
          <w:rtl/>
        </w:rPr>
        <w:t xml:space="preserve"> </w:t>
      </w:r>
      <w:r w:rsidRPr="001A14D3">
        <w:rPr>
          <w:rFonts w:cs="B Nazanin" w:hint="cs"/>
          <w:rtl/>
        </w:rPr>
        <w:t>شماره</w:t>
      </w:r>
      <w:r w:rsidRPr="001A14D3">
        <w:rPr>
          <w:rFonts w:cs="B Nazanin"/>
          <w:rtl/>
        </w:rPr>
        <w:t xml:space="preserve"> </w:t>
      </w:r>
      <w:r w:rsidRPr="001A14D3">
        <w:rPr>
          <w:rFonts w:cs="B Nazanin" w:hint="cs"/>
          <w:rtl/>
        </w:rPr>
        <w:t>همراه</w:t>
      </w:r>
      <w:r w:rsidRPr="001A14D3">
        <w:rPr>
          <w:rFonts w:cs="B Nazanin"/>
          <w:rtl/>
        </w:rPr>
        <w:t xml:space="preserve"> </w:t>
      </w:r>
      <w:r w:rsidRPr="001A14D3">
        <w:rPr>
          <w:rFonts w:cs="B Nazanin" w:hint="cs"/>
          <w:rtl/>
        </w:rPr>
        <w:t>در</w:t>
      </w:r>
      <w:r w:rsidRPr="001A14D3">
        <w:rPr>
          <w:rFonts w:cs="B Nazanin"/>
          <w:rtl/>
        </w:rPr>
        <w:t xml:space="preserve"> </w:t>
      </w:r>
      <w:r w:rsidRPr="001A14D3">
        <w:rPr>
          <w:rFonts w:cs="B Nazanin" w:hint="cs"/>
          <w:rtl/>
        </w:rPr>
        <w:t>دیتابیس</w:t>
      </w:r>
      <w:r w:rsidRPr="001A14D3">
        <w:rPr>
          <w:rFonts w:cs="B Nazanin"/>
          <w:rtl/>
        </w:rPr>
        <w:t xml:space="preserve"> </w:t>
      </w:r>
      <w:r w:rsidRPr="001A14D3">
        <w:rPr>
          <w:rFonts w:cs="B Nazanin" w:hint="cs"/>
          <w:rtl/>
        </w:rPr>
        <w:t>موجود</w:t>
      </w:r>
      <w:r w:rsidRPr="001A14D3">
        <w:rPr>
          <w:rFonts w:cs="B Nazanin"/>
          <w:rtl/>
        </w:rPr>
        <w:t xml:space="preserve"> </w:t>
      </w:r>
      <w:r w:rsidRPr="001A14D3">
        <w:rPr>
          <w:rFonts w:cs="B Nazanin" w:hint="cs"/>
          <w:rtl/>
        </w:rPr>
        <w:t>نباشد</w:t>
      </w:r>
      <w:r w:rsidRPr="001A14D3">
        <w:rPr>
          <w:rFonts w:cs="B Nazanin"/>
          <w:rtl/>
        </w:rPr>
        <w:t xml:space="preserve"> </w:t>
      </w:r>
      <w:r w:rsidRPr="001A14D3">
        <w:rPr>
          <w:rFonts w:cs="B Nazanin" w:hint="cs"/>
          <w:rtl/>
        </w:rPr>
        <w:t>،</w:t>
      </w:r>
      <w:r w:rsidRPr="001A14D3">
        <w:rPr>
          <w:rFonts w:cs="B Nazanin"/>
          <w:rtl/>
        </w:rPr>
        <w:t xml:space="preserve"> </w:t>
      </w:r>
      <w:r w:rsidRPr="001A14D3">
        <w:rPr>
          <w:rFonts w:cs="B Nazanin" w:hint="cs"/>
          <w:rtl/>
        </w:rPr>
        <w:t>پیام</w:t>
      </w:r>
      <w:r w:rsidRPr="001A14D3">
        <w:rPr>
          <w:rFonts w:cs="B Nazanin"/>
          <w:rtl/>
        </w:rPr>
        <w:t xml:space="preserve"> </w:t>
      </w:r>
      <w:r w:rsidRPr="001A14D3">
        <w:rPr>
          <w:rFonts w:cs="B Nazanin" w:hint="cs"/>
          <w:rtl/>
        </w:rPr>
        <w:t>مناسب</w:t>
      </w:r>
      <w:r w:rsidRPr="001A14D3">
        <w:rPr>
          <w:rFonts w:cs="B Nazanin"/>
          <w:rtl/>
        </w:rPr>
        <w:t xml:space="preserve"> </w:t>
      </w:r>
      <w:r w:rsidRPr="001A14D3">
        <w:rPr>
          <w:rFonts w:cs="B Nazanin" w:hint="cs"/>
          <w:rtl/>
        </w:rPr>
        <w:t>دهد</w:t>
      </w:r>
      <w:r w:rsidRPr="001A14D3">
        <w:rPr>
          <w:rFonts w:cs="B Nazanin"/>
          <w:rtl/>
        </w:rPr>
        <w:t>. ("</w:t>
      </w:r>
      <w:r w:rsidRPr="001A14D3">
        <w:rPr>
          <w:rFonts w:cs="B Nazanin" w:hint="cs"/>
          <w:rtl/>
        </w:rPr>
        <w:t>تلفن</w:t>
      </w:r>
      <w:r w:rsidRPr="001A14D3">
        <w:rPr>
          <w:rFonts w:cs="B Nazanin"/>
          <w:rtl/>
        </w:rPr>
        <w:t xml:space="preserve"> </w:t>
      </w:r>
      <w:r w:rsidRPr="001A14D3">
        <w:rPr>
          <w:rFonts w:cs="B Nazanin" w:hint="cs"/>
          <w:rtl/>
        </w:rPr>
        <w:t>موجود</w:t>
      </w:r>
      <w:r w:rsidRPr="001A14D3">
        <w:rPr>
          <w:rFonts w:cs="B Nazanin"/>
          <w:rtl/>
        </w:rPr>
        <w:t xml:space="preserve"> </w:t>
      </w:r>
      <w:r w:rsidRPr="001A14D3">
        <w:rPr>
          <w:rFonts w:cs="B Nazanin" w:hint="cs"/>
          <w:rtl/>
        </w:rPr>
        <w:t>نیست</w:t>
      </w:r>
      <w:r w:rsidRPr="001A14D3">
        <w:rPr>
          <w:rFonts w:cs="B Nazanin"/>
          <w:rtl/>
        </w:rPr>
        <w:t>")</w:t>
      </w:r>
    </w:p>
    <w:p w:rsidR="009442FF" w:rsidRPr="001A14D3" w:rsidRDefault="009442FF" w:rsidP="009442FF">
      <w:pPr>
        <w:pStyle w:val="ListParagraph"/>
        <w:ind w:left="2160"/>
        <w:jc w:val="both"/>
        <w:rPr>
          <w:rFonts w:cs="B Nazanin"/>
          <w:rtl/>
        </w:rPr>
      </w:pPr>
      <w:r w:rsidRPr="001A14D3">
        <w:rPr>
          <w:rFonts w:cs="B Nazanin"/>
          <w:rtl/>
        </w:rPr>
        <w:t>پیامک به درستی به تلفن همراه فرستاده شود.</w:t>
      </w:r>
    </w:p>
    <w:p w:rsidR="005E5D29" w:rsidRPr="001A14D3" w:rsidRDefault="009442FF" w:rsidP="00C26DDE">
      <w:pPr>
        <w:pStyle w:val="ListParagraph"/>
        <w:ind w:left="2160"/>
        <w:jc w:val="both"/>
        <w:rPr>
          <w:rFonts w:cs="B Nazanin"/>
          <w:rtl/>
        </w:rPr>
      </w:pPr>
      <w:r w:rsidRPr="001A14D3">
        <w:rPr>
          <w:rFonts w:cs="B Nazanin"/>
          <w:rtl/>
        </w:rPr>
        <w:t>رمز عبور مربوط به حساب کاربری تلفن همراه وارد شده باشد. نه حساب کاربری دیگری.</w:t>
      </w:r>
    </w:p>
    <w:p w:rsidR="00C26DDE" w:rsidRPr="001A14D3" w:rsidRDefault="00C26DDE" w:rsidP="00C26DDE">
      <w:pPr>
        <w:pStyle w:val="ListParagraph"/>
        <w:ind w:left="2160"/>
        <w:jc w:val="both"/>
        <w:rPr>
          <w:rFonts w:cs="B Nazanin"/>
          <w:rtl/>
        </w:rPr>
      </w:pPr>
    </w:p>
    <w:p w:rsidR="00C26DDE" w:rsidRPr="001A14D3" w:rsidRDefault="00C26DDE" w:rsidP="00C26DDE">
      <w:pPr>
        <w:pStyle w:val="ListParagraph"/>
        <w:ind w:left="2160"/>
        <w:jc w:val="both"/>
        <w:rPr>
          <w:rFonts w:cs="B Nazanin"/>
          <w:rtl/>
        </w:rPr>
      </w:pPr>
    </w:p>
    <w:p w:rsidR="00C26DDE" w:rsidRPr="001A14D3" w:rsidRDefault="00C26DDE" w:rsidP="00C26DDE">
      <w:pPr>
        <w:pStyle w:val="ListParagraph"/>
        <w:ind w:left="2160"/>
        <w:jc w:val="both"/>
        <w:rPr>
          <w:rFonts w:cs="B Nazanin"/>
          <w:rtl/>
        </w:rPr>
      </w:pPr>
    </w:p>
    <w:p w:rsidR="00C26DDE" w:rsidRPr="001A14D3" w:rsidRDefault="00C26DDE" w:rsidP="00C26DDE">
      <w:pPr>
        <w:pStyle w:val="ListParagraph"/>
        <w:ind w:left="2160"/>
        <w:jc w:val="both"/>
        <w:rPr>
          <w:rFonts w:cs="B Nazanin"/>
          <w:rtl/>
        </w:rPr>
      </w:pPr>
    </w:p>
    <w:p w:rsidR="00C26DDE" w:rsidRPr="001A14D3" w:rsidRDefault="00C26DDE" w:rsidP="00C26DDE">
      <w:pPr>
        <w:pStyle w:val="ListParagraph"/>
        <w:ind w:left="2160"/>
        <w:jc w:val="both"/>
        <w:rPr>
          <w:rFonts w:cs="B Nazanin"/>
          <w:rtl/>
        </w:rPr>
      </w:pPr>
    </w:p>
    <w:p w:rsidR="00C26DDE" w:rsidRPr="001A14D3" w:rsidRDefault="00C26DDE" w:rsidP="00C26DDE">
      <w:pPr>
        <w:pStyle w:val="ListParagraph"/>
        <w:ind w:left="2160"/>
        <w:jc w:val="both"/>
        <w:rPr>
          <w:rFonts w:cs="B Nazanin"/>
          <w:rtl/>
        </w:rPr>
      </w:pPr>
    </w:p>
    <w:p w:rsidR="00C26DDE" w:rsidRPr="001A14D3" w:rsidRDefault="00C26DDE" w:rsidP="00C26DDE">
      <w:pPr>
        <w:pStyle w:val="ListParagraph"/>
        <w:ind w:left="2160"/>
        <w:jc w:val="both"/>
        <w:rPr>
          <w:rFonts w:cs="B Nazanin"/>
          <w:rtl/>
        </w:rPr>
      </w:pPr>
    </w:p>
    <w:p w:rsidR="002D271E" w:rsidRPr="001A14D3" w:rsidRDefault="002D271E" w:rsidP="00C26DDE">
      <w:pPr>
        <w:pStyle w:val="ListParagraph"/>
        <w:ind w:left="2160"/>
        <w:jc w:val="both"/>
        <w:rPr>
          <w:rFonts w:cs="B Nazanin"/>
          <w:rtl/>
        </w:rPr>
      </w:pPr>
    </w:p>
    <w:p w:rsidR="002D271E" w:rsidRPr="001A14D3" w:rsidRDefault="002D271E" w:rsidP="00C26DDE">
      <w:pPr>
        <w:pStyle w:val="ListParagraph"/>
        <w:ind w:left="2160"/>
        <w:jc w:val="both"/>
        <w:rPr>
          <w:rFonts w:cs="B Nazanin"/>
          <w:rtl/>
        </w:rPr>
      </w:pPr>
    </w:p>
    <w:p w:rsidR="002D271E" w:rsidRPr="001A14D3" w:rsidRDefault="002D271E" w:rsidP="00C26DDE">
      <w:pPr>
        <w:pStyle w:val="ListParagraph"/>
        <w:ind w:left="2160"/>
        <w:jc w:val="both"/>
        <w:rPr>
          <w:rFonts w:cs="B Nazanin"/>
          <w:rtl/>
        </w:rPr>
      </w:pPr>
    </w:p>
    <w:p w:rsidR="002D271E" w:rsidRPr="001A14D3" w:rsidRDefault="002D271E" w:rsidP="00C26DDE">
      <w:pPr>
        <w:pStyle w:val="ListParagraph"/>
        <w:ind w:left="2160"/>
        <w:jc w:val="both"/>
        <w:rPr>
          <w:rFonts w:cs="B Nazanin"/>
          <w:rtl/>
        </w:rPr>
      </w:pPr>
    </w:p>
    <w:p w:rsidR="002D271E" w:rsidRPr="001A14D3" w:rsidRDefault="002D271E" w:rsidP="00C26DDE">
      <w:pPr>
        <w:pStyle w:val="ListParagraph"/>
        <w:ind w:left="2160"/>
        <w:jc w:val="both"/>
        <w:rPr>
          <w:rFonts w:cs="B Nazanin"/>
          <w:rtl/>
        </w:rPr>
      </w:pPr>
    </w:p>
    <w:p w:rsidR="002D271E" w:rsidRPr="001A14D3" w:rsidRDefault="002D271E" w:rsidP="00C26DDE">
      <w:pPr>
        <w:pStyle w:val="ListParagraph"/>
        <w:ind w:left="2160"/>
        <w:jc w:val="both"/>
        <w:rPr>
          <w:rFonts w:cs="B Nazanin"/>
          <w:rtl/>
        </w:rPr>
      </w:pPr>
    </w:p>
    <w:p w:rsidR="00C26DDE" w:rsidRPr="007415D8" w:rsidRDefault="00C26DDE" w:rsidP="007415D8">
      <w:pPr>
        <w:jc w:val="both"/>
        <w:rPr>
          <w:rFonts w:cs="B Nazanin"/>
          <w:rtl/>
        </w:rPr>
      </w:pPr>
    </w:p>
    <w:p w:rsidR="001775EC" w:rsidRPr="00665821" w:rsidRDefault="005E5D29" w:rsidP="000F0700">
      <w:pPr>
        <w:pStyle w:val="Heading2"/>
        <w:rPr>
          <w:rFonts w:asciiTheme="minorHAnsi" w:hAnsiTheme="minorHAnsi" w:cs="B Nazanin"/>
          <w:b/>
          <w:bCs/>
          <w:rtl/>
        </w:rPr>
      </w:pPr>
      <w:bookmarkStart w:id="19" w:name="_Toc47434973"/>
      <w:bookmarkStart w:id="20" w:name="_Toc47446152"/>
      <w:r w:rsidRPr="00665821">
        <w:rPr>
          <w:rFonts w:asciiTheme="minorHAnsi" w:hAnsiTheme="minorHAnsi" w:cs="B Nazanin"/>
          <w:b/>
          <w:bCs/>
          <w:rtl/>
        </w:rPr>
        <w:lastRenderedPageBreak/>
        <w:t xml:space="preserve">انتخاب متدلوژی و </w:t>
      </w:r>
      <w:r w:rsidRPr="00665821">
        <w:rPr>
          <w:rFonts w:asciiTheme="minorHAnsi" w:hAnsiTheme="minorHAnsi" w:cs="B Nazanin"/>
          <w:b/>
          <w:bCs/>
        </w:rPr>
        <w:t>Process Model</w:t>
      </w:r>
      <w:bookmarkEnd w:id="19"/>
      <w:bookmarkEnd w:id="20"/>
    </w:p>
    <w:p w:rsidR="001775EC" w:rsidRPr="001A14D3" w:rsidRDefault="001775EC" w:rsidP="001775EC">
      <w:pPr>
        <w:pStyle w:val="Heading3"/>
        <w:rPr>
          <w:rFonts w:asciiTheme="minorHAnsi" w:hAnsiTheme="minorHAnsi" w:cs="B Nazanin"/>
          <w:rtl/>
        </w:rPr>
      </w:pPr>
      <w:bookmarkStart w:id="21" w:name="_Toc47434974"/>
      <w:bookmarkStart w:id="22" w:name="_Toc47446153"/>
      <w:r w:rsidRPr="001A14D3">
        <w:rPr>
          <w:rFonts w:asciiTheme="minorHAnsi" w:hAnsiTheme="minorHAnsi" w:cs="B Nazanin"/>
        </w:rPr>
        <w:t>Methodology</w:t>
      </w:r>
      <w:bookmarkEnd w:id="21"/>
      <w:bookmarkEnd w:id="22"/>
    </w:p>
    <w:tbl>
      <w:tblPr>
        <w:tblStyle w:val="GridTable3"/>
        <w:bidiVisual/>
        <w:tblW w:w="0" w:type="auto"/>
        <w:tblLook w:val="04A0" w:firstRow="1" w:lastRow="0" w:firstColumn="1" w:lastColumn="0" w:noHBand="0" w:noVBand="1"/>
      </w:tblPr>
      <w:tblGrid>
        <w:gridCol w:w="1140"/>
        <w:gridCol w:w="1337"/>
        <w:gridCol w:w="1332"/>
        <w:gridCol w:w="1357"/>
        <w:gridCol w:w="1372"/>
        <w:gridCol w:w="1397"/>
        <w:gridCol w:w="1081"/>
      </w:tblGrid>
      <w:tr w:rsidR="00C26DDE" w:rsidRPr="001A14D3" w:rsidTr="007212B5">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1193" w:type="dxa"/>
          </w:tcPr>
          <w:p w:rsidR="00C26DDE" w:rsidRPr="001A14D3" w:rsidRDefault="00C26DDE" w:rsidP="002316C0">
            <w:pPr>
              <w:jc w:val="center"/>
              <w:rPr>
                <w:rFonts w:cs="B Nazanin"/>
                <w:rtl/>
              </w:rPr>
            </w:pPr>
            <w:r w:rsidRPr="001A14D3">
              <w:rPr>
                <w:rFonts w:cs="B Nazanin"/>
                <w:rtl/>
              </w:rPr>
              <w:t>آیتم / متدلوژی</w:t>
            </w:r>
          </w:p>
        </w:tc>
        <w:tc>
          <w:tcPr>
            <w:tcW w:w="1353" w:type="dxa"/>
          </w:tcPr>
          <w:p w:rsidR="00C26DDE" w:rsidRPr="001A14D3" w:rsidRDefault="00C26DDE" w:rsidP="002316C0">
            <w:pPr>
              <w:jc w:val="center"/>
              <w:cnfStyle w:val="100000000000" w:firstRow="1" w:lastRow="0" w:firstColumn="0" w:lastColumn="0" w:oddVBand="0" w:evenVBand="0" w:oddHBand="0" w:evenHBand="0" w:firstRowFirstColumn="0" w:firstRowLastColumn="0" w:lastRowFirstColumn="0" w:lastRowLastColumn="0"/>
              <w:rPr>
                <w:rFonts w:cs="B Nazanin"/>
              </w:rPr>
            </w:pPr>
            <w:r w:rsidRPr="001A14D3">
              <w:rPr>
                <w:rFonts w:cs="B Nazanin"/>
              </w:rPr>
              <w:t>XP</w:t>
            </w:r>
          </w:p>
        </w:tc>
        <w:tc>
          <w:tcPr>
            <w:tcW w:w="1163" w:type="dxa"/>
          </w:tcPr>
          <w:p w:rsidR="00C26DDE" w:rsidRPr="001A14D3" w:rsidRDefault="00C26DDE" w:rsidP="002316C0">
            <w:pPr>
              <w:jc w:val="center"/>
              <w:cnfStyle w:val="100000000000" w:firstRow="1" w:lastRow="0" w:firstColumn="0" w:lastColumn="0" w:oddVBand="0" w:evenVBand="0" w:oddHBand="0" w:evenHBand="0" w:firstRowFirstColumn="0" w:firstRowLastColumn="0" w:lastRowFirstColumn="0" w:lastRowLastColumn="0"/>
              <w:rPr>
                <w:rFonts w:cs="B Nazanin"/>
              </w:rPr>
            </w:pPr>
            <w:r w:rsidRPr="001A14D3">
              <w:rPr>
                <w:rFonts w:cs="B Nazanin"/>
              </w:rPr>
              <w:t>ASD</w:t>
            </w:r>
          </w:p>
        </w:tc>
        <w:tc>
          <w:tcPr>
            <w:tcW w:w="1382" w:type="dxa"/>
          </w:tcPr>
          <w:p w:rsidR="00C26DDE" w:rsidRPr="001A14D3" w:rsidRDefault="00C26DDE" w:rsidP="002316C0">
            <w:pPr>
              <w:jc w:val="center"/>
              <w:cnfStyle w:val="100000000000" w:firstRow="1" w:lastRow="0" w:firstColumn="0" w:lastColumn="0" w:oddVBand="0" w:evenVBand="0" w:oddHBand="0" w:evenHBand="0" w:firstRowFirstColumn="0" w:firstRowLastColumn="0" w:lastRowFirstColumn="0" w:lastRowLastColumn="0"/>
              <w:rPr>
                <w:rFonts w:cs="B Nazanin"/>
              </w:rPr>
            </w:pPr>
            <w:r w:rsidRPr="001A14D3">
              <w:rPr>
                <w:rFonts w:cs="B Nazanin"/>
              </w:rPr>
              <w:t>DSDM</w:t>
            </w:r>
          </w:p>
        </w:tc>
        <w:tc>
          <w:tcPr>
            <w:tcW w:w="1404" w:type="dxa"/>
          </w:tcPr>
          <w:p w:rsidR="00C26DDE" w:rsidRPr="001A14D3" w:rsidRDefault="00C26DDE" w:rsidP="002316C0">
            <w:pPr>
              <w:jc w:val="center"/>
              <w:cnfStyle w:val="100000000000" w:firstRow="1" w:lastRow="0" w:firstColumn="0" w:lastColumn="0" w:oddVBand="0" w:evenVBand="0" w:oddHBand="0" w:evenHBand="0" w:firstRowFirstColumn="0" w:firstRowLastColumn="0" w:lastRowFirstColumn="0" w:lastRowLastColumn="0"/>
              <w:rPr>
                <w:rFonts w:cs="B Nazanin"/>
              </w:rPr>
            </w:pPr>
            <w:r w:rsidRPr="001A14D3">
              <w:rPr>
                <w:rFonts w:cs="B Nazanin"/>
              </w:rPr>
              <w:t>Scrum</w:t>
            </w:r>
          </w:p>
        </w:tc>
        <w:tc>
          <w:tcPr>
            <w:tcW w:w="1404" w:type="dxa"/>
          </w:tcPr>
          <w:p w:rsidR="00C26DDE" w:rsidRPr="001A14D3" w:rsidRDefault="00C26DDE" w:rsidP="002316C0">
            <w:pPr>
              <w:jc w:val="center"/>
              <w:cnfStyle w:val="100000000000" w:firstRow="1" w:lastRow="0" w:firstColumn="0" w:lastColumn="0" w:oddVBand="0" w:evenVBand="0" w:oddHBand="0" w:evenHBand="0" w:firstRowFirstColumn="0" w:firstRowLastColumn="0" w:lastRowFirstColumn="0" w:lastRowLastColumn="0"/>
              <w:rPr>
                <w:rFonts w:cs="B Nazanin"/>
              </w:rPr>
            </w:pPr>
            <w:r w:rsidRPr="001A14D3">
              <w:rPr>
                <w:rFonts w:cs="B Nazanin"/>
              </w:rPr>
              <w:t>Crystal</w:t>
            </w:r>
          </w:p>
        </w:tc>
        <w:tc>
          <w:tcPr>
            <w:tcW w:w="1127" w:type="dxa"/>
          </w:tcPr>
          <w:p w:rsidR="00C26DDE" w:rsidRPr="001A14D3" w:rsidRDefault="00C26DDE" w:rsidP="002316C0">
            <w:pPr>
              <w:jc w:val="center"/>
              <w:cnfStyle w:val="100000000000" w:firstRow="1" w:lastRow="0" w:firstColumn="0" w:lastColumn="0" w:oddVBand="0" w:evenVBand="0" w:oddHBand="0" w:evenHBand="0" w:firstRowFirstColumn="0" w:firstRowLastColumn="0" w:lastRowFirstColumn="0" w:lastRowLastColumn="0"/>
              <w:rPr>
                <w:rFonts w:cs="B Nazanin"/>
              </w:rPr>
            </w:pPr>
            <w:r w:rsidRPr="001A14D3">
              <w:rPr>
                <w:rFonts w:cs="B Nazanin"/>
              </w:rPr>
              <w:t>FDD</w:t>
            </w:r>
          </w:p>
        </w:tc>
      </w:tr>
      <w:tr w:rsidR="00C26DDE" w:rsidRPr="001A14D3" w:rsidTr="007212B5">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193" w:type="dxa"/>
          </w:tcPr>
          <w:p w:rsidR="00C26DDE" w:rsidRPr="00360DC2" w:rsidRDefault="00C26DDE" w:rsidP="002316C0">
            <w:pPr>
              <w:jc w:val="center"/>
              <w:rPr>
                <w:rFonts w:cs="B Nazanin"/>
                <w:b/>
                <w:bCs/>
                <w:rtl/>
              </w:rPr>
            </w:pPr>
            <w:r w:rsidRPr="00360DC2">
              <w:rPr>
                <w:rFonts w:cs="B Nazanin"/>
                <w:b/>
                <w:bCs/>
                <w:rtl/>
              </w:rPr>
              <w:t>اندازه ی تیم</w:t>
            </w:r>
          </w:p>
        </w:tc>
        <w:tc>
          <w:tcPr>
            <w:tcW w:w="1353"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tl/>
              </w:rPr>
            </w:pPr>
            <w:r w:rsidRPr="001A14D3">
              <w:rPr>
                <w:rFonts w:cs="B Nazanin"/>
                <w:rtl/>
              </w:rPr>
              <w:t>2-10 نفر</w:t>
            </w:r>
          </w:p>
        </w:tc>
        <w:tc>
          <w:tcPr>
            <w:tcW w:w="1163"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tl/>
              </w:rPr>
            </w:pPr>
            <w:r w:rsidRPr="001A14D3">
              <w:rPr>
                <w:rFonts w:cs="B Nazanin"/>
                <w:rtl/>
              </w:rPr>
              <w:t>متغیر و وابسته به پروژه</w:t>
            </w:r>
          </w:p>
        </w:tc>
        <w:tc>
          <w:tcPr>
            <w:tcW w:w="1382"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tl/>
              </w:rPr>
            </w:pPr>
            <w:r w:rsidRPr="001A14D3">
              <w:rPr>
                <w:rFonts w:cs="B Nazanin"/>
                <w:rtl/>
              </w:rPr>
              <w:t>2-10 نفر</w:t>
            </w:r>
          </w:p>
        </w:tc>
        <w:tc>
          <w:tcPr>
            <w:tcW w:w="1404"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tl/>
              </w:rPr>
            </w:pPr>
            <w:r w:rsidRPr="001A14D3">
              <w:rPr>
                <w:rFonts w:cs="B Nazanin"/>
                <w:rtl/>
              </w:rPr>
              <w:t>5-9 نفر</w:t>
            </w:r>
          </w:p>
        </w:tc>
        <w:tc>
          <w:tcPr>
            <w:tcW w:w="1404"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tl/>
              </w:rPr>
            </w:pPr>
            <w:r w:rsidRPr="001A14D3">
              <w:rPr>
                <w:rFonts w:cs="B Nazanin"/>
                <w:rtl/>
              </w:rPr>
              <w:t>متغیر</w:t>
            </w:r>
          </w:p>
        </w:tc>
        <w:tc>
          <w:tcPr>
            <w:tcW w:w="1127"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tl/>
              </w:rPr>
            </w:pPr>
            <w:r w:rsidRPr="001A14D3">
              <w:rPr>
                <w:rFonts w:cs="B Nazanin"/>
                <w:rtl/>
              </w:rPr>
              <w:t>4-20 نفر</w:t>
            </w:r>
          </w:p>
        </w:tc>
      </w:tr>
      <w:tr w:rsidR="00C26DDE" w:rsidRPr="001A14D3" w:rsidTr="007212B5">
        <w:trPr>
          <w:trHeight w:val="555"/>
        </w:trPr>
        <w:tc>
          <w:tcPr>
            <w:cnfStyle w:val="001000000000" w:firstRow="0" w:lastRow="0" w:firstColumn="1" w:lastColumn="0" w:oddVBand="0" w:evenVBand="0" w:oddHBand="0" w:evenHBand="0" w:firstRowFirstColumn="0" w:firstRowLastColumn="0" w:lastRowFirstColumn="0" w:lastRowLastColumn="0"/>
            <w:tcW w:w="1193" w:type="dxa"/>
          </w:tcPr>
          <w:p w:rsidR="00C26DDE" w:rsidRPr="00360DC2" w:rsidRDefault="00C26DDE" w:rsidP="002316C0">
            <w:pPr>
              <w:jc w:val="center"/>
              <w:rPr>
                <w:rFonts w:cs="B Nazanin"/>
                <w:b/>
                <w:bCs/>
              </w:rPr>
            </w:pPr>
            <w:r w:rsidRPr="00360DC2">
              <w:rPr>
                <w:rFonts w:cs="B Nazanin"/>
                <w:b/>
                <w:bCs/>
                <w:rtl/>
              </w:rPr>
              <w:t xml:space="preserve">مدت زمان هر </w:t>
            </w:r>
            <w:r w:rsidRPr="00360DC2">
              <w:rPr>
                <w:rFonts w:cs="B Nazanin"/>
                <w:b/>
                <w:bCs/>
              </w:rPr>
              <w:t>Iteration</w:t>
            </w:r>
          </w:p>
        </w:tc>
        <w:tc>
          <w:tcPr>
            <w:tcW w:w="1353"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Pr>
            </w:pPr>
            <w:r w:rsidRPr="001A14D3">
              <w:rPr>
                <w:rFonts w:cs="B Nazanin"/>
                <w:rtl/>
              </w:rPr>
              <w:t>دقیقا 14 روز</w:t>
            </w:r>
          </w:p>
        </w:tc>
        <w:tc>
          <w:tcPr>
            <w:tcW w:w="1163"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4-8 هفته</w:t>
            </w:r>
          </w:p>
        </w:tc>
        <w:tc>
          <w:tcPr>
            <w:tcW w:w="1382"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نامشخص</w:t>
            </w:r>
          </w:p>
        </w:tc>
        <w:tc>
          <w:tcPr>
            <w:tcW w:w="1404"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ماکزیمم 30 روز</w:t>
            </w:r>
          </w:p>
        </w:tc>
        <w:tc>
          <w:tcPr>
            <w:tcW w:w="1404"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تا 4 ماه</w:t>
            </w:r>
          </w:p>
        </w:tc>
        <w:tc>
          <w:tcPr>
            <w:tcW w:w="1127"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14 روز</w:t>
            </w:r>
          </w:p>
        </w:tc>
      </w:tr>
      <w:tr w:rsidR="00C26DDE" w:rsidRPr="001A14D3" w:rsidTr="007212B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193" w:type="dxa"/>
          </w:tcPr>
          <w:p w:rsidR="00C26DDE" w:rsidRPr="00360DC2" w:rsidRDefault="00C26DDE" w:rsidP="002316C0">
            <w:pPr>
              <w:jc w:val="center"/>
              <w:rPr>
                <w:rFonts w:cs="B Nazanin"/>
                <w:b/>
                <w:bCs/>
                <w:rtl/>
              </w:rPr>
            </w:pPr>
            <w:r w:rsidRPr="00360DC2">
              <w:rPr>
                <w:rFonts w:cs="B Nazanin"/>
                <w:b/>
                <w:bCs/>
                <w:rtl/>
              </w:rPr>
              <w:t>روش توسعه</w:t>
            </w:r>
          </w:p>
        </w:tc>
        <w:tc>
          <w:tcPr>
            <w:tcW w:w="1353"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Pr>
            </w:pPr>
            <w:r w:rsidRPr="001A14D3">
              <w:rPr>
                <w:rFonts w:cs="B Nazanin"/>
              </w:rPr>
              <w:t>Incremental</w:t>
            </w:r>
          </w:p>
        </w:tc>
        <w:tc>
          <w:tcPr>
            <w:tcW w:w="1163"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Pr>
            </w:pPr>
            <w:r w:rsidRPr="001A14D3">
              <w:rPr>
                <w:rFonts w:cs="B Nazanin"/>
              </w:rPr>
              <w:t>Iterative</w:t>
            </w:r>
          </w:p>
        </w:tc>
        <w:tc>
          <w:tcPr>
            <w:tcW w:w="1382"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Pr>
            </w:pPr>
            <w:r w:rsidRPr="001A14D3">
              <w:rPr>
                <w:rFonts w:cs="B Nazanin"/>
              </w:rPr>
              <w:t>Iterative</w:t>
            </w:r>
          </w:p>
        </w:tc>
        <w:tc>
          <w:tcPr>
            <w:tcW w:w="1404"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Pr>
            </w:pPr>
            <w:r w:rsidRPr="001A14D3">
              <w:rPr>
                <w:rFonts w:cs="B Nazanin"/>
              </w:rPr>
              <w:t>Incremental</w:t>
            </w:r>
          </w:p>
        </w:tc>
        <w:tc>
          <w:tcPr>
            <w:tcW w:w="1404"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Pr>
            </w:pPr>
            <w:r w:rsidRPr="001A14D3">
              <w:rPr>
                <w:rFonts w:cs="B Nazanin"/>
              </w:rPr>
              <w:t>Incremental</w:t>
            </w:r>
          </w:p>
        </w:tc>
        <w:tc>
          <w:tcPr>
            <w:tcW w:w="1127"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Pr>
            </w:pPr>
            <w:r w:rsidRPr="001A14D3">
              <w:rPr>
                <w:rFonts w:cs="B Nazanin"/>
              </w:rPr>
              <w:t>Iterative</w:t>
            </w:r>
          </w:p>
        </w:tc>
      </w:tr>
      <w:tr w:rsidR="00C26DDE" w:rsidRPr="001A14D3" w:rsidTr="007212B5">
        <w:trPr>
          <w:trHeight w:val="556"/>
        </w:trPr>
        <w:tc>
          <w:tcPr>
            <w:cnfStyle w:val="001000000000" w:firstRow="0" w:lastRow="0" w:firstColumn="1" w:lastColumn="0" w:oddVBand="0" w:evenVBand="0" w:oddHBand="0" w:evenHBand="0" w:firstRowFirstColumn="0" w:firstRowLastColumn="0" w:lastRowFirstColumn="0" w:lastRowLastColumn="0"/>
            <w:tcW w:w="1193" w:type="dxa"/>
          </w:tcPr>
          <w:p w:rsidR="00C26DDE" w:rsidRPr="00360DC2" w:rsidRDefault="00C26DDE" w:rsidP="002316C0">
            <w:pPr>
              <w:jc w:val="center"/>
              <w:rPr>
                <w:rFonts w:cs="B Nazanin"/>
                <w:b/>
                <w:bCs/>
              </w:rPr>
            </w:pPr>
            <w:r w:rsidRPr="00360DC2">
              <w:rPr>
                <w:rFonts w:cs="B Nazanin"/>
                <w:b/>
                <w:bCs/>
                <w:rtl/>
              </w:rPr>
              <w:t>پروژه ی قابل توسعه</w:t>
            </w:r>
          </w:p>
          <w:p w:rsidR="00F838B2" w:rsidRPr="00360DC2" w:rsidRDefault="00F838B2" w:rsidP="002316C0">
            <w:pPr>
              <w:jc w:val="center"/>
              <w:rPr>
                <w:rFonts w:cs="B Nazanin"/>
                <w:b/>
                <w:bCs/>
              </w:rPr>
            </w:pPr>
          </w:p>
          <w:p w:rsidR="00F838B2" w:rsidRPr="00360DC2" w:rsidRDefault="00F838B2" w:rsidP="002316C0">
            <w:pPr>
              <w:jc w:val="center"/>
              <w:rPr>
                <w:rFonts w:cs="B Nazanin"/>
                <w:b/>
                <w:bCs/>
                <w:rtl/>
              </w:rPr>
            </w:pPr>
          </w:p>
        </w:tc>
        <w:tc>
          <w:tcPr>
            <w:tcW w:w="1353"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کوچک</w:t>
            </w:r>
          </w:p>
        </w:tc>
        <w:tc>
          <w:tcPr>
            <w:tcW w:w="1163"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کوچک</w:t>
            </w:r>
          </w:p>
        </w:tc>
        <w:tc>
          <w:tcPr>
            <w:tcW w:w="1382"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همه نوع</w:t>
            </w:r>
          </w:p>
        </w:tc>
        <w:tc>
          <w:tcPr>
            <w:tcW w:w="1404"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همه نوع</w:t>
            </w:r>
          </w:p>
        </w:tc>
        <w:tc>
          <w:tcPr>
            <w:tcW w:w="1404"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همه نوع</w:t>
            </w:r>
          </w:p>
        </w:tc>
        <w:tc>
          <w:tcPr>
            <w:tcW w:w="1127"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پیچیده</w:t>
            </w:r>
          </w:p>
        </w:tc>
      </w:tr>
      <w:tr w:rsidR="00C26DDE" w:rsidRPr="001A14D3" w:rsidTr="007212B5">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193" w:type="dxa"/>
          </w:tcPr>
          <w:p w:rsidR="00C26DDE" w:rsidRPr="00360DC2" w:rsidRDefault="00C26DDE" w:rsidP="002316C0">
            <w:pPr>
              <w:jc w:val="center"/>
              <w:rPr>
                <w:rFonts w:cs="B Nazanin"/>
                <w:b/>
                <w:bCs/>
                <w:rtl/>
              </w:rPr>
            </w:pPr>
            <w:r w:rsidRPr="00360DC2">
              <w:rPr>
                <w:rFonts w:cs="B Nazanin"/>
                <w:b/>
                <w:bCs/>
                <w:rtl/>
              </w:rPr>
              <w:t>دخالت مشتری</w:t>
            </w:r>
          </w:p>
        </w:tc>
        <w:tc>
          <w:tcPr>
            <w:tcW w:w="1353"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tl/>
              </w:rPr>
            </w:pPr>
            <w:r w:rsidRPr="001A14D3">
              <w:rPr>
                <w:rFonts w:cs="B Nazanin"/>
                <w:rtl/>
              </w:rPr>
              <w:t>کاملا درگیر</w:t>
            </w:r>
          </w:p>
        </w:tc>
        <w:tc>
          <w:tcPr>
            <w:tcW w:w="1163"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Pr>
            </w:pPr>
            <w:r w:rsidRPr="001A14D3">
              <w:rPr>
                <w:rFonts w:cs="B Nazanin"/>
                <w:rtl/>
              </w:rPr>
              <w:t xml:space="preserve">در هر </w:t>
            </w:r>
            <w:r w:rsidRPr="001A14D3">
              <w:rPr>
                <w:rFonts w:cs="B Nazanin"/>
              </w:rPr>
              <w:t>release</w:t>
            </w:r>
          </w:p>
        </w:tc>
        <w:tc>
          <w:tcPr>
            <w:tcW w:w="1382"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Pr>
            </w:pPr>
            <w:r w:rsidRPr="001A14D3">
              <w:rPr>
                <w:rFonts w:cs="B Nazanin"/>
                <w:rtl/>
              </w:rPr>
              <w:t xml:space="preserve">در هر </w:t>
            </w:r>
            <w:r w:rsidRPr="001A14D3">
              <w:rPr>
                <w:rFonts w:cs="B Nazanin"/>
              </w:rPr>
              <w:t>release</w:t>
            </w:r>
          </w:p>
        </w:tc>
        <w:tc>
          <w:tcPr>
            <w:tcW w:w="1404"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tl/>
              </w:rPr>
            </w:pPr>
            <w:r w:rsidRPr="001A14D3">
              <w:rPr>
                <w:rFonts w:cs="B Nazanin"/>
                <w:rtl/>
              </w:rPr>
              <w:t xml:space="preserve">در قالب </w:t>
            </w:r>
            <w:r w:rsidRPr="001A14D3">
              <w:rPr>
                <w:rFonts w:cs="B Nazanin"/>
              </w:rPr>
              <w:t>PD</w:t>
            </w:r>
          </w:p>
        </w:tc>
        <w:tc>
          <w:tcPr>
            <w:tcW w:w="1404"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Pr>
            </w:pPr>
            <w:r w:rsidRPr="001A14D3">
              <w:rPr>
                <w:rFonts w:cs="B Nazanin"/>
                <w:rtl/>
              </w:rPr>
              <w:t xml:space="preserve">در هر </w:t>
            </w:r>
            <w:r w:rsidRPr="001A14D3">
              <w:rPr>
                <w:rFonts w:cs="B Nazanin"/>
              </w:rPr>
              <w:t>release</w:t>
            </w:r>
          </w:p>
        </w:tc>
        <w:tc>
          <w:tcPr>
            <w:tcW w:w="1127"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tl/>
              </w:rPr>
            </w:pPr>
            <w:r w:rsidRPr="001A14D3">
              <w:rPr>
                <w:rFonts w:cs="B Nazanin"/>
                <w:rtl/>
              </w:rPr>
              <w:t>طی گزارشات</w:t>
            </w:r>
          </w:p>
        </w:tc>
      </w:tr>
      <w:tr w:rsidR="00C26DDE" w:rsidRPr="001A14D3" w:rsidTr="007212B5">
        <w:trPr>
          <w:trHeight w:val="558"/>
        </w:trPr>
        <w:tc>
          <w:tcPr>
            <w:cnfStyle w:val="001000000000" w:firstRow="0" w:lastRow="0" w:firstColumn="1" w:lastColumn="0" w:oddVBand="0" w:evenVBand="0" w:oddHBand="0" w:evenHBand="0" w:firstRowFirstColumn="0" w:firstRowLastColumn="0" w:lastRowFirstColumn="0" w:lastRowLastColumn="0"/>
            <w:tcW w:w="1193" w:type="dxa"/>
          </w:tcPr>
          <w:p w:rsidR="00C26DDE" w:rsidRPr="00360DC2" w:rsidRDefault="00C26DDE" w:rsidP="002316C0">
            <w:pPr>
              <w:jc w:val="center"/>
              <w:rPr>
                <w:rFonts w:cs="B Nazanin"/>
                <w:b/>
                <w:bCs/>
                <w:rtl/>
              </w:rPr>
            </w:pPr>
            <w:r w:rsidRPr="00360DC2">
              <w:rPr>
                <w:rFonts w:cs="B Nazanin"/>
                <w:b/>
                <w:bCs/>
                <w:rtl/>
              </w:rPr>
              <w:t>مستند سازی</w:t>
            </w:r>
          </w:p>
        </w:tc>
        <w:tc>
          <w:tcPr>
            <w:tcW w:w="1353"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خیلی ساده و کلی</w:t>
            </w:r>
          </w:p>
        </w:tc>
        <w:tc>
          <w:tcPr>
            <w:tcW w:w="1163"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خیلی ساده و کلی</w:t>
            </w:r>
          </w:p>
        </w:tc>
        <w:tc>
          <w:tcPr>
            <w:tcW w:w="1382"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وجود دارد</w:t>
            </w:r>
          </w:p>
        </w:tc>
        <w:tc>
          <w:tcPr>
            <w:tcW w:w="1404"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خیلی ساده و کلی</w:t>
            </w:r>
          </w:p>
        </w:tc>
        <w:tc>
          <w:tcPr>
            <w:tcW w:w="1404"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خیلی ساده و کلی</w:t>
            </w:r>
          </w:p>
        </w:tc>
        <w:tc>
          <w:tcPr>
            <w:tcW w:w="1127"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بسیار مهم و ریز</w:t>
            </w:r>
          </w:p>
        </w:tc>
      </w:tr>
      <w:tr w:rsidR="00C26DDE" w:rsidRPr="001A14D3" w:rsidTr="00721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Pr>
          <w:p w:rsidR="00C26DDE" w:rsidRPr="00360DC2" w:rsidRDefault="00C26DDE" w:rsidP="002316C0">
            <w:pPr>
              <w:jc w:val="center"/>
              <w:rPr>
                <w:rFonts w:cs="B Nazanin"/>
                <w:b/>
                <w:bCs/>
                <w:rtl/>
              </w:rPr>
            </w:pPr>
          </w:p>
          <w:p w:rsidR="00C26DDE" w:rsidRPr="00360DC2" w:rsidRDefault="00C26DDE" w:rsidP="002316C0">
            <w:pPr>
              <w:jc w:val="center"/>
              <w:rPr>
                <w:rFonts w:cs="B Nazanin"/>
                <w:b/>
                <w:bCs/>
                <w:rtl/>
              </w:rPr>
            </w:pPr>
            <w:r w:rsidRPr="00360DC2">
              <w:rPr>
                <w:rFonts w:cs="B Nazanin"/>
                <w:b/>
                <w:bCs/>
                <w:rtl/>
              </w:rPr>
              <w:t>ارتباطات تیم</w:t>
            </w:r>
          </w:p>
        </w:tc>
        <w:tc>
          <w:tcPr>
            <w:tcW w:w="1353"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Pr>
            </w:pPr>
            <w:r w:rsidRPr="001A14D3">
              <w:rPr>
                <w:rFonts w:cs="B Nazanin"/>
                <w:rtl/>
              </w:rPr>
              <w:t xml:space="preserve">غیررسمی و در قالب </w:t>
            </w:r>
            <w:r w:rsidRPr="001A14D3">
              <w:rPr>
                <w:rFonts w:cs="B Nazanin"/>
              </w:rPr>
              <w:t>Daily stand-up meetings</w:t>
            </w:r>
          </w:p>
        </w:tc>
        <w:tc>
          <w:tcPr>
            <w:tcW w:w="1163" w:type="dxa"/>
          </w:tcPr>
          <w:p w:rsidR="00C35AC0"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tl/>
              </w:rPr>
            </w:pPr>
            <w:r w:rsidRPr="001A14D3">
              <w:rPr>
                <w:rFonts w:cs="B Nazanin"/>
                <w:rtl/>
              </w:rPr>
              <w:t xml:space="preserve">غیر رسمی و </w:t>
            </w:r>
          </w:p>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tl/>
              </w:rPr>
            </w:pPr>
            <w:r w:rsidRPr="001A14D3">
              <w:rPr>
                <w:rFonts w:cs="B Nazanin"/>
                <w:rtl/>
              </w:rPr>
              <w:t>رو در رو</w:t>
            </w:r>
          </w:p>
        </w:tc>
        <w:tc>
          <w:tcPr>
            <w:tcW w:w="1382"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tl/>
              </w:rPr>
            </w:pPr>
            <w:r w:rsidRPr="001A14D3">
              <w:rPr>
                <w:rFonts w:cs="B Nazanin"/>
                <w:rtl/>
              </w:rPr>
              <w:t>بر اساس مستندات</w:t>
            </w:r>
          </w:p>
        </w:tc>
        <w:tc>
          <w:tcPr>
            <w:tcW w:w="1404"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tl/>
              </w:rPr>
            </w:pPr>
            <w:r w:rsidRPr="001A14D3">
              <w:rPr>
                <w:rFonts w:cs="B Nazanin"/>
                <w:rtl/>
              </w:rPr>
              <w:t xml:space="preserve">غیررسمی و در قالب </w:t>
            </w:r>
            <w:r w:rsidRPr="001A14D3">
              <w:rPr>
                <w:rFonts w:cs="B Nazanin"/>
              </w:rPr>
              <w:t>Daily stand-up meetings</w:t>
            </w:r>
          </w:p>
        </w:tc>
        <w:tc>
          <w:tcPr>
            <w:tcW w:w="1404" w:type="dxa"/>
          </w:tcPr>
          <w:p w:rsidR="00C35AC0"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tl/>
              </w:rPr>
            </w:pPr>
            <w:r w:rsidRPr="001A14D3">
              <w:rPr>
                <w:rFonts w:cs="B Nazanin"/>
                <w:rtl/>
              </w:rPr>
              <w:t xml:space="preserve">غیر رسمی و </w:t>
            </w:r>
          </w:p>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tl/>
              </w:rPr>
            </w:pPr>
            <w:r w:rsidRPr="001A14D3">
              <w:rPr>
                <w:rFonts w:cs="B Nazanin"/>
                <w:rtl/>
              </w:rPr>
              <w:t>رو در رو</w:t>
            </w:r>
          </w:p>
        </w:tc>
        <w:tc>
          <w:tcPr>
            <w:tcW w:w="1127"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tl/>
              </w:rPr>
            </w:pPr>
            <w:r w:rsidRPr="001A14D3">
              <w:rPr>
                <w:rFonts w:cs="B Nazanin"/>
                <w:rtl/>
              </w:rPr>
              <w:t>بر اساس مستندات</w:t>
            </w:r>
          </w:p>
        </w:tc>
      </w:tr>
      <w:tr w:rsidR="00C26DDE" w:rsidRPr="001A14D3" w:rsidTr="007212B5">
        <w:trPr>
          <w:trHeight w:val="606"/>
        </w:trPr>
        <w:tc>
          <w:tcPr>
            <w:cnfStyle w:val="001000000000" w:firstRow="0" w:lastRow="0" w:firstColumn="1" w:lastColumn="0" w:oddVBand="0" w:evenVBand="0" w:oddHBand="0" w:evenHBand="0" w:firstRowFirstColumn="0" w:firstRowLastColumn="0" w:lastRowFirstColumn="0" w:lastRowLastColumn="0"/>
            <w:tcW w:w="1193" w:type="dxa"/>
          </w:tcPr>
          <w:p w:rsidR="00C26DDE" w:rsidRPr="00360DC2" w:rsidRDefault="00C26DDE" w:rsidP="002316C0">
            <w:pPr>
              <w:jc w:val="center"/>
              <w:rPr>
                <w:rFonts w:cs="B Nazanin"/>
                <w:b/>
                <w:bCs/>
                <w:rtl/>
              </w:rPr>
            </w:pPr>
            <w:r w:rsidRPr="00360DC2">
              <w:rPr>
                <w:rFonts w:cs="B Nazanin"/>
                <w:b/>
                <w:bCs/>
                <w:rtl/>
              </w:rPr>
              <w:t>مشکلات</w:t>
            </w:r>
          </w:p>
        </w:tc>
        <w:tc>
          <w:tcPr>
            <w:tcW w:w="1353"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 xml:space="preserve">مستندات ضعیف </w:t>
            </w:r>
            <w:r w:rsidRPr="001A14D3">
              <w:rPr>
                <w:rFonts w:ascii="Times New Roman" w:hAnsi="Times New Roman" w:cs="Times New Roman" w:hint="cs"/>
                <w:rtl/>
              </w:rPr>
              <w:t>–</w:t>
            </w:r>
            <w:r w:rsidRPr="001A14D3">
              <w:rPr>
                <w:rFonts w:cs="B Nazanin"/>
                <w:rtl/>
              </w:rPr>
              <w:t xml:space="preserve"> </w:t>
            </w:r>
            <w:r w:rsidRPr="001A14D3">
              <w:rPr>
                <w:rFonts w:cs="B Nazanin" w:hint="cs"/>
                <w:rtl/>
              </w:rPr>
              <w:t>حضور</w:t>
            </w:r>
            <w:r w:rsidRPr="001A14D3">
              <w:rPr>
                <w:rFonts w:cs="B Nazanin"/>
                <w:rtl/>
              </w:rPr>
              <w:t xml:space="preserve"> </w:t>
            </w:r>
            <w:r w:rsidRPr="001A14D3">
              <w:rPr>
                <w:rFonts w:cs="B Nazanin" w:hint="cs"/>
                <w:rtl/>
              </w:rPr>
              <w:t>اجباری</w:t>
            </w:r>
            <w:r w:rsidRPr="001A14D3">
              <w:rPr>
                <w:rFonts w:cs="B Nazanin"/>
                <w:rtl/>
              </w:rPr>
              <w:t xml:space="preserve"> </w:t>
            </w:r>
            <w:r w:rsidRPr="001A14D3">
              <w:rPr>
                <w:rFonts w:cs="B Nazanin" w:hint="cs"/>
                <w:rtl/>
              </w:rPr>
              <w:t>و</w:t>
            </w:r>
            <w:r w:rsidRPr="001A14D3">
              <w:rPr>
                <w:rFonts w:cs="B Nazanin"/>
                <w:rtl/>
              </w:rPr>
              <w:t xml:space="preserve"> </w:t>
            </w:r>
            <w:r w:rsidRPr="001A14D3">
              <w:rPr>
                <w:rFonts w:cs="B Nazanin" w:hint="cs"/>
                <w:rtl/>
              </w:rPr>
              <w:t>دائم</w:t>
            </w:r>
            <w:r w:rsidRPr="001A14D3">
              <w:rPr>
                <w:rFonts w:cs="B Nazanin"/>
                <w:rtl/>
              </w:rPr>
              <w:t xml:space="preserve"> </w:t>
            </w:r>
            <w:r w:rsidRPr="001A14D3">
              <w:rPr>
                <w:rFonts w:cs="B Nazanin" w:hint="cs"/>
                <w:rtl/>
              </w:rPr>
              <w:t>مشتری</w:t>
            </w:r>
          </w:p>
        </w:tc>
        <w:tc>
          <w:tcPr>
            <w:tcW w:w="1163"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متود ضعیف مستند سازی</w:t>
            </w:r>
          </w:p>
        </w:tc>
        <w:tc>
          <w:tcPr>
            <w:tcW w:w="1382"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مستندات پیچیده</w:t>
            </w:r>
          </w:p>
        </w:tc>
        <w:tc>
          <w:tcPr>
            <w:tcW w:w="1404"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مستندات ضعیف و کنترل ضعیف بر روی پروژه</w:t>
            </w:r>
          </w:p>
        </w:tc>
        <w:tc>
          <w:tcPr>
            <w:tcW w:w="1404"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عدم هماهنگی و نظم در گروه های کوچکتر</w:t>
            </w:r>
          </w:p>
        </w:tc>
        <w:tc>
          <w:tcPr>
            <w:tcW w:w="1127"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عدم فایده برای پروژه های کوچک ، مالکیت انفرادی کد ها</w:t>
            </w:r>
          </w:p>
        </w:tc>
      </w:tr>
      <w:tr w:rsidR="00C26DDE" w:rsidRPr="001A14D3" w:rsidTr="007212B5">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193" w:type="dxa"/>
          </w:tcPr>
          <w:p w:rsidR="00C26DDE" w:rsidRPr="00360DC2" w:rsidRDefault="00C26DDE" w:rsidP="002316C0">
            <w:pPr>
              <w:jc w:val="center"/>
              <w:rPr>
                <w:rFonts w:cs="B Nazanin"/>
                <w:b/>
                <w:bCs/>
                <w:rtl/>
              </w:rPr>
            </w:pPr>
            <w:r w:rsidRPr="00360DC2">
              <w:rPr>
                <w:rFonts w:cs="B Nazanin"/>
                <w:b/>
                <w:bCs/>
                <w:rtl/>
              </w:rPr>
              <w:t>استفاده از</w:t>
            </w:r>
          </w:p>
        </w:tc>
        <w:tc>
          <w:tcPr>
            <w:tcW w:w="1353"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Pr>
            </w:pPr>
            <w:r w:rsidRPr="001A14D3">
              <w:rPr>
                <w:rFonts w:cs="B Nazanin"/>
              </w:rPr>
              <w:t>User Stories , Refactoring</w:t>
            </w:r>
          </w:p>
        </w:tc>
        <w:tc>
          <w:tcPr>
            <w:tcW w:w="1163"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Pr>
            </w:pPr>
            <w:r w:rsidRPr="001A14D3">
              <w:rPr>
                <w:rFonts w:cs="B Nazanin"/>
              </w:rPr>
              <w:t>Learning cycle</w:t>
            </w:r>
          </w:p>
        </w:tc>
        <w:tc>
          <w:tcPr>
            <w:tcW w:w="1382"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Pr>
            </w:pPr>
            <w:r w:rsidRPr="001A14D3">
              <w:rPr>
                <w:rFonts w:cs="B Nazanin"/>
              </w:rPr>
              <w:t>Prototyping</w:t>
            </w:r>
          </w:p>
        </w:tc>
        <w:tc>
          <w:tcPr>
            <w:tcW w:w="1404"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sz w:val="18"/>
                <w:szCs w:val="18"/>
              </w:rPr>
            </w:pPr>
            <w:r w:rsidRPr="001A14D3">
              <w:rPr>
                <w:rFonts w:cs="B Nazanin"/>
                <w:sz w:val="18"/>
                <w:szCs w:val="18"/>
              </w:rPr>
              <w:t>Planning poker , sprint and backlog , scrum master</w:t>
            </w:r>
          </w:p>
        </w:tc>
        <w:tc>
          <w:tcPr>
            <w:tcW w:w="1404"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Pr>
            </w:pPr>
            <w:r w:rsidRPr="001A14D3">
              <w:rPr>
                <w:rFonts w:cs="B Nazanin"/>
              </w:rPr>
              <w:t>Adaptable methods family</w:t>
            </w:r>
          </w:p>
        </w:tc>
        <w:tc>
          <w:tcPr>
            <w:tcW w:w="1127"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Pr>
            </w:pPr>
            <w:r w:rsidRPr="001A14D3">
              <w:rPr>
                <w:rFonts w:cs="B Nazanin"/>
              </w:rPr>
              <w:t>UML diagram</w:t>
            </w:r>
          </w:p>
        </w:tc>
      </w:tr>
      <w:tr w:rsidR="00C26DDE" w:rsidRPr="001A14D3" w:rsidTr="00CB7E32">
        <w:trPr>
          <w:trHeight w:val="665"/>
        </w:trPr>
        <w:tc>
          <w:tcPr>
            <w:cnfStyle w:val="001000000000" w:firstRow="0" w:lastRow="0" w:firstColumn="1" w:lastColumn="0" w:oddVBand="0" w:evenVBand="0" w:oddHBand="0" w:evenHBand="0" w:firstRowFirstColumn="0" w:firstRowLastColumn="0" w:lastRowFirstColumn="0" w:lastRowLastColumn="0"/>
            <w:tcW w:w="1193" w:type="dxa"/>
          </w:tcPr>
          <w:p w:rsidR="00C26DDE" w:rsidRPr="00360DC2" w:rsidRDefault="00C26DDE" w:rsidP="002316C0">
            <w:pPr>
              <w:jc w:val="center"/>
              <w:rPr>
                <w:rFonts w:cs="B Nazanin"/>
                <w:b/>
                <w:bCs/>
                <w:rtl/>
              </w:rPr>
            </w:pPr>
            <w:r w:rsidRPr="00360DC2">
              <w:rPr>
                <w:rFonts w:cs="B Nazanin"/>
                <w:b/>
                <w:bCs/>
                <w:rtl/>
              </w:rPr>
              <w:t>سرعت روند کار</w:t>
            </w:r>
          </w:p>
        </w:tc>
        <w:tc>
          <w:tcPr>
            <w:tcW w:w="1353"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بسیار سریع</w:t>
            </w:r>
          </w:p>
        </w:tc>
        <w:tc>
          <w:tcPr>
            <w:tcW w:w="1163"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سریع</w:t>
            </w:r>
          </w:p>
        </w:tc>
        <w:tc>
          <w:tcPr>
            <w:tcW w:w="1382"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بسیار سریع</w:t>
            </w:r>
          </w:p>
        </w:tc>
        <w:tc>
          <w:tcPr>
            <w:tcW w:w="1404"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سریع</w:t>
            </w:r>
          </w:p>
        </w:tc>
        <w:tc>
          <w:tcPr>
            <w:tcW w:w="1404"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سریع</w:t>
            </w:r>
          </w:p>
        </w:tc>
        <w:tc>
          <w:tcPr>
            <w:tcW w:w="1127" w:type="dxa"/>
          </w:tcPr>
          <w:p w:rsidR="00C26DDE" w:rsidRPr="001A14D3" w:rsidRDefault="00C26DDE"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tl/>
              </w:rPr>
              <w:t>سریع</w:t>
            </w:r>
          </w:p>
        </w:tc>
      </w:tr>
      <w:tr w:rsidR="00C26DDE" w:rsidRPr="001A14D3" w:rsidTr="007212B5">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193" w:type="dxa"/>
          </w:tcPr>
          <w:p w:rsidR="00C26DDE" w:rsidRPr="00360DC2" w:rsidRDefault="00C26DDE" w:rsidP="002316C0">
            <w:pPr>
              <w:jc w:val="center"/>
              <w:rPr>
                <w:rFonts w:cs="B Nazanin"/>
                <w:b/>
                <w:bCs/>
                <w:rtl/>
              </w:rPr>
            </w:pPr>
            <w:r w:rsidRPr="00360DC2">
              <w:rPr>
                <w:rFonts w:cs="B Nazanin"/>
                <w:b/>
                <w:bCs/>
                <w:rtl/>
              </w:rPr>
              <w:t>روند مدیریت پروژه</w:t>
            </w:r>
          </w:p>
        </w:tc>
        <w:tc>
          <w:tcPr>
            <w:tcW w:w="1353"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Pr>
            </w:pPr>
            <w:r w:rsidRPr="001A14D3">
              <w:rPr>
                <w:rFonts w:cs="B Nazanin"/>
              </w:rPr>
              <w:t>Planning game</w:t>
            </w:r>
          </w:p>
        </w:tc>
        <w:tc>
          <w:tcPr>
            <w:tcW w:w="1163"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Pr>
            </w:pPr>
            <w:r w:rsidRPr="001A14D3">
              <w:rPr>
                <w:rFonts w:cs="B Nazanin"/>
              </w:rPr>
              <w:t>Adaptive cycle planning</w:t>
            </w:r>
          </w:p>
        </w:tc>
        <w:tc>
          <w:tcPr>
            <w:tcW w:w="1382"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tl/>
              </w:rPr>
            </w:pPr>
            <w:r w:rsidRPr="001A14D3">
              <w:rPr>
                <w:rFonts w:cs="B Nazanin"/>
                <w:rtl/>
              </w:rPr>
              <w:t>-</w:t>
            </w:r>
          </w:p>
        </w:tc>
        <w:tc>
          <w:tcPr>
            <w:tcW w:w="1404"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Pr>
            </w:pPr>
            <w:r w:rsidRPr="001A14D3">
              <w:rPr>
                <w:rFonts w:cs="B Nazanin"/>
                <w:rtl/>
              </w:rPr>
              <w:t xml:space="preserve">توسط </w:t>
            </w:r>
            <w:r w:rsidRPr="001A14D3">
              <w:rPr>
                <w:rFonts w:cs="B Nazanin"/>
              </w:rPr>
              <w:t>Scrum master</w:t>
            </w:r>
          </w:p>
        </w:tc>
        <w:tc>
          <w:tcPr>
            <w:tcW w:w="1404"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Pr>
            </w:pPr>
            <w:r w:rsidRPr="001A14D3">
              <w:rPr>
                <w:rFonts w:cs="B Nazanin"/>
              </w:rPr>
              <w:t>Monitoring</w:t>
            </w:r>
            <w:r w:rsidRPr="001A14D3">
              <w:rPr>
                <w:rFonts w:cs="B Nazanin"/>
                <w:rtl/>
              </w:rPr>
              <w:t xml:space="preserve"> هر </w:t>
            </w:r>
            <w:r w:rsidRPr="001A14D3">
              <w:rPr>
                <w:rFonts w:cs="B Nazanin"/>
              </w:rPr>
              <w:t>progress</w:t>
            </w:r>
          </w:p>
        </w:tc>
        <w:tc>
          <w:tcPr>
            <w:tcW w:w="1127" w:type="dxa"/>
          </w:tcPr>
          <w:p w:rsidR="00C26DDE" w:rsidRPr="001A14D3" w:rsidRDefault="00C26DDE" w:rsidP="002316C0">
            <w:pPr>
              <w:jc w:val="center"/>
              <w:cnfStyle w:val="000000100000" w:firstRow="0" w:lastRow="0" w:firstColumn="0" w:lastColumn="0" w:oddVBand="0" w:evenVBand="0" w:oddHBand="1" w:evenHBand="0" w:firstRowFirstColumn="0" w:firstRowLastColumn="0" w:lastRowFirstColumn="0" w:lastRowLastColumn="0"/>
              <w:rPr>
                <w:rFonts w:cs="B Nazanin"/>
                <w:rtl/>
              </w:rPr>
            </w:pPr>
            <w:r w:rsidRPr="001A14D3">
              <w:rPr>
                <w:rFonts w:cs="B Nazanin"/>
                <w:rtl/>
              </w:rPr>
              <w:t>بررسی نتایج بوجود آمده و گزارشات</w:t>
            </w:r>
          </w:p>
        </w:tc>
      </w:tr>
      <w:tr w:rsidR="00C2033F" w:rsidRPr="001A14D3" w:rsidTr="007212B5">
        <w:trPr>
          <w:trHeight w:val="935"/>
        </w:trPr>
        <w:tc>
          <w:tcPr>
            <w:cnfStyle w:val="001000000000" w:firstRow="0" w:lastRow="0" w:firstColumn="1" w:lastColumn="0" w:oddVBand="0" w:evenVBand="0" w:oddHBand="0" w:evenHBand="0" w:firstRowFirstColumn="0" w:firstRowLastColumn="0" w:lastRowFirstColumn="0" w:lastRowLastColumn="0"/>
            <w:tcW w:w="1193" w:type="dxa"/>
          </w:tcPr>
          <w:p w:rsidR="004B78C7" w:rsidRPr="00360DC2" w:rsidRDefault="004B78C7" w:rsidP="002316C0">
            <w:pPr>
              <w:jc w:val="center"/>
              <w:rPr>
                <w:rFonts w:cs="B Nazanin"/>
                <w:b/>
                <w:bCs/>
                <w:rtl/>
              </w:rPr>
            </w:pPr>
            <w:r w:rsidRPr="00360DC2">
              <w:rPr>
                <w:rFonts w:cs="B Nazanin" w:hint="cs"/>
                <w:b/>
                <w:bCs/>
                <w:rtl/>
              </w:rPr>
              <w:t xml:space="preserve">جمع آوری نیازمندی ها </w:t>
            </w:r>
          </w:p>
        </w:tc>
        <w:tc>
          <w:tcPr>
            <w:tcW w:w="1353" w:type="dxa"/>
          </w:tcPr>
          <w:p w:rsidR="007212B5" w:rsidRPr="001A14D3" w:rsidRDefault="004B78C7" w:rsidP="002316C0">
            <w:pPr>
              <w:jc w:val="center"/>
              <w:cnfStyle w:val="000000000000" w:firstRow="0" w:lastRow="0" w:firstColumn="0" w:lastColumn="0" w:oddVBand="0" w:evenVBand="0" w:oddHBand="0" w:evenHBand="0" w:firstRowFirstColumn="0" w:firstRowLastColumn="0" w:lastRowFirstColumn="0" w:lastRowLastColumn="0"/>
              <w:rPr>
                <w:rFonts w:cs="B Nazanin"/>
              </w:rPr>
            </w:pPr>
            <w:r w:rsidRPr="001A14D3">
              <w:rPr>
                <w:rFonts w:cs="B Nazanin"/>
              </w:rPr>
              <w:t>User Story</w:t>
            </w:r>
          </w:p>
          <w:p w:rsidR="004B78C7" w:rsidRPr="001A14D3" w:rsidRDefault="004B78C7" w:rsidP="007212B5">
            <w:pPr>
              <w:cnfStyle w:val="000000000000" w:firstRow="0" w:lastRow="0" w:firstColumn="0" w:lastColumn="0" w:oddVBand="0" w:evenVBand="0" w:oddHBand="0" w:evenHBand="0" w:firstRowFirstColumn="0" w:firstRowLastColumn="0" w:lastRowFirstColumn="0" w:lastRowLastColumn="0"/>
              <w:rPr>
                <w:rFonts w:cs="B Nazanin"/>
              </w:rPr>
            </w:pPr>
          </w:p>
        </w:tc>
        <w:tc>
          <w:tcPr>
            <w:tcW w:w="1163" w:type="dxa"/>
          </w:tcPr>
          <w:p w:rsidR="004B78C7" w:rsidRPr="001A14D3" w:rsidRDefault="004B78C7" w:rsidP="002316C0">
            <w:pPr>
              <w:jc w:val="center"/>
              <w:cnfStyle w:val="000000000000" w:firstRow="0" w:lastRow="0" w:firstColumn="0" w:lastColumn="0" w:oddVBand="0" w:evenVBand="0" w:oddHBand="0" w:evenHBand="0" w:firstRowFirstColumn="0" w:firstRowLastColumn="0" w:lastRowFirstColumn="0" w:lastRowLastColumn="0"/>
              <w:rPr>
                <w:rFonts w:cs="B Nazanin"/>
              </w:rPr>
            </w:pPr>
            <w:r w:rsidRPr="001A14D3">
              <w:rPr>
                <w:rFonts w:cs="B Nazanin"/>
              </w:rPr>
              <w:t>JAD</w:t>
            </w:r>
          </w:p>
        </w:tc>
        <w:tc>
          <w:tcPr>
            <w:tcW w:w="1382" w:type="dxa"/>
          </w:tcPr>
          <w:p w:rsidR="004B78C7" w:rsidRPr="001A14D3" w:rsidRDefault="004B78C7" w:rsidP="002316C0">
            <w:pPr>
              <w:jc w:val="center"/>
              <w:cnfStyle w:val="000000000000" w:firstRow="0" w:lastRow="0" w:firstColumn="0" w:lastColumn="0" w:oddVBand="0" w:evenVBand="0" w:oddHBand="0" w:evenHBand="0" w:firstRowFirstColumn="0" w:firstRowLastColumn="0" w:lastRowFirstColumn="0" w:lastRowLastColumn="0"/>
              <w:rPr>
                <w:rFonts w:cs="B Nazanin"/>
              </w:rPr>
            </w:pPr>
            <w:r w:rsidRPr="001A14D3">
              <w:rPr>
                <w:rFonts w:cs="B Nazanin"/>
              </w:rPr>
              <w:t xml:space="preserve">Functional </w:t>
            </w:r>
          </w:p>
          <w:p w:rsidR="004B78C7" w:rsidRPr="001A14D3" w:rsidRDefault="004B78C7" w:rsidP="002316C0">
            <w:pPr>
              <w:jc w:val="center"/>
              <w:cnfStyle w:val="000000000000" w:firstRow="0" w:lastRow="0" w:firstColumn="0" w:lastColumn="0" w:oddVBand="0" w:evenVBand="0" w:oddHBand="0" w:evenHBand="0" w:firstRowFirstColumn="0" w:firstRowLastColumn="0" w:lastRowFirstColumn="0" w:lastRowLastColumn="0"/>
              <w:rPr>
                <w:rFonts w:cs="B Nazanin"/>
              </w:rPr>
            </w:pPr>
            <w:r w:rsidRPr="001A14D3">
              <w:rPr>
                <w:rFonts w:cs="B Nazanin"/>
              </w:rPr>
              <w:t xml:space="preserve">Model </w:t>
            </w:r>
          </w:p>
          <w:p w:rsidR="004B78C7" w:rsidRPr="001A14D3" w:rsidRDefault="004B78C7"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Pr>
              <w:t>Iteration</w:t>
            </w:r>
          </w:p>
        </w:tc>
        <w:tc>
          <w:tcPr>
            <w:tcW w:w="1404" w:type="dxa"/>
          </w:tcPr>
          <w:p w:rsidR="004B78C7" w:rsidRPr="001A14D3" w:rsidRDefault="004B78C7"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Pr>
              <w:t>Product backlog</w:t>
            </w:r>
          </w:p>
        </w:tc>
        <w:tc>
          <w:tcPr>
            <w:tcW w:w="1404" w:type="dxa"/>
          </w:tcPr>
          <w:p w:rsidR="004B78C7" w:rsidRPr="001A14D3" w:rsidRDefault="004B78C7" w:rsidP="002316C0">
            <w:pPr>
              <w:jc w:val="center"/>
              <w:cnfStyle w:val="000000000000" w:firstRow="0" w:lastRow="0" w:firstColumn="0" w:lastColumn="0" w:oddVBand="0" w:evenVBand="0" w:oddHBand="0" w:evenHBand="0" w:firstRowFirstColumn="0" w:firstRowLastColumn="0" w:lastRowFirstColumn="0" w:lastRowLastColumn="0"/>
              <w:rPr>
                <w:rFonts w:cs="B Nazanin"/>
              </w:rPr>
            </w:pPr>
            <w:r w:rsidRPr="001A14D3">
              <w:rPr>
                <w:rFonts w:cs="B Nazanin"/>
              </w:rPr>
              <w:t>Use case</w:t>
            </w:r>
          </w:p>
        </w:tc>
        <w:tc>
          <w:tcPr>
            <w:tcW w:w="1127" w:type="dxa"/>
          </w:tcPr>
          <w:p w:rsidR="004B78C7" w:rsidRPr="001A14D3" w:rsidRDefault="004B78C7" w:rsidP="002316C0">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1A14D3">
              <w:rPr>
                <w:rFonts w:cs="B Nazanin"/>
              </w:rPr>
              <w:t>Feature</w:t>
            </w:r>
          </w:p>
        </w:tc>
      </w:tr>
      <w:tr w:rsidR="00C2033F" w:rsidRPr="001A14D3" w:rsidTr="007212B5">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193" w:type="dxa"/>
          </w:tcPr>
          <w:p w:rsidR="004B78C7" w:rsidRPr="00360DC2" w:rsidRDefault="007212B5" w:rsidP="002316C0">
            <w:pPr>
              <w:jc w:val="center"/>
              <w:rPr>
                <w:rFonts w:cs="B Nazanin"/>
                <w:b/>
                <w:bCs/>
                <w:rtl/>
              </w:rPr>
            </w:pPr>
            <w:r w:rsidRPr="00360DC2">
              <w:rPr>
                <w:rFonts w:cs="B Nazanin" w:hint="cs"/>
                <w:b/>
                <w:bCs/>
                <w:rtl/>
              </w:rPr>
              <w:t>تمرکز</w:t>
            </w:r>
            <w:r w:rsidR="007D6ACD" w:rsidRPr="00360DC2">
              <w:rPr>
                <w:rFonts w:cs="B Nazanin"/>
                <w:b/>
                <w:bCs/>
              </w:rPr>
              <w:t xml:space="preserve"> </w:t>
            </w:r>
            <w:r w:rsidR="007D6ACD" w:rsidRPr="00360DC2">
              <w:rPr>
                <w:rFonts w:cs="B Nazanin" w:hint="cs"/>
                <w:b/>
                <w:bCs/>
                <w:rtl/>
              </w:rPr>
              <w:t>روی</w:t>
            </w:r>
          </w:p>
        </w:tc>
        <w:tc>
          <w:tcPr>
            <w:tcW w:w="1353" w:type="dxa"/>
          </w:tcPr>
          <w:p w:rsidR="004B78C7" w:rsidRPr="001A14D3" w:rsidRDefault="000759A2" w:rsidP="002316C0">
            <w:pPr>
              <w:jc w:val="center"/>
              <w:cnfStyle w:val="000000100000" w:firstRow="0" w:lastRow="0" w:firstColumn="0" w:lastColumn="0" w:oddVBand="0" w:evenVBand="0" w:oddHBand="1" w:evenHBand="0" w:firstRowFirstColumn="0" w:firstRowLastColumn="0" w:lastRowFirstColumn="0" w:lastRowLastColumn="0"/>
              <w:rPr>
                <w:rFonts w:cs="B Nazanin"/>
                <w:sz w:val="18"/>
                <w:szCs w:val="18"/>
              </w:rPr>
            </w:pPr>
            <w:r w:rsidRPr="001A14D3">
              <w:rPr>
                <w:rFonts w:cs="B Nazanin"/>
                <w:sz w:val="18"/>
                <w:szCs w:val="18"/>
              </w:rPr>
              <w:t>TDD</w:t>
            </w:r>
          </w:p>
          <w:p w:rsidR="000759A2" w:rsidRPr="001A14D3" w:rsidRDefault="000759A2" w:rsidP="002316C0">
            <w:pPr>
              <w:jc w:val="center"/>
              <w:cnfStyle w:val="000000100000" w:firstRow="0" w:lastRow="0" w:firstColumn="0" w:lastColumn="0" w:oddVBand="0" w:evenVBand="0" w:oddHBand="1" w:evenHBand="0" w:firstRowFirstColumn="0" w:firstRowLastColumn="0" w:lastRowFirstColumn="0" w:lastRowLastColumn="0"/>
              <w:rPr>
                <w:rFonts w:cs="B Nazanin"/>
                <w:sz w:val="14"/>
                <w:szCs w:val="14"/>
              </w:rPr>
            </w:pPr>
            <w:r w:rsidRPr="001A14D3">
              <w:rPr>
                <w:rFonts w:cs="B Nazanin"/>
                <w:sz w:val="14"/>
                <w:szCs w:val="14"/>
              </w:rPr>
              <w:t>Pair Programming</w:t>
            </w:r>
          </w:p>
          <w:p w:rsidR="000759A2" w:rsidRPr="001A14D3" w:rsidRDefault="000759A2" w:rsidP="002316C0">
            <w:pPr>
              <w:jc w:val="center"/>
              <w:cnfStyle w:val="000000100000" w:firstRow="0" w:lastRow="0" w:firstColumn="0" w:lastColumn="0" w:oddVBand="0" w:evenVBand="0" w:oddHBand="1" w:evenHBand="0" w:firstRowFirstColumn="0" w:firstRowLastColumn="0" w:lastRowFirstColumn="0" w:lastRowLastColumn="0"/>
              <w:rPr>
                <w:rFonts w:cs="B Nazanin"/>
                <w:sz w:val="18"/>
                <w:szCs w:val="18"/>
              </w:rPr>
            </w:pPr>
            <w:r w:rsidRPr="001A14D3">
              <w:rPr>
                <w:rFonts w:cs="B Nazanin"/>
                <w:sz w:val="18"/>
                <w:szCs w:val="18"/>
              </w:rPr>
              <w:t>Refactoring</w:t>
            </w:r>
          </w:p>
        </w:tc>
        <w:tc>
          <w:tcPr>
            <w:tcW w:w="1163" w:type="dxa"/>
          </w:tcPr>
          <w:p w:rsidR="004B78C7" w:rsidRPr="001A14D3" w:rsidRDefault="00354B09" w:rsidP="002316C0">
            <w:pPr>
              <w:jc w:val="center"/>
              <w:cnfStyle w:val="000000100000" w:firstRow="0" w:lastRow="0" w:firstColumn="0" w:lastColumn="0" w:oddVBand="0" w:evenVBand="0" w:oddHBand="1" w:evenHBand="0" w:firstRowFirstColumn="0" w:firstRowLastColumn="0" w:lastRowFirstColumn="0" w:lastRowLastColumn="0"/>
              <w:rPr>
                <w:rFonts w:cs="B Nazanin"/>
              </w:rPr>
            </w:pPr>
            <w:r w:rsidRPr="001A14D3">
              <w:rPr>
                <w:rFonts w:cs="B Nazanin"/>
              </w:rPr>
              <w:t>Self organization</w:t>
            </w:r>
          </w:p>
        </w:tc>
        <w:tc>
          <w:tcPr>
            <w:tcW w:w="1382" w:type="dxa"/>
          </w:tcPr>
          <w:p w:rsidR="004B78C7" w:rsidRPr="001A14D3" w:rsidRDefault="00915D82" w:rsidP="002316C0">
            <w:pPr>
              <w:jc w:val="center"/>
              <w:cnfStyle w:val="000000100000" w:firstRow="0" w:lastRow="0" w:firstColumn="0" w:lastColumn="0" w:oddVBand="0" w:evenVBand="0" w:oddHBand="1" w:evenHBand="0" w:firstRowFirstColumn="0" w:firstRowLastColumn="0" w:lastRowFirstColumn="0" w:lastRowLastColumn="0"/>
              <w:rPr>
                <w:rFonts w:cs="B Nazanin"/>
                <w:rtl/>
              </w:rPr>
            </w:pPr>
            <w:r w:rsidRPr="001A14D3">
              <w:rPr>
                <w:rFonts w:cs="B Nazanin"/>
              </w:rPr>
              <w:t>Incremental prototyping</w:t>
            </w:r>
          </w:p>
        </w:tc>
        <w:tc>
          <w:tcPr>
            <w:tcW w:w="1404" w:type="dxa"/>
          </w:tcPr>
          <w:p w:rsidR="004B78C7" w:rsidRPr="001A14D3" w:rsidRDefault="007212B5" w:rsidP="002316C0">
            <w:pPr>
              <w:jc w:val="center"/>
              <w:cnfStyle w:val="000000100000" w:firstRow="0" w:lastRow="0" w:firstColumn="0" w:lastColumn="0" w:oddVBand="0" w:evenVBand="0" w:oddHBand="1" w:evenHBand="0" w:firstRowFirstColumn="0" w:firstRowLastColumn="0" w:lastRowFirstColumn="0" w:lastRowLastColumn="0"/>
              <w:rPr>
                <w:rFonts w:cs="B Nazanin"/>
                <w:sz w:val="18"/>
                <w:szCs w:val="18"/>
              </w:rPr>
            </w:pPr>
            <w:r w:rsidRPr="001A14D3">
              <w:rPr>
                <w:rFonts w:cs="B Nazanin"/>
                <w:sz w:val="18"/>
                <w:szCs w:val="18"/>
              </w:rPr>
              <w:t>Product backlog</w:t>
            </w:r>
          </w:p>
          <w:p w:rsidR="007212B5" w:rsidRPr="001A14D3" w:rsidRDefault="007212B5" w:rsidP="002316C0">
            <w:pPr>
              <w:jc w:val="center"/>
              <w:cnfStyle w:val="000000100000" w:firstRow="0" w:lastRow="0" w:firstColumn="0" w:lastColumn="0" w:oddVBand="0" w:evenVBand="0" w:oddHBand="1" w:evenHBand="0" w:firstRowFirstColumn="0" w:firstRowLastColumn="0" w:lastRowFirstColumn="0" w:lastRowLastColumn="0"/>
              <w:rPr>
                <w:rFonts w:cs="B Nazanin"/>
                <w:sz w:val="20"/>
                <w:szCs w:val="20"/>
              </w:rPr>
            </w:pPr>
            <w:r w:rsidRPr="001A14D3">
              <w:rPr>
                <w:rFonts w:cs="B Nazanin"/>
                <w:sz w:val="20"/>
                <w:szCs w:val="20"/>
              </w:rPr>
              <w:t>Sprint Review</w:t>
            </w:r>
          </w:p>
        </w:tc>
        <w:tc>
          <w:tcPr>
            <w:tcW w:w="1404" w:type="dxa"/>
          </w:tcPr>
          <w:p w:rsidR="004B78C7" w:rsidRPr="001A14D3" w:rsidRDefault="00C2033F" w:rsidP="002316C0">
            <w:pPr>
              <w:jc w:val="center"/>
              <w:cnfStyle w:val="000000100000" w:firstRow="0" w:lastRow="0" w:firstColumn="0" w:lastColumn="0" w:oddVBand="0" w:evenVBand="0" w:oddHBand="1" w:evenHBand="0" w:firstRowFirstColumn="0" w:firstRowLastColumn="0" w:lastRowFirstColumn="0" w:lastRowLastColumn="0"/>
              <w:rPr>
                <w:rFonts w:cs="B Nazanin"/>
                <w:sz w:val="18"/>
                <w:szCs w:val="18"/>
              </w:rPr>
            </w:pPr>
            <w:r w:rsidRPr="001A14D3">
              <w:rPr>
                <w:rFonts w:cs="B Nazanin"/>
                <w:sz w:val="18"/>
                <w:szCs w:val="18"/>
              </w:rPr>
              <w:t>Communication</w:t>
            </w:r>
          </w:p>
        </w:tc>
        <w:tc>
          <w:tcPr>
            <w:tcW w:w="1127" w:type="dxa"/>
          </w:tcPr>
          <w:p w:rsidR="004B78C7" w:rsidRPr="001A14D3" w:rsidRDefault="00C2033F" w:rsidP="002316C0">
            <w:pPr>
              <w:jc w:val="center"/>
              <w:cnfStyle w:val="000000100000" w:firstRow="0" w:lastRow="0" w:firstColumn="0" w:lastColumn="0" w:oddVBand="0" w:evenVBand="0" w:oddHBand="1" w:evenHBand="0" w:firstRowFirstColumn="0" w:firstRowLastColumn="0" w:lastRowFirstColumn="0" w:lastRowLastColumn="0"/>
              <w:rPr>
                <w:rFonts w:cs="B Nazanin"/>
                <w:rtl/>
              </w:rPr>
            </w:pPr>
            <w:r w:rsidRPr="001A14D3">
              <w:rPr>
                <w:rFonts w:cs="B Nazanin"/>
              </w:rPr>
              <w:t>Feature</w:t>
            </w:r>
          </w:p>
        </w:tc>
      </w:tr>
    </w:tbl>
    <w:p w:rsidR="00C26DDE" w:rsidRPr="001A14D3" w:rsidRDefault="00C26DDE" w:rsidP="005E5D29">
      <w:pPr>
        <w:autoSpaceDE w:val="0"/>
        <w:autoSpaceDN w:val="0"/>
        <w:adjustRightInd w:val="0"/>
        <w:spacing w:after="0" w:line="240" w:lineRule="auto"/>
        <w:jc w:val="both"/>
        <w:rPr>
          <w:rFonts w:cs="B Nazanin"/>
          <w:color w:val="000000"/>
          <w:highlight w:val="red"/>
          <w:rtl/>
        </w:rPr>
      </w:pPr>
    </w:p>
    <w:p w:rsidR="005E5D29" w:rsidRPr="001A14D3" w:rsidRDefault="005E5D29" w:rsidP="005E5D29">
      <w:pPr>
        <w:autoSpaceDE w:val="0"/>
        <w:autoSpaceDN w:val="0"/>
        <w:adjustRightInd w:val="0"/>
        <w:spacing w:after="0" w:line="240" w:lineRule="auto"/>
        <w:jc w:val="both"/>
        <w:rPr>
          <w:rFonts w:cs="B Nazanin"/>
          <w:color w:val="000000"/>
          <w:rtl/>
        </w:rPr>
      </w:pPr>
      <w:r w:rsidRPr="001A14D3">
        <w:rPr>
          <w:rFonts w:cs="B Nazanin"/>
          <w:color w:val="000000"/>
          <w:rtl/>
        </w:rPr>
        <w:lastRenderedPageBreak/>
        <w:t>در جدول بالا، اطلاع</w:t>
      </w:r>
      <w:r w:rsidR="00665821">
        <w:rPr>
          <w:rFonts w:cs="B Nazanin" w:hint="cs"/>
          <w:color w:val="000000"/>
          <w:rtl/>
        </w:rPr>
        <w:t>ا</w:t>
      </w:r>
      <w:r w:rsidRPr="001A14D3">
        <w:rPr>
          <w:rFonts w:cs="B Nazanin"/>
          <w:color w:val="000000"/>
          <w:rtl/>
        </w:rPr>
        <w:t>تی در مورد تمامی متودولوژی/فریمورک های اصلی مهندسی نرم افزار آمده است،که با استفاده از آن ها ،به  مقایسه متودولوژی/فریمورک ها با هم می پردازیم و یکی از آن ها را برای استفاده در پروژه انتخاب می کنیم.مقایسه های انجام شده در غالب توضیحات و همچنین توضیحات بیشتر در مورد متودولوژِی/فریمورک ها در پایین آمده اند:</w:t>
      </w:r>
    </w:p>
    <w:p w:rsidR="00A61E5F" w:rsidRPr="001A14D3" w:rsidRDefault="00A61E5F" w:rsidP="005E5D29">
      <w:pPr>
        <w:autoSpaceDE w:val="0"/>
        <w:autoSpaceDN w:val="0"/>
        <w:adjustRightInd w:val="0"/>
        <w:spacing w:after="0" w:line="240" w:lineRule="auto"/>
        <w:jc w:val="both"/>
        <w:rPr>
          <w:rFonts w:cs="B Nazanin"/>
          <w:color w:val="000000"/>
          <w:rtl/>
        </w:rPr>
      </w:pPr>
    </w:p>
    <w:p w:rsidR="005E5D29" w:rsidRPr="001A14D3" w:rsidRDefault="005E5D29" w:rsidP="008F147D">
      <w:pPr>
        <w:pStyle w:val="ListParagraph"/>
        <w:numPr>
          <w:ilvl w:val="0"/>
          <w:numId w:val="38"/>
        </w:numPr>
        <w:autoSpaceDE w:val="0"/>
        <w:autoSpaceDN w:val="0"/>
        <w:adjustRightInd w:val="0"/>
        <w:spacing w:after="0" w:line="240" w:lineRule="auto"/>
        <w:jc w:val="both"/>
        <w:rPr>
          <w:rFonts w:cs="B Nazanin"/>
          <w:color w:val="000000"/>
        </w:rPr>
      </w:pPr>
      <w:r w:rsidRPr="001A14D3">
        <w:rPr>
          <w:rFonts w:cs="B Nazanin"/>
          <w:b/>
          <w:bCs/>
          <w:color w:val="000000"/>
          <w:rtl/>
        </w:rPr>
        <w:t>ارتباط اعضا:</w:t>
      </w:r>
      <w:r w:rsidRPr="001A14D3">
        <w:rPr>
          <w:rFonts w:cs="B Nazanin"/>
          <w:color w:val="000000"/>
          <w:rtl/>
        </w:rPr>
        <w:t xml:space="preserve"> با توجه به اینکه تیم</w:t>
      </w:r>
      <w:r w:rsidRPr="001A14D3">
        <w:rPr>
          <w:rFonts w:cs="B Nazanin"/>
          <w:color w:val="000000"/>
        </w:rPr>
        <w:t xml:space="preserve"> </w:t>
      </w:r>
      <w:r w:rsidRPr="001A14D3">
        <w:rPr>
          <w:rFonts w:cs="B Nazanin"/>
          <w:color w:val="000000"/>
          <w:rtl/>
        </w:rPr>
        <w:t>توسعه،</w:t>
      </w:r>
      <w:r w:rsidRPr="001A14D3">
        <w:rPr>
          <w:rFonts w:cs="B Nazanin"/>
          <w:color w:val="000000"/>
        </w:rPr>
        <w:t xml:space="preserve"> </w:t>
      </w:r>
      <w:r w:rsidRPr="001A14D3">
        <w:rPr>
          <w:rFonts w:cs="B Nazanin"/>
          <w:color w:val="000000"/>
          <w:u w:val="single"/>
          <w:rtl/>
        </w:rPr>
        <w:t>تیم</w:t>
      </w:r>
      <w:r w:rsidRPr="001A14D3">
        <w:rPr>
          <w:rFonts w:cs="B Nazanin"/>
          <w:color w:val="000000"/>
          <w:u w:val="single"/>
        </w:rPr>
        <w:t xml:space="preserve"> </w:t>
      </w:r>
      <w:r w:rsidRPr="001A14D3">
        <w:rPr>
          <w:rFonts w:cs="B Nazanin"/>
          <w:color w:val="000000"/>
          <w:u w:val="single"/>
          <w:rtl/>
        </w:rPr>
        <w:t>کوچکي</w:t>
      </w:r>
      <w:r w:rsidRPr="001A14D3">
        <w:rPr>
          <w:rFonts w:cs="B Nazanin"/>
          <w:color w:val="000000"/>
        </w:rPr>
        <w:t xml:space="preserve"> </w:t>
      </w:r>
      <w:r w:rsidRPr="001A14D3">
        <w:rPr>
          <w:rFonts w:cs="B Nazanin"/>
          <w:color w:val="000000"/>
          <w:rtl/>
        </w:rPr>
        <w:t>است</w:t>
      </w:r>
      <w:r w:rsidRPr="001A14D3">
        <w:rPr>
          <w:rFonts w:cs="B Nazanin"/>
          <w:color w:val="000000"/>
        </w:rPr>
        <w:t xml:space="preserve"> </w:t>
      </w:r>
      <w:r w:rsidRPr="001A14D3">
        <w:rPr>
          <w:rFonts w:cs="B Nazanin"/>
          <w:color w:val="000000"/>
          <w:rtl/>
        </w:rPr>
        <w:t>که</w:t>
      </w:r>
      <w:r w:rsidRPr="001A14D3">
        <w:rPr>
          <w:rFonts w:cs="B Nazanin"/>
          <w:color w:val="000000"/>
        </w:rPr>
        <w:t xml:space="preserve"> </w:t>
      </w:r>
      <w:r w:rsidRPr="001A14D3">
        <w:rPr>
          <w:rFonts w:cs="B Nazanin"/>
          <w:color w:val="000000"/>
          <w:rtl/>
        </w:rPr>
        <w:t>اعضای آن هم روی بک اند و فرانت اند کار می کنند،</w:t>
      </w:r>
      <w:r w:rsidRPr="001A14D3">
        <w:rPr>
          <w:rFonts w:cs="B Nazanin"/>
          <w:color w:val="000000"/>
        </w:rPr>
        <w:t xml:space="preserve"> </w:t>
      </w:r>
      <w:r w:rsidRPr="001A14D3">
        <w:rPr>
          <w:rFonts w:cs="B Nazanin"/>
          <w:color w:val="000000"/>
          <w:rtl/>
        </w:rPr>
        <w:t>شفافیت در کار های</w:t>
      </w:r>
      <w:r w:rsidRPr="001A14D3">
        <w:rPr>
          <w:rFonts w:cs="B Nazanin"/>
          <w:color w:val="000000"/>
        </w:rPr>
        <w:t xml:space="preserve"> </w:t>
      </w:r>
      <w:r w:rsidRPr="001A14D3">
        <w:rPr>
          <w:rFonts w:cs="B Nazanin"/>
          <w:color w:val="000000"/>
          <w:rtl/>
        </w:rPr>
        <w:t xml:space="preserve"> اعضای تیم بسیار مهم می باشد و اینکه همه ی اعضای تیم از وضعیت پروژه  با خبر باشند</w:t>
      </w:r>
      <w:r w:rsidRPr="001A14D3">
        <w:rPr>
          <w:rFonts w:cs="B Nazanin"/>
          <w:color w:val="000000"/>
        </w:rPr>
        <w:t xml:space="preserve"> </w:t>
      </w:r>
      <w:r w:rsidRPr="001A14D3">
        <w:rPr>
          <w:rFonts w:cs="B Nazanin"/>
          <w:color w:val="000000"/>
          <w:rtl/>
        </w:rPr>
        <w:t xml:space="preserve">،و درنتیجه باید ارتباط نزدیک و مکرر بین اعضای تیم وجود داشته باشد که به خاطر همین نمی توانیم از </w:t>
      </w:r>
      <w:r w:rsidRPr="001A14D3">
        <w:rPr>
          <w:rFonts w:cs="B Nazanin"/>
          <w:color w:val="000000"/>
        </w:rPr>
        <w:t>DSDM</w:t>
      </w:r>
      <w:r w:rsidRPr="001A14D3">
        <w:rPr>
          <w:rFonts w:cs="B Nazanin"/>
          <w:color w:val="000000"/>
          <w:rtl/>
        </w:rPr>
        <w:t xml:space="preserve"> و </w:t>
      </w:r>
      <w:r w:rsidRPr="001A14D3">
        <w:rPr>
          <w:rFonts w:cs="B Nazanin"/>
          <w:color w:val="000000"/>
        </w:rPr>
        <w:t xml:space="preserve">FDD </w:t>
      </w:r>
      <w:r w:rsidRPr="001A14D3">
        <w:rPr>
          <w:rFonts w:cs="B Nazanin"/>
          <w:color w:val="000000"/>
          <w:rtl/>
        </w:rPr>
        <w:t xml:space="preserve"> استفاده کنیم،چرا که در این دو فریمورک ارتباطات از طریق مستندات برقرار می شود.</w:t>
      </w:r>
    </w:p>
    <w:p w:rsidR="00051619" w:rsidRPr="001A14D3" w:rsidRDefault="00051619" w:rsidP="00051619">
      <w:pPr>
        <w:pStyle w:val="ListParagraph"/>
        <w:autoSpaceDE w:val="0"/>
        <w:autoSpaceDN w:val="0"/>
        <w:adjustRightInd w:val="0"/>
        <w:spacing w:after="0" w:line="240" w:lineRule="auto"/>
        <w:jc w:val="both"/>
        <w:rPr>
          <w:rFonts w:cs="B Nazanin"/>
          <w:color w:val="000000"/>
        </w:rPr>
      </w:pPr>
    </w:p>
    <w:p w:rsidR="005E5D29" w:rsidRPr="001A14D3" w:rsidRDefault="005E5D29" w:rsidP="005E5D29">
      <w:pPr>
        <w:pStyle w:val="ListParagraph"/>
        <w:numPr>
          <w:ilvl w:val="0"/>
          <w:numId w:val="38"/>
        </w:numPr>
        <w:autoSpaceDE w:val="0"/>
        <w:autoSpaceDN w:val="0"/>
        <w:adjustRightInd w:val="0"/>
        <w:spacing w:after="0" w:line="240" w:lineRule="auto"/>
        <w:jc w:val="both"/>
        <w:rPr>
          <w:rFonts w:cs="B Nazanin"/>
          <w:color w:val="000000"/>
        </w:rPr>
      </w:pPr>
      <w:r w:rsidRPr="001A14D3">
        <w:rPr>
          <w:rFonts w:cs="B Nazanin"/>
          <w:color w:val="000000"/>
          <w:rtl/>
        </w:rPr>
        <w:t xml:space="preserve"> </w:t>
      </w:r>
      <w:r w:rsidRPr="001A14D3">
        <w:rPr>
          <w:rFonts w:cs="B Nazanin"/>
          <w:b/>
          <w:bCs/>
          <w:color w:val="000000"/>
          <w:rtl/>
        </w:rPr>
        <w:t>تغییرپذیری:</w:t>
      </w:r>
      <w:r w:rsidRPr="001A14D3">
        <w:rPr>
          <w:rFonts w:cs="B Nazanin"/>
          <w:color w:val="000000"/>
          <w:rtl/>
        </w:rPr>
        <w:t xml:space="preserve"> چون </w:t>
      </w:r>
      <w:r w:rsidRPr="001A14D3">
        <w:rPr>
          <w:rFonts w:cs="B Nazanin"/>
          <w:color w:val="000000"/>
          <w:u w:val="single"/>
          <w:rtl/>
        </w:rPr>
        <w:t>اندازه پروژه بزرگ</w:t>
      </w:r>
      <w:r w:rsidRPr="001A14D3">
        <w:rPr>
          <w:rFonts w:cs="B Nazanin"/>
          <w:color w:val="000000"/>
          <w:rtl/>
        </w:rPr>
        <w:t xml:space="preserve"> می باشد و نیازمندی های جدید به صورت مکرر(که باعث تغییرات در پروژه می شود)  به وجود می آیند،  متودولوژِی/فریمورک های </w:t>
      </w:r>
      <w:r w:rsidRPr="001A14D3">
        <w:rPr>
          <w:rFonts w:cs="B Nazanin"/>
          <w:color w:val="000000"/>
        </w:rPr>
        <w:t>XP</w:t>
      </w:r>
      <w:r w:rsidRPr="001A14D3">
        <w:rPr>
          <w:rFonts w:cs="B Nazanin"/>
          <w:color w:val="000000"/>
          <w:rtl/>
        </w:rPr>
        <w:t xml:space="preserve"> و </w:t>
      </w:r>
      <w:r w:rsidRPr="001A14D3">
        <w:rPr>
          <w:rFonts w:cs="B Nazanin"/>
          <w:color w:val="000000"/>
        </w:rPr>
        <w:t>ASD</w:t>
      </w:r>
      <w:r w:rsidRPr="001A14D3">
        <w:rPr>
          <w:rFonts w:cs="B Nazanin"/>
          <w:color w:val="000000"/>
          <w:rtl/>
        </w:rPr>
        <w:t xml:space="preserve"> در  مدیریت این پروژه</w:t>
      </w:r>
      <w:r w:rsidRPr="001A14D3">
        <w:rPr>
          <w:rFonts w:cs="B Nazanin"/>
          <w:color w:val="000000"/>
        </w:rPr>
        <w:t xml:space="preserve"> </w:t>
      </w:r>
      <w:r w:rsidRPr="001A14D3">
        <w:rPr>
          <w:rFonts w:cs="B Nazanin"/>
          <w:color w:val="000000"/>
          <w:rtl/>
        </w:rPr>
        <w:t xml:space="preserve"> بزرگ کارامد نیستند و همچینین متودوبوژِی/فریمورک هایی مثل  </w:t>
      </w:r>
      <w:r w:rsidRPr="001A14D3">
        <w:rPr>
          <w:rFonts w:cs="B Nazanin"/>
          <w:color w:val="000000"/>
        </w:rPr>
        <w:t>FDD</w:t>
      </w:r>
      <w:r w:rsidRPr="001A14D3">
        <w:rPr>
          <w:rFonts w:cs="B Nazanin"/>
          <w:color w:val="000000"/>
          <w:rtl/>
        </w:rPr>
        <w:t xml:space="preserve"> </w:t>
      </w:r>
      <w:r w:rsidRPr="001A14D3">
        <w:rPr>
          <w:rFonts w:cs="B Nazanin"/>
          <w:color w:val="000000"/>
        </w:rPr>
        <w:t xml:space="preserve"> </w:t>
      </w:r>
      <w:r w:rsidRPr="001A14D3">
        <w:rPr>
          <w:rFonts w:cs="B Nazanin"/>
          <w:color w:val="000000"/>
          <w:rtl/>
        </w:rPr>
        <w:t>و</w:t>
      </w:r>
      <w:r w:rsidRPr="001A14D3">
        <w:rPr>
          <w:rFonts w:cs="B Nazanin"/>
          <w:color w:val="000000"/>
        </w:rPr>
        <w:t xml:space="preserve">  DSMD </w:t>
      </w:r>
      <w:r w:rsidRPr="001A14D3">
        <w:rPr>
          <w:rFonts w:cs="B Nazanin"/>
          <w:color w:val="000000"/>
          <w:rtl/>
        </w:rPr>
        <w:t xml:space="preserve"> به خاطر استفاده از توسعه تکراری،نمی توانند نیازمندی های جدید آن را به طور مکرر پیاده سازی کنند.</w:t>
      </w:r>
    </w:p>
    <w:p w:rsidR="00051619" w:rsidRPr="001A14D3" w:rsidRDefault="00051619" w:rsidP="00051619">
      <w:pPr>
        <w:pStyle w:val="ListParagraph"/>
        <w:rPr>
          <w:rFonts w:cs="B Nazanin"/>
          <w:color w:val="000000"/>
          <w:rtl/>
        </w:rPr>
      </w:pPr>
    </w:p>
    <w:p w:rsidR="00051619" w:rsidRPr="001A14D3" w:rsidRDefault="00051619" w:rsidP="00051619">
      <w:pPr>
        <w:pStyle w:val="ListParagraph"/>
        <w:autoSpaceDE w:val="0"/>
        <w:autoSpaceDN w:val="0"/>
        <w:adjustRightInd w:val="0"/>
        <w:spacing w:after="0" w:line="240" w:lineRule="auto"/>
        <w:jc w:val="both"/>
        <w:rPr>
          <w:rFonts w:cs="B Nazanin"/>
          <w:color w:val="000000"/>
        </w:rPr>
      </w:pPr>
    </w:p>
    <w:p w:rsidR="005E5D29" w:rsidRPr="001A14D3" w:rsidRDefault="005E5D29" w:rsidP="005E5D29">
      <w:pPr>
        <w:pStyle w:val="ListParagraph"/>
        <w:numPr>
          <w:ilvl w:val="0"/>
          <w:numId w:val="38"/>
        </w:numPr>
        <w:autoSpaceDE w:val="0"/>
        <w:autoSpaceDN w:val="0"/>
        <w:adjustRightInd w:val="0"/>
        <w:spacing w:after="0" w:line="240" w:lineRule="auto"/>
        <w:jc w:val="both"/>
        <w:rPr>
          <w:rFonts w:cs="B Nazanin"/>
          <w:color w:val="000000"/>
        </w:rPr>
      </w:pPr>
      <w:r w:rsidRPr="001A14D3">
        <w:rPr>
          <w:rFonts w:cs="B Nazanin"/>
          <w:b/>
          <w:bCs/>
          <w:color w:val="000000"/>
          <w:rtl/>
        </w:rPr>
        <w:t>نیازمندی به مستندسازی:</w:t>
      </w:r>
      <w:r w:rsidRPr="001A14D3">
        <w:rPr>
          <w:rFonts w:cs="B Nazanin"/>
          <w:color w:val="000000"/>
          <w:rtl/>
        </w:rPr>
        <w:t xml:space="preserve"> به خاطر تمرکز روی قابل</w:t>
      </w:r>
      <w:r w:rsidRPr="001A14D3">
        <w:rPr>
          <w:rFonts w:cs="B Nazanin"/>
          <w:color w:val="000000"/>
        </w:rPr>
        <w:t xml:space="preserve"> </w:t>
      </w:r>
      <w:r w:rsidRPr="001A14D3">
        <w:rPr>
          <w:rFonts w:cs="B Nazanin"/>
          <w:color w:val="000000"/>
          <w:rtl/>
        </w:rPr>
        <w:t>فهم</w:t>
      </w:r>
      <w:r w:rsidRPr="001A14D3">
        <w:rPr>
          <w:rFonts w:cs="B Nazanin"/>
          <w:color w:val="000000"/>
        </w:rPr>
        <w:t xml:space="preserve"> </w:t>
      </w:r>
      <w:r w:rsidRPr="001A14D3">
        <w:rPr>
          <w:rFonts w:cs="B Nazanin"/>
          <w:color w:val="000000"/>
          <w:rtl/>
        </w:rPr>
        <w:t>بودن</w:t>
      </w:r>
      <w:r w:rsidRPr="001A14D3">
        <w:rPr>
          <w:rFonts w:cs="B Nazanin"/>
          <w:color w:val="000000"/>
        </w:rPr>
        <w:t xml:space="preserve"> </w:t>
      </w:r>
      <w:r w:rsidRPr="001A14D3">
        <w:rPr>
          <w:rFonts w:cs="B Nazanin"/>
          <w:color w:val="000000"/>
          <w:rtl/>
        </w:rPr>
        <w:t>کد</w:t>
      </w:r>
      <w:r w:rsidRPr="001A14D3">
        <w:rPr>
          <w:rFonts w:cs="B Nazanin"/>
          <w:color w:val="000000"/>
        </w:rPr>
        <w:t xml:space="preserve"> </w:t>
      </w:r>
      <w:r w:rsidRPr="001A14D3">
        <w:rPr>
          <w:rFonts w:cs="B Nazanin"/>
          <w:color w:val="000000"/>
          <w:rtl/>
        </w:rPr>
        <w:t>و</w:t>
      </w:r>
      <w:r w:rsidRPr="001A14D3">
        <w:rPr>
          <w:rFonts w:cs="B Nazanin"/>
          <w:color w:val="000000"/>
        </w:rPr>
        <w:t xml:space="preserve"> </w:t>
      </w:r>
      <w:r w:rsidRPr="001A14D3">
        <w:rPr>
          <w:rFonts w:cs="B Nazanin"/>
          <w:color w:val="000000"/>
          <w:rtl/>
        </w:rPr>
        <w:t>شفافیت،و امکان ایجاد شدن نیازمندی های جدید در توسعه پروژه،مستند سازی در اولویت کمتری قرار دارد و به صورت ساده کفایت می کند،که در این جهت</w:t>
      </w:r>
      <w:r w:rsidRPr="001A14D3">
        <w:rPr>
          <w:rFonts w:cs="B Nazanin"/>
          <w:color w:val="000000"/>
        </w:rPr>
        <w:t xml:space="preserve"> </w:t>
      </w:r>
      <w:r w:rsidRPr="001A14D3">
        <w:rPr>
          <w:rFonts w:cs="B Nazanin"/>
          <w:color w:val="000000"/>
          <w:rtl/>
        </w:rPr>
        <w:t xml:space="preserve">استفاده  از متودولوژی/فریمورک های(به ترتیب اولویت از کم تا زیاد) </w:t>
      </w:r>
      <w:r w:rsidRPr="001A14D3">
        <w:rPr>
          <w:rFonts w:cs="B Nazanin"/>
          <w:color w:val="000000"/>
        </w:rPr>
        <w:t>XP</w:t>
      </w:r>
      <w:r w:rsidRPr="001A14D3">
        <w:rPr>
          <w:rFonts w:cs="B Nazanin"/>
          <w:color w:val="000000"/>
          <w:rtl/>
        </w:rPr>
        <w:t xml:space="preserve">   ،</w:t>
      </w:r>
      <w:r w:rsidRPr="001A14D3">
        <w:rPr>
          <w:rFonts w:cs="B Nazanin"/>
          <w:color w:val="000000"/>
        </w:rPr>
        <w:t xml:space="preserve"> Crystal</w:t>
      </w:r>
      <w:r w:rsidRPr="001A14D3">
        <w:rPr>
          <w:rFonts w:cs="B Nazanin"/>
          <w:color w:val="000000"/>
          <w:rtl/>
        </w:rPr>
        <w:t xml:space="preserve"> ، و </w:t>
      </w:r>
      <w:r w:rsidRPr="001A14D3">
        <w:rPr>
          <w:rFonts w:cs="B Nazanin"/>
          <w:color w:val="000000"/>
        </w:rPr>
        <w:t>Scrum</w:t>
      </w:r>
      <w:r w:rsidRPr="001A14D3">
        <w:rPr>
          <w:rFonts w:cs="B Nazanin"/>
          <w:color w:val="000000"/>
          <w:rtl/>
        </w:rPr>
        <w:t xml:space="preserve"> بهتر است .</w:t>
      </w:r>
    </w:p>
    <w:p w:rsidR="0088139D" w:rsidRPr="001A14D3" w:rsidRDefault="0088139D" w:rsidP="0088139D">
      <w:pPr>
        <w:pStyle w:val="ListParagraph"/>
        <w:autoSpaceDE w:val="0"/>
        <w:autoSpaceDN w:val="0"/>
        <w:adjustRightInd w:val="0"/>
        <w:spacing w:after="0" w:line="240" w:lineRule="auto"/>
        <w:jc w:val="both"/>
        <w:rPr>
          <w:rFonts w:cs="B Nazanin"/>
          <w:color w:val="000000"/>
          <w:rtl/>
        </w:rPr>
      </w:pPr>
    </w:p>
    <w:p w:rsidR="005E5D29" w:rsidRPr="001A14D3" w:rsidRDefault="005E5D29" w:rsidP="0088139D">
      <w:pPr>
        <w:pStyle w:val="ListParagraph"/>
        <w:numPr>
          <w:ilvl w:val="0"/>
          <w:numId w:val="38"/>
        </w:numPr>
        <w:autoSpaceDE w:val="0"/>
        <w:autoSpaceDN w:val="0"/>
        <w:adjustRightInd w:val="0"/>
        <w:spacing w:after="0" w:line="240" w:lineRule="auto"/>
        <w:jc w:val="both"/>
        <w:rPr>
          <w:rFonts w:cs="B Nazanin"/>
          <w:color w:val="000000"/>
        </w:rPr>
      </w:pPr>
      <w:r w:rsidRPr="001A14D3">
        <w:rPr>
          <w:rFonts w:cs="B Nazanin"/>
          <w:b/>
          <w:bCs/>
          <w:color w:val="000000"/>
          <w:rtl/>
        </w:rPr>
        <w:t>مدیریت:</w:t>
      </w:r>
      <w:r w:rsidRPr="001A14D3">
        <w:rPr>
          <w:rFonts w:cs="B Nazanin"/>
          <w:color w:val="000000"/>
          <w:rtl/>
        </w:rPr>
        <w:t xml:space="preserve"> با توجه به کارکردن </w:t>
      </w:r>
      <w:r w:rsidRPr="001A14D3">
        <w:rPr>
          <w:rFonts w:cs="B Nazanin"/>
          <w:color w:val="000000"/>
        </w:rPr>
        <w:t>full-stack</w:t>
      </w:r>
      <w:r w:rsidRPr="001A14D3">
        <w:rPr>
          <w:rFonts w:cs="B Nazanin"/>
          <w:color w:val="000000"/>
          <w:rtl/>
        </w:rPr>
        <w:t xml:space="preserve"> اعضای تیم و اشنایی آن ها با گزارش نویسی ، استفاده از </w:t>
      </w:r>
      <w:r w:rsidRPr="001A14D3">
        <w:rPr>
          <w:rFonts w:cs="B Nazanin"/>
          <w:color w:val="000000"/>
        </w:rPr>
        <w:t>use case</w:t>
      </w:r>
      <w:r w:rsidRPr="001A14D3">
        <w:rPr>
          <w:rFonts w:cs="B Nazanin"/>
          <w:color w:val="000000"/>
          <w:rtl/>
        </w:rPr>
        <w:t xml:space="preserve"> و </w:t>
      </w:r>
      <w:r w:rsidRPr="001A14D3">
        <w:rPr>
          <w:rFonts w:cs="B Nazanin"/>
          <w:color w:val="000000"/>
        </w:rPr>
        <w:t>user story</w:t>
      </w:r>
      <w:r w:rsidRPr="001A14D3">
        <w:rPr>
          <w:rFonts w:cs="B Nazanin"/>
          <w:color w:val="000000"/>
          <w:rtl/>
        </w:rPr>
        <w:t xml:space="preserve"> و رسم دیاگرام </w:t>
      </w:r>
      <w:r w:rsidRPr="001A14D3">
        <w:rPr>
          <w:rFonts w:cs="B Nazanin"/>
          <w:color w:val="000000"/>
        </w:rPr>
        <w:t xml:space="preserve">activity </w:t>
      </w:r>
      <w:r w:rsidRPr="001A14D3">
        <w:rPr>
          <w:rFonts w:cs="B Nazanin"/>
          <w:color w:val="000000"/>
          <w:rtl/>
        </w:rPr>
        <w:t xml:space="preserve"> ، </w:t>
      </w:r>
      <w:r w:rsidRPr="001A14D3">
        <w:rPr>
          <w:rFonts w:cs="B Nazanin"/>
          <w:color w:val="000000"/>
        </w:rPr>
        <w:t>UML</w:t>
      </w:r>
      <w:r w:rsidRPr="001A14D3">
        <w:rPr>
          <w:rFonts w:cs="B Nazanin"/>
          <w:color w:val="000000"/>
          <w:rtl/>
        </w:rPr>
        <w:t xml:space="preserve"> و</w:t>
      </w:r>
      <w:r w:rsidRPr="001A14D3">
        <w:rPr>
          <w:rFonts w:cs="B Nazanin"/>
          <w:color w:val="000000"/>
        </w:rPr>
        <w:t xml:space="preserve">swim-lane </w:t>
      </w:r>
      <w:r w:rsidRPr="001A14D3">
        <w:rPr>
          <w:rFonts w:cs="B Nazanin"/>
          <w:color w:val="000000"/>
          <w:rtl/>
        </w:rPr>
        <w:t>، روش های مدیریت پروژه در متودولوژی/فریمورک های</w:t>
      </w:r>
      <w:r w:rsidRPr="001A14D3">
        <w:rPr>
          <w:rFonts w:cs="B Nazanin"/>
          <w:color w:val="000000"/>
        </w:rPr>
        <w:t xml:space="preserve">XP </w:t>
      </w:r>
      <w:r w:rsidRPr="001A14D3">
        <w:rPr>
          <w:rFonts w:cs="B Nazanin"/>
          <w:color w:val="000000"/>
          <w:rtl/>
        </w:rPr>
        <w:t xml:space="preserve">  ،</w:t>
      </w:r>
      <w:r w:rsidRPr="001A14D3">
        <w:rPr>
          <w:rFonts w:cs="B Nazanin"/>
          <w:color w:val="000000"/>
        </w:rPr>
        <w:t xml:space="preserve"> Crystal</w:t>
      </w:r>
      <w:r w:rsidRPr="001A14D3">
        <w:rPr>
          <w:rFonts w:cs="B Nazanin"/>
          <w:color w:val="000000"/>
          <w:rtl/>
        </w:rPr>
        <w:t xml:space="preserve"> ،</w:t>
      </w:r>
      <w:r w:rsidRPr="001A14D3">
        <w:rPr>
          <w:rFonts w:cs="B Nazanin"/>
          <w:color w:val="000000"/>
        </w:rPr>
        <w:t>ASD</w:t>
      </w:r>
      <w:r w:rsidRPr="001A14D3">
        <w:rPr>
          <w:rFonts w:cs="B Nazanin"/>
          <w:color w:val="000000"/>
          <w:rtl/>
        </w:rPr>
        <w:t xml:space="preserve">  با پروژه همخوانی بیشتری دارند و فریمورک هایی مانند </w:t>
      </w:r>
      <w:r w:rsidRPr="001A14D3">
        <w:rPr>
          <w:rFonts w:cs="B Nazanin"/>
          <w:color w:val="000000"/>
        </w:rPr>
        <w:t>DSDM</w:t>
      </w:r>
      <w:r w:rsidRPr="001A14D3">
        <w:rPr>
          <w:rFonts w:cs="B Nazanin"/>
          <w:color w:val="000000"/>
          <w:rtl/>
        </w:rPr>
        <w:t xml:space="preserve">(که در آن روش مدیریت خاصی موجود نیست،و چون پروژه بزرگ و </w:t>
      </w:r>
      <w:r w:rsidRPr="001A14D3">
        <w:rPr>
          <w:rFonts w:cs="B Nazanin"/>
          <w:color w:val="000000"/>
        </w:rPr>
        <w:t>complex</w:t>
      </w:r>
      <w:r w:rsidRPr="001A14D3">
        <w:rPr>
          <w:rFonts w:cs="B Nazanin"/>
          <w:color w:val="000000"/>
          <w:rtl/>
        </w:rPr>
        <w:t xml:space="preserve"> می باشد،مناسب نیست) و </w:t>
      </w:r>
      <w:r w:rsidRPr="001A14D3">
        <w:rPr>
          <w:rFonts w:cs="B Nazanin"/>
          <w:color w:val="000000"/>
        </w:rPr>
        <w:t xml:space="preserve"> Scrum</w:t>
      </w:r>
      <w:r w:rsidRPr="001A14D3">
        <w:rPr>
          <w:rFonts w:cs="B Nazanin"/>
          <w:color w:val="000000"/>
          <w:rtl/>
        </w:rPr>
        <w:t xml:space="preserve"> (که در آن   </w:t>
      </w:r>
      <w:r w:rsidRPr="001A14D3">
        <w:rPr>
          <w:rFonts w:cs="B Nazanin"/>
          <w:color w:val="000000"/>
        </w:rPr>
        <w:t>Scrum Master</w:t>
      </w:r>
      <w:r w:rsidRPr="001A14D3">
        <w:rPr>
          <w:rFonts w:cs="B Nazanin"/>
          <w:color w:val="000000"/>
          <w:rtl/>
        </w:rPr>
        <w:t xml:space="preserve"> مدیریت پروژه و بهترین اسفاده از </w:t>
      </w:r>
      <w:r w:rsidRPr="001A14D3">
        <w:rPr>
          <w:rFonts w:cs="B Nazanin"/>
          <w:color w:val="000000"/>
        </w:rPr>
        <w:t>Scrum</w:t>
      </w:r>
      <w:r w:rsidRPr="001A14D3">
        <w:rPr>
          <w:rFonts w:cs="B Nazanin"/>
          <w:color w:val="000000"/>
          <w:rtl/>
        </w:rPr>
        <w:t xml:space="preserve"> را بر عهده دارد،و کسی در اعضای تیم نیست که بتواند این نقش را به خوبی ایفا کند) از جنبه مدیریت برای پروژه مناسب نیستند.</w:t>
      </w:r>
    </w:p>
    <w:p w:rsidR="0088139D" w:rsidRPr="001A14D3" w:rsidRDefault="0088139D" w:rsidP="0088139D">
      <w:pPr>
        <w:pStyle w:val="ListParagraph"/>
        <w:rPr>
          <w:rFonts w:cs="B Nazanin"/>
          <w:color w:val="000000"/>
          <w:rtl/>
        </w:rPr>
      </w:pPr>
    </w:p>
    <w:p w:rsidR="0088139D" w:rsidRPr="001A14D3" w:rsidRDefault="0088139D" w:rsidP="0088139D">
      <w:pPr>
        <w:pStyle w:val="ListParagraph"/>
        <w:autoSpaceDE w:val="0"/>
        <w:autoSpaceDN w:val="0"/>
        <w:adjustRightInd w:val="0"/>
        <w:spacing w:after="0" w:line="240" w:lineRule="auto"/>
        <w:jc w:val="both"/>
        <w:rPr>
          <w:rFonts w:cs="B Nazanin"/>
          <w:color w:val="000000"/>
          <w:rtl/>
        </w:rPr>
      </w:pPr>
    </w:p>
    <w:p w:rsidR="005E5D29" w:rsidRPr="001A14D3" w:rsidRDefault="005E5D29" w:rsidP="005E5D29">
      <w:pPr>
        <w:pStyle w:val="ListParagraph"/>
        <w:numPr>
          <w:ilvl w:val="0"/>
          <w:numId w:val="38"/>
        </w:numPr>
        <w:autoSpaceDE w:val="0"/>
        <w:autoSpaceDN w:val="0"/>
        <w:adjustRightInd w:val="0"/>
        <w:spacing w:after="0" w:line="240" w:lineRule="auto"/>
        <w:jc w:val="both"/>
        <w:rPr>
          <w:rFonts w:cs="B Nazanin"/>
          <w:color w:val="000000"/>
        </w:rPr>
      </w:pPr>
      <w:r w:rsidRPr="001A14D3">
        <w:rPr>
          <w:rFonts w:cs="B Nazanin"/>
          <w:b/>
          <w:bCs/>
          <w:color w:val="000000"/>
          <w:rtl/>
        </w:rPr>
        <w:t>حضور مشتری و کاربر:</w:t>
      </w:r>
      <w:r w:rsidRPr="001A14D3">
        <w:rPr>
          <w:rFonts w:cs="B Nazanin"/>
          <w:color w:val="000000"/>
          <w:rtl/>
        </w:rPr>
        <w:t xml:space="preserve"> چون دخالت کاربران در این پروژه باید زیاد باشد و توسعه آن نیازمند دریافت بازخورد از مشتری می باشد، متودولوژی/فریمورک هایی مانند </w:t>
      </w:r>
      <w:r w:rsidRPr="001A14D3">
        <w:rPr>
          <w:rFonts w:cs="B Nazanin"/>
          <w:color w:val="000000"/>
        </w:rPr>
        <w:t xml:space="preserve">FDD </w:t>
      </w:r>
      <w:r w:rsidRPr="001A14D3">
        <w:rPr>
          <w:rFonts w:cs="B Nazanin"/>
          <w:color w:val="000000"/>
          <w:rtl/>
        </w:rPr>
        <w:t xml:space="preserve"> ، </w:t>
      </w:r>
      <w:r w:rsidRPr="001A14D3">
        <w:rPr>
          <w:rFonts w:cs="B Nazanin"/>
          <w:color w:val="000000"/>
        </w:rPr>
        <w:t>DSDM</w:t>
      </w:r>
      <w:r w:rsidRPr="001A14D3">
        <w:rPr>
          <w:rFonts w:cs="B Nazanin"/>
          <w:color w:val="000000"/>
          <w:rtl/>
        </w:rPr>
        <w:t xml:space="preserve"> و</w:t>
      </w:r>
      <w:r w:rsidRPr="001A14D3">
        <w:rPr>
          <w:rFonts w:cs="B Nazanin"/>
          <w:color w:val="000000"/>
        </w:rPr>
        <w:t>ASD</w:t>
      </w:r>
      <w:r w:rsidRPr="001A14D3">
        <w:rPr>
          <w:rFonts w:cs="B Nazanin"/>
          <w:color w:val="000000"/>
          <w:rtl/>
        </w:rPr>
        <w:t xml:space="preserve"> برای توسعه این پروژه توصیه نمی شوند.</w:t>
      </w:r>
    </w:p>
    <w:p w:rsidR="0088139D" w:rsidRPr="001A14D3" w:rsidRDefault="0088139D" w:rsidP="0088139D">
      <w:pPr>
        <w:pStyle w:val="ListParagraph"/>
        <w:autoSpaceDE w:val="0"/>
        <w:autoSpaceDN w:val="0"/>
        <w:adjustRightInd w:val="0"/>
        <w:spacing w:after="0" w:line="240" w:lineRule="auto"/>
        <w:jc w:val="both"/>
        <w:rPr>
          <w:rFonts w:cs="B Nazanin"/>
          <w:color w:val="000000"/>
          <w:rtl/>
        </w:rPr>
      </w:pPr>
    </w:p>
    <w:p w:rsidR="005E5D29" w:rsidRPr="001A14D3" w:rsidRDefault="004E08CD" w:rsidP="004E08CD">
      <w:pPr>
        <w:pStyle w:val="ListParagraph"/>
        <w:numPr>
          <w:ilvl w:val="0"/>
          <w:numId w:val="38"/>
        </w:numPr>
        <w:autoSpaceDE w:val="0"/>
        <w:autoSpaceDN w:val="0"/>
        <w:adjustRightInd w:val="0"/>
        <w:spacing w:after="0" w:line="240" w:lineRule="auto"/>
        <w:jc w:val="both"/>
        <w:rPr>
          <w:rFonts w:cs="B Nazanin"/>
          <w:color w:val="000000"/>
        </w:rPr>
      </w:pPr>
      <w:r w:rsidRPr="001A14D3">
        <w:rPr>
          <w:rFonts w:cs="B Nazanin"/>
          <w:b/>
          <w:bCs/>
          <w:color w:val="000000"/>
          <w:rtl/>
        </w:rPr>
        <w:t>افزایشی بودن و خروجی سریع:</w:t>
      </w:r>
      <w:r w:rsidRPr="001A14D3">
        <w:rPr>
          <w:rFonts w:cs="B Nazanin"/>
          <w:color w:val="000000"/>
          <w:rtl/>
        </w:rPr>
        <w:t xml:space="preserve"> </w:t>
      </w:r>
      <w:r w:rsidR="005E5D29" w:rsidRPr="001A14D3">
        <w:rPr>
          <w:rFonts w:cs="B Nazanin"/>
          <w:color w:val="000000"/>
          <w:rtl/>
        </w:rPr>
        <w:t>سرعت روند کار و درنتیجه تحویل هر جزء(</w:t>
      </w:r>
      <w:r w:rsidR="005E5D29" w:rsidRPr="001A14D3">
        <w:rPr>
          <w:rFonts w:cs="B Nazanin"/>
          <w:color w:val="000000"/>
        </w:rPr>
        <w:t>increment</w:t>
      </w:r>
      <w:r w:rsidR="005E5D29" w:rsidRPr="001A14D3">
        <w:rPr>
          <w:rFonts w:cs="B Nazanin"/>
          <w:color w:val="000000"/>
          <w:rtl/>
        </w:rPr>
        <w:t xml:space="preserve"> </w:t>
      </w:r>
      <w:r w:rsidR="005E5D29" w:rsidRPr="001A14D3">
        <w:rPr>
          <w:rFonts w:cs="B Nazanin"/>
          <w:color w:val="000000"/>
        </w:rPr>
        <w:t>(</w:t>
      </w:r>
      <w:r w:rsidR="005E5D29" w:rsidRPr="001A14D3">
        <w:rPr>
          <w:rFonts w:cs="B Nazanin"/>
          <w:color w:val="000000"/>
          <w:rtl/>
        </w:rPr>
        <w:t xml:space="preserve">برنامه پروژه به صورت سریع (که در فریمورک های </w:t>
      </w:r>
      <w:r w:rsidR="005E5D29" w:rsidRPr="001A14D3">
        <w:rPr>
          <w:rFonts w:cs="B Nazanin"/>
          <w:color w:val="000000"/>
        </w:rPr>
        <w:t xml:space="preserve">  </w:t>
      </w:r>
      <w:r w:rsidR="005E5D29" w:rsidRPr="001A14D3">
        <w:rPr>
          <w:rFonts w:cs="B Nazanin"/>
          <w:color w:val="000000"/>
          <w:rtl/>
        </w:rPr>
        <w:t>،</w:t>
      </w:r>
      <w:r w:rsidR="005E5D29" w:rsidRPr="001A14D3">
        <w:rPr>
          <w:rFonts w:cs="B Nazanin"/>
          <w:color w:val="000000"/>
        </w:rPr>
        <w:t>ASD</w:t>
      </w:r>
      <w:r w:rsidR="005E5D29" w:rsidRPr="001A14D3">
        <w:rPr>
          <w:rFonts w:cs="B Nazanin"/>
          <w:color w:val="000000"/>
          <w:rtl/>
        </w:rPr>
        <w:t>،</w:t>
      </w:r>
      <w:r w:rsidR="005E5D29" w:rsidRPr="001A14D3">
        <w:rPr>
          <w:rFonts w:cs="B Nazanin"/>
          <w:color w:val="000000"/>
        </w:rPr>
        <w:t>FDD</w:t>
      </w:r>
      <w:r w:rsidR="005E5D29" w:rsidRPr="001A14D3">
        <w:rPr>
          <w:rFonts w:cs="B Nazanin"/>
          <w:color w:val="000000"/>
          <w:rtl/>
        </w:rPr>
        <w:t>،</w:t>
      </w:r>
      <w:r w:rsidR="005E5D29" w:rsidRPr="001A14D3">
        <w:rPr>
          <w:rFonts w:cs="B Nazanin"/>
          <w:color w:val="000000"/>
        </w:rPr>
        <w:t xml:space="preserve"> Scrum</w:t>
      </w:r>
      <w:r w:rsidR="005E5D29" w:rsidRPr="001A14D3">
        <w:rPr>
          <w:rFonts w:cs="B Nazanin"/>
          <w:color w:val="000000"/>
          <w:rtl/>
        </w:rPr>
        <w:t>و</w:t>
      </w:r>
      <w:r w:rsidR="005E5D29" w:rsidRPr="001A14D3">
        <w:rPr>
          <w:rFonts w:cs="B Nazanin"/>
          <w:color w:val="000000"/>
        </w:rPr>
        <w:t>Crystal</w:t>
      </w:r>
      <w:r w:rsidR="005E5D29" w:rsidRPr="001A14D3">
        <w:rPr>
          <w:rFonts w:cs="B Nazanin"/>
          <w:color w:val="000000"/>
          <w:rtl/>
        </w:rPr>
        <w:t xml:space="preserve"> دیده می شود) کافی است، زیرا ممکن است به خاطر سرعت زیاد از حد و بسیار سریع متودولوژِی/فریمورک ، در معماری برنامه و تقسیم بندی پروژه در ابتدای روند کار تصمیمات نادرستی گرفته شود( که باعث ایجاد مشکلات  وافزایش هزینه توسعه می شود) و همچنین امکان دارد به اندازه کافی وقت نباشد که بتوان</w:t>
      </w:r>
      <w:r w:rsidR="005E5D29" w:rsidRPr="001A14D3">
        <w:rPr>
          <w:rFonts w:cs="B Nazanin"/>
          <w:color w:val="000000"/>
        </w:rPr>
        <w:t xml:space="preserve"> </w:t>
      </w:r>
      <w:r w:rsidR="005E5D29" w:rsidRPr="001A14D3">
        <w:rPr>
          <w:rFonts w:cs="B Nazanin"/>
          <w:color w:val="000000"/>
          <w:rtl/>
        </w:rPr>
        <w:t xml:space="preserve"> به طور مکرر جزء های قابل استفاده و  نمونه های اولیه(</w:t>
      </w:r>
      <w:r w:rsidR="005E5D29" w:rsidRPr="001A14D3">
        <w:rPr>
          <w:rFonts w:cs="B Nazanin"/>
          <w:color w:val="000000"/>
        </w:rPr>
        <w:t>prototype</w:t>
      </w:r>
      <w:r w:rsidRPr="001A14D3">
        <w:rPr>
          <w:rFonts w:cs="B Nazanin"/>
          <w:color w:val="000000"/>
          <w:rtl/>
        </w:rPr>
        <w:t>)</w:t>
      </w:r>
      <w:r w:rsidR="005E5D29" w:rsidRPr="001A14D3">
        <w:rPr>
          <w:rFonts w:cs="B Nazanin"/>
          <w:color w:val="000000"/>
          <w:rtl/>
        </w:rPr>
        <w:t xml:space="preserve"> به کاربر ارائه داد،که با توجه به ماهیت پروژه،برای ما بسیار مهم است.</w:t>
      </w:r>
    </w:p>
    <w:p w:rsidR="0088139D" w:rsidRPr="001A14D3" w:rsidRDefault="0088139D" w:rsidP="0088139D">
      <w:pPr>
        <w:pStyle w:val="ListParagraph"/>
        <w:rPr>
          <w:rFonts w:cs="B Nazanin"/>
          <w:color w:val="000000"/>
          <w:rtl/>
        </w:rPr>
      </w:pPr>
    </w:p>
    <w:p w:rsidR="0088139D" w:rsidRPr="001A14D3" w:rsidRDefault="0088139D" w:rsidP="0088139D">
      <w:pPr>
        <w:pStyle w:val="ListParagraph"/>
        <w:autoSpaceDE w:val="0"/>
        <w:autoSpaceDN w:val="0"/>
        <w:adjustRightInd w:val="0"/>
        <w:spacing w:after="0" w:line="240" w:lineRule="auto"/>
        <w:jc w:val="both"/>
        <w:rPr>
          <w:rFonts w:cs="B Nazanin"/>
          <w:color w:val="000000"/>
        </w:rPr>
      </w:pPr>
    </w:p>
    <w:p w:rsidR="005E5D29" w:rsidRPr="001A14D3" w:rsidRDefault="004E08CD" w:rsidP="004E08CD">
      <w:pPr>
        <w:pStyle w:val="ListParagraph"/>
        <w:numPr>
          <w:ilvl w:val="0"/>
          <w:numId w:val="38"/>
        </w:numPr>
        <w:autoSpaceDE w:val="0"/>
        <w:autoSpaceDN w:val="0"/>
        <w:adjustRightInd w:val="0"/>
        <w:spacing w:after="0" w:line="240" w:lineRule="auto"/>
        <w:jc w:val="both"/>
        <w:rPr>
          <w:rFonts w:cs="B Nazanin"/>
          <w:color w:val="000000"/>
        </w:rPr>
      </w:pPr>
      <w:r w:rsidRPr="001A14D3">
        <w:rPr>
          <w:rFonts w:cs="B Nazanin"/>
          <w:b/>
          <w:bCs/>
          <w:color w:val="000000"/>
          <w:rtl/>
        </w:rPr>
        <w:t>سایر:</w:t>
      </w:r>
      <w:r w:rsidRPr="001A14D3">
        <w:rPr>
          <w:rFonts w:cs="B Nazanin"/>
          <w:color w:val="000000"/>
          <w:rtl/>
        </w:rPr>
        <w:t xml:space="preserve"> </w:t>
      </w:r>
      <w:r w:rsidR="005E5D29" w:rsidRPr="001A14D3">
        <w:rPr>
          <w:rFonts w:cs="B Nazanin"/>
          <w:color w:val="000000"/>
          <w:rtl/>
        </w:rPr>
        <w:t xml:space="preserve">استفاده از متودوبوژِی </w:t>
      </w:r>
      <w:r w:rsidR="005E5D29" w:rsidRPr="001A14D3">
        <w:rPr>
          <w:rFonts w:cs="B Nazanin"/>
          <w:color w:val="000000"/>
        </w:rPr>
        <w:t>xp</w:t>
      </w:r>
      <w:r w:rsidR="005E5D29" w:rsidRPr="001A14D3">
        <w:rPr>
          <w:rFonts w:cs="B Nazanin"/>
          <w:color w:val="000000"/>
          <w:rtl/>
        </w:rPr>
        <w:t xml:space="preserve"> در توسعه پروژه به شدت توصیه نمی شود،چرا که  </w:t>
      </w:r>
      <w:r w:rsidR="005E5D29" w:rsidRPr="001A14D3">
        <w:rPr>
          <w:rFonts w:cs="B Nazanin"/>
          <w:color w:val="000000"/>
          <w:u w:val="single"/>
          <w:rtl/>
        </w:rPr>
        <w:t>پروژه نسبتا بزرگ</w:t>
      </w:r>
      <w:r w:rsidR="005E5D29" w:rsidRPr="001A14D3">
        <w:rPr>
          <w:rFonts w:cs="B Nazanin"/>
          <w:color w:val="000000"/>
          <w:rtl/>
        </w:rPr>
        <w:t xml:space="preserve"> می باشد و در فریمورک </w:t>
      </w:r>
      <w:r w:rsidR="005E5D29" w:rsidRPr="001A14D3">
        <w:rPr>
          <w:rFonts w:cs="B Nazanin"/>
          <w:color w:val="000000"/>
        </w:rPr>
        <w:t>cynefin</w:t>
      </w:r>
      <w:r w:rsidR="005E5D29" w:rsidRPr="001A14D3">
        <w:rPr>
          <w:rFonts w:cs="B Nazanin"/>
          <w:color w:val="000000"/>
          <w:rtl/>
        </w:rPr>
        <w:t xml:space="preserve"> ، در قسمت </w:t>
      </w:r>
      <w:r w:rsidR="005E5D29" w:rsidRPr="001A14D3">
        <w:rPr>
          <w:rFonts w:cs="B Nazanin"/>
          <w:color w:val="000000"/>
        </w:rPr>
        <w:t xml:space="preserve">complex </w:t>
      </w:r>
      <w:r w:rsidR="005E5D29" w:rsidRPr="001A14D3">
        <w:rPr>
          <w:rFonts w:cs="B Nazanin"/>
          <w:color w:val="000000"/>
          <w:rtl/>
        </w:rPr>
        <w:t xml:space="preserve">   قرار دارد،که باعث می شود نتوانیم به طور کامل از</w:t>
      </w:r>
      <w:r w:rsidR="00271B63" w:rsidRPr="001A14D3">
        <w:rPr>
          <w:rFonts w:cs="B Nazanin" w:hint="cs"/>
          <w:color w:val="000000"/>
          <w:rtl/>
        </w:rPr>
        <w:t xml:space="preserve"> </w:t>
      </w:r>
      <w:r w:rsidR="005E5D29" w:rsidRPr="001A14D3">
        <w:rPr>
          <w:rFonts w:cs="B Nazanin"/>
          <w:color w:val="000000"/>
          <w:rtl/>
        </w:rPr>
        <w:t>بهترین روش ها (</w:t>
      </w:r>
      <w:r w:rsidR="005E5D29" w:rsidRPr="001A14D3">
        <w:rPr>
          <w:rFonts w:cs="B Nazanin"/>
          <w:color w:val="000000"/>
        </w:rPr>
        <w:t>(best practices</w:t>
      </w:r>
      <w:r w:rsidR="005E5D29" w:rsidRPr="001A14D3">
        <w:rPr>
          <w:rFonts w:cs="B Nazanin"/>
          <w:color w:val="000000"/>
          <w:rtl/>
        </w:rPr>
        <w:t>استفاده کنیم. همچنین پیداکردن ذینفعانی برای دخالت شدید در توسعه پروژه سخت می باشد.</w:t>
      </w:r>
    </w:p>
    <w:p w:rsidR="005E5D29" w:rsidRPr="001A14D3" w:rsidRDefault="005E5D29" w:rsidP="005E5D29">
      <w:pPr>
        <w:autoSpaceDE w:val="0"/>
        <w:autoSpaceDN w:val="0"/>
        <w:adjustRightInd w:val="0"/>
        <w:spacing w:after="0" w:line="240" w:lineRule="auto"/>
        <w:rPr>
          <w:rFonts w:cs="B Nazanin"/>
          <w:color w:val="000000"/>
          <w:rtl/>
        </w:rPr>
      </w:pPr>
    </w:p>
    <w:p w:rsidR="005E5D29" w:rsidRPr="001A14D3" w:rsidRDefault="004E08CD" w:rsidP="004E08CD">
      <w:pPr>
        <w:autoSpaceDE w:val="0"/>
        <w:autoSpaceDN w:val="0"/>
        <w:adjustRightInd w:val="0"/>
        <w:spacing w:after="0" w:line="240" w:lineRule="auto"/>
        <w:jc w:val="both"/>
        <w:rPr>
          <w:rFonts w:cs="B Nazanin"/>
          <w:color w:val="000000"/>
          <w:rtl/>
        </w:rPr>
      </w:pPr>
      <w:r w:rsidRPr="001A14D3">
        <w:rPr>
          <w:rFonts w:cs="B Nazanin"/>
          <w:b/>
          <w:bCs/>
          <w:color w:val="000000"/>
          <w:rtl/>
        </w:rPr>
        <w:lastRenderedPageBreak/>
        <w:t>نتیجه:</w:t>
      </w:r>
      <w:r w:rsidRPr="001A14D3">
        <w:rPr>
          <w:rFonts w:cs="B Nazanin"/>
          <w:color w:val="000000"/>
          <w:rtl/>
        </w:rPr>
        <w:t xml:space="preserve"> </w:t>
      </w:r>
      <w:r w:rsidR="005E5D29" w:rsidRPr="001A14D3">
        <w:rPr>
          <w:rFonts w:cs="B Nazanin"/>
          <w:color w:val="000000"/>
          <w:rtl/>
        </w:rPr>
        <w:t>در</w:t>
      </w:r>
      <w:r w:rsidR="005E5D29" w:rsidRPr="001A14D3">
        <w:rPr>
          <w:rFonts w:cs="B Nazanin"/>
          <w:color w:val="000000"/>
        </w:rPr>
        <w:t xml:space="preserve"> </w:t>
      </w:r>
      <w:r w:rsidR="005E5D29" w:rsidRPr="001A14D3">
        <w:rPr>
          <w:rFonts w:cs="B Nazanin"/>
          <w:color w:val="000000"/>
          <w:rtl/>
        </w:rPr>
        <w:t>نهایت</w:t>
      </w:r>
      <w:r w:rsidR="005E5D29" w:rsidRPr="001A14D3">
        <w:rPr>
          <w:rFonts w:cs="B Nazanin"/>
          <w:color w:val="000000"/>
        </w:rPr>
        <w:t xml:space="preserve"> </w:t>
      </w:r>
      <w:r w:rsidR="005E5D29" w:rsidRPr="001A14D3">
        <w:rPr>
          <w:rFonts w:cs="B Nazanin"/>
          <w:color w:val="000000"/>
          <w:rtl/>
        </w:rPr>
        <w:t>با</w:t>
      </w:r>
      <w:r w:rsidR="005E5D29" w:rsidRPr="001A14D3">
        <w:rPr>
          <w:rFonts w:cs="B Nazanin"/>
          <w:color w:val="000000"/>
        </w:rPr>
        <w:t xml:space="preserve"> </w:t>
      </w:r>
      <w:r w:rsidR="005E5D29" w:rsidRPr="001A14D3">
        <w:rPr>
          <w:rFonts w:cs="B Nazanin"/>
          <w:color w:val="000000"/>
          <w:rtl/>
        </w:rPr>
        <w:t>درنظر گرفتن</w:t>
      </w:r>
      <w:r w:rsidR="005E5D29" w:rsidRPr="001A14D3">
        <w:rPr>
          <w:rFonts w:cs="B Nazanin"/>
          <w:color w:val="000000"/>
        </w:rPr>
        <w:t xml:space="preserve"> </w:t>
      </w:r>
      <w:r w:rsidR="005E5D29" w:rsidRPr="001A14D3">
        <w:rPr>
          <w:rFonts w:cs="B Nazanin"/>
          <w:color w:val="000000"/>
          <w:rtl/>
        </w:rPr>
        <w:t xml:space="preserve"> انعطاف پذیری و کاربرد </w:t>
      </w:r>
      <w:r w:rsidR="005E5D29" w:rsidRPr="00315348">
        <w:rPr>
          <w:rFonts w:cs="B Nazanin"/>
          <w:b/>
          <w:bCs/>
          <w:color w:val="FF0000"/>
        </w:rPr>
        <w:t>scrum</w:t>
      </w:r>
      <w:r w:rsidR="005E5D29" w:rsidRPr="001A14D3">
        <w:rPr>
          <w:rFonts w:cs="B Nazanin"/>
          <w:color w:val="000000"/>
        </w:rPr>
        <w:t xml:space="preserve"> </w:t>
      </w:r>
      <w:r w:rsidR="005E5D29" w:rsidRPr="001A14D3">
        <w:rPr>
          <w:rFonts w:cs="B Nazanin"/>
          <w:color w:val="000000"/>
          <w:rtl/>
        </w:rPr>
        <w:t xml:space="preserve"> برای استفاده در پروژه های </w:t>
      </w:r>
      <w:r w:rsidR="005E5D29" w:rsidRPr="001A14D3">
        <w:rPr>
          <w:rFonts w:cs="B Nazanin"/>
          <w:color w:val="000000"/>
        </w:rPr>
        <w:t xml:space="preserve"> startup </w:t>
      </w:r>
      <w:r w:rsidR="005E5D29" w:rsidRPr="001A14D3">
        <w:rPr>
          <w:rFonts w:cs="B Nazanin"/>
          <w:color w:val="000000"/>
          <w:rtl/>
        </w:rPr>
        <w:t xml:space="preserve">ای که به صورت </w:t>
      </w:r>
      <w:r w:rsidR="005E5D29" w:rsidRPr="001A14D3">
        <w:rPr>
          <w:rFonts w:cs="B Nazanin"/>
          <w:color w:val="000000"/>
        </w:rPr>
        <w:t xml:space="preserve">complex  </w:t>
      </w:r>
      <w:r w:rsidR="005E5D29" w:rsidRPr="001A14D3">
        <w:rPr>
          <w:rFonts w:cs="B Nazanin"/>
          <w:color w:val="000000"/>
          <w:rtl/>
        </w:rPr>
        <w:t xml:space="preserve">با ذات </w:t>
      </w:r>
      <w:r w:rsidR="005E5D29" w:rsidRPr="001A14D3">
        <w:rPr>
          <w:rFonts w:cs="B Nazanin"/>
          <w:color w:val="000000"/>
        </w:rPr>
        <w:t xml:space="preserve">adoptive </w:t>
      </w:r>
      <w:r w:rsidR="005E5D29" w:rsidRPr="001A14D3">
        <w:rPr>
          <w:rFonts w:cs="B Nazanin"/>
          <w:color w:val="000000"/>
          <w:rtl/>
        </w:rPr>
        <w:t xml:space="preserve"> هستند و همچنین  به خاطر افزایشی بودن توسعه در آن که باعث پایداری پروژه در برابر تغییرات و نیازمندی های جدید می شود،و در نهایت با توجه به داشتن شرایط و تجربه لازم برای استفاده از</w:t>
      </w:r>
      <w:r w:rsidR="005E5D29" w:rsidRPr="001A14D3">
        <w:rPr>
          <w:rFonts w:cs="B Nazanin"/>
          <w:color w:val="FF0000"/>
        </w:rPr>
        <w:t xml:space="preserve"> </w:t>
      </w:r>
      <w:r w:rsidR="005E5D29" w:rsidRPr="00315348">
        <w:rPr>
          <w:rFonts w:cs="B Nazanin"/>
          <w:b/>
          <w:bCs/>
          <w:color w:val="FF0000"/>
        </w:rPr>
        <w:t>scrum</w:t>
      </w:r>
      <w:r w:rsidR="005E5D29" w:rsidRPr="00315348">
        <w:rPr>
          <w:rFonts w:cs="B Nazanin"/>
          <w:color w:val="000000"/>
        </w:rPr>
        <w:t xml:space="preserve"> </w:t>
      </w:r>
      <w:r w:rsidR="005E5D29" w:rsidRPr="001A14D3">
        <w:rPr>
          <w:rFonts w:cs="B Nazanin"/>
          <w:color w:val="000000"/>
          <w:rtl/>
        </w:rPr>
        <w:t xml:space="preserve"> ،از آن برای توسعه پروژه استفاده می شود.</w:t>
      </w:r>
    </w:p>
    <w:p w:rsidR="00C26DDE" w:rsidRPr="001A14D3" w:rsidRDefault="00C26DDE" w:rsidP="004E08CD">
      <w:pPr>
        <w:autoSpaceDE w:val="0"/>
        <w:autoSpaceDN w:val="0"/>
        <w:adjustRightInd w:val="0"/>
        <w:spacing w:after="0" w:line="240" w:lineRule="auto"/>
        <w:jc w:val="both"/>
        <w:rPr>
          <w:rFonts w:cs="B Nazanin"/>
          <w:color w:val="000000"/>
          <w:rtl/>
        </w:rPr>
      </w:pPr>
    </w:p>
    <w:p w:rsidR="00C26DDE" w:rsidRPr="00B07A3F" w:rsidRDefault="001775EC" w:rsidP="00B07A3F">
      <w:pPr>
        <w:pStyle w:val="Heading3"/>
        <w:rPr>
          <w:rFonts w:asciiTheme="minorHAnsi" w:hAnsiTheme="minorHAnsi" w:cs="B Nazanin"/>
          <w:rtl/>
        </w:rPr>
      </w:pPr>
      <w:bookmarkStart w:id="23" w:name="_Toc47434975"/>
      <w:bookmarkStart w:id="24" w:name="_Toc47446154"/>
      <w:r w:rsidRPr="001A14D3">
        <w:rPr>
          <w:rFonts w:asciiTheme="minorHAnsi" w:hAnsiTheme="minorHAnsi" w:cs="B Nazanin"/>
        </w:rPr>
        <w:t>Process Model</w:t>
      </w:r>
      <w:bookmarkEnd w:id="23"/>
      <w:bookmarkEnd w:id="24"/>
    </w:p>
    <w:tbl>
      <w:tblPr>
        <w:tblStyle w:val="TableGrid"/>
        <w:tblpPr w:leftFromText="180" w:rightFromText="180" w:vertAnchor="text" w:horzAnchor="margin" w:tblpXSpec="center" w:tblpY="105"/>
        <w:bidiVisual/>
        <w:tblW w:w="10127" w:type="dxa"/>
        <w:tblLayout w:type="fixed"/>
        <w:tblLook w:val="04A0" w:firstRow="1" w:lastRow="0" w:firstColumn="1" w:lastColumn="0" w:noHBand="0" w:noVBand="1"/>
      </w:tblPr>
      <w:tblGrid>
        <w:gridCol w:w="602"/>
        <w:gridCol w:w="1587"/>
        <w:gridCol w:w="1275"/>
        <w:gridCol w:w="1472"/>
        <w:gridCol w:w="1080"/>
        <w:gridCol w:w="850"/>
        <w:gridCol w:w="993"/>
        <w:gridCol w:w="992"/>
        <w:gridCol w:w="1276"/>
      </w:tblGrid>
      <w:tr w:rsidR="004E08CD" w:rsidRPr="001A14D3" w:rsidTr="004E08CD">
        <w:trPr>
          <w:trHeight w:val="1125"/>
        </w:trPr>
        <w:tc>
          <w:tcPr>
            <w:tcW w:w="602" w:type="dxa"/>
          </w:tcPr>
          <w:p w:rsidR="004E08CD" w:rsidRPr="001A14D3" w:rsidRDefault="001775EC" w:rsidP="004E08CD">
            <w:pPr>
              <w:autoSpaceDE w:val="0"/>
              <w:autoSpaceDN w:val="0"/>
              <w:adjustRightInd w:val="0"/>
              <w:jc w:val="center"/>
              <w:rPr>
                <w:rFonts w:cs="B Nazanin"/>
                <w:color w:val="000000"/>
                <w:sz w:val="20"/>
                <w:szCs w:val="20"/>
              </w:rPr>
            </w:pPr>
            <w:r w:rsidRPr="001A14D3">
              <w:rPr>
                <w:rFonts w:cs="B Nazanin"/>
                <w:color w:val="000000"/>
                <w:sz w:val="20"/>
                <w:szCs w:val="20"/>
              </w:rPr>
              <w:t>S</w:t>
            </w:r>
            <w:r w:rsidR="004E08CD" w:rsidRPr="001A14D3">
              <w:rPr>
                <w:rFonts w:cs="B Nazanin"/>
                <w:color w:val="000000"/>
                <w:sz w:val="20"/>
                <w:szCs w:val="20"/>
              </w:rPr>
              <w:t>um</w:t>
            </w:r>
          </w:p>
        </w:tc>
        <w:tc>
          <w:tcPr>
            <w:tcW w:w="1587" w:type="dxa"/>
          </w:tcPr>
          <w:p w:rsidR="004E08CD" w:rsidRPr="001A14D3" w:rsidRDefault="004E08CD" w:rsidP="004E08CD">
            <w:pPr>
              <w:autoSpaceDE w:val="0"/>
              <w:autoSpaceDN w:val="0"/>
              <w:adjustRightInd w:val="0"/>
              <w:jc w:val="center"/>
              <w:rPr>
                <w:rFonts w:cs="B Nazanin"/>
                <w:color w:val="000000"/>
                <w:sz w:val="20"/>
                <w:szCs w:val="20"/>
                <w:rtl/>
              </w:rPr>
            </w:pPr>
            <w:r w:rsidRPr="001A14D3">
              <w:rPr>
                <w:rFonts w:cs="B Nazanin"/>
                <w:color w:val="000000"/>
                <w:sz w:val="20"/>
                <w:szCs w:val="20"/>
              </w:rPr>
              <w:t>Management of Premade part</w:t>
            </w:r>
          </w:p>
          <w:p w:rsidR="004E08CD" w:rsidRPr="001A14D3" w:rsidRDefault="004E08CD" w:rsidP="004E08CD">
            <w:pPr>
              <w:autoSpaceDE w:val="0"/>
              <w:autoSpaceDN w:val="0"/>
              <w:adjustRightInd w:val="0"/>
              <w:jc w:val="center"/>
              <w:rPr>
                <w:rFonts w:cs="B Nazanin"/>
                <w:color w:val="000000"/>
                <w:sz w:val="20"/>
                <w:szCs w:val="20"/>
              </w:rPr>
            </w:pPr>
            <w:r w:rsidRPr="001A14D3">
              <w:rPr>
                <w:rFonts w:cs="B Nazanin"/>
                <w:color w:val="000000"/>
                <w:sz w:val="20"/>
                <w:szCs w:val="20"/>
              </w:rPr>
              <w:t>(0,5)</w:t>
            </w:r>
          </w:p>
        </w:tc>
        <w:tc>
          <w:tcPr>
            <w:tcW w:w="1275" w:type="dxa"/>
          </w:tcPr>
          <w:p w:rsidR="004E08CD" w:rsidRPr="001A14D3" w:rsidRDefault="004E08CD" w:rsidP="004E08CD">
            <w:pPr>
              <w:autoSpaceDE w:val="0"/>
              <w:autoSpaceDN w:val="0"/>
              <w:adjustRightInd w:val="0"/>
              <w:jc w:val="center"/>
              <w:rPr>
                <w:rFonts w:cs="B Nazanin"/>
                <w:color w:val="000000"/>
                <w:sz w:val="20"/>
                <w:szCs w:val="20"/>
                <w:rtl/>
              </w:rPr>
            </w:pPr>
            <w:r w:rsidRPr="001A14D3">
              <w:rPr>
                <w:rFonts w:cs="B Nazanin"/>
                <w:color w:val="000000"/>
                <w:sz w:val="20"/>
                <w:szCs w:val="20"/>
              </w:rPr>
              <w:t>User</w:t>
            </w:r>
            <w:r w:rsidRPr="001A14D3">
              <w:rPr>
                <w:rFonts w:cs="B Nazanin"/>
                <w:b/>
                <w:bCs/>
                <w:color w:val="000000"/>
                <w:sz w:val="20"/>
                <w:szCs w:val="20"/>
              </w:rPr>
              <w:t xml:space="preserve"> interface</w:t>
            </w:r>
          </w:p>
          <w:p w:rsidR="004E08CD" w:rsidRPr="001A14D3" w:rsidRDefault="004E08CD" w:rsidP="004E08CD">
            <w:pPr>
              <w:autoSpaceDE w:val="0"/>
              <w:autoSpaceDN w:val="0"/>
              <w:adjustRightInd w:val="0"/>
              <w:jc w:val="center"/>
              <w:rPr>
                <w:rFonts w:cs="B Nazanin"/>
                <w:color w:val="000000"/>
                <w:sz w:val="20"/>
                <w:szCs w:val="20"/>
                <w:rtl/>
              </w:rPr>
            </w:pPr>
            <w:r w:rsidRPr="001A14D3">
              <w:rPr>
                <w:rFonts w:cs="B Nazanin"/>
                <w:color w:val="000000"/>
                <w:sz w:val="20"/>
                <w:szCs w:val="20"/>
              </w:rPr>
              <w:t>(0,5)</w:t>
            </w:r>
          </w:p>
        </w:tc>
        <w:tc>
          <w:tcPr>
            <w:tcW w:w="1472" w:type="dxa"/>
          </w:tcPr>
          <w:p w:rsidR="004E08CD" w:rsidRPr="001A14D3" w:rsidRDefault="004E08CD" w:rsidP="004E08CD">
            <w:pPr>
              <w:autoSpaceDE w:val="0"/>
              <w:autoSpaceDN w:val="0"/>
              <w:adjustRightInd w:val="0"/>
              <w:jc w:val="center"/>
              <w:rPr>
                <w:rFonts w:cs="B Nazanin"/>
                <w:color w:val="000000"/>
                <w:sz w:val="20"/>
                <w:szCs w:val="20"/>
              </w:rPr>
            </w:pPr>
            <w:r w:rsidRPr="001A14D3">
              <w:rPr>
                <w:rFonts w:cs="B Nazanin"/>
                <w:color w:val="000000"/>
                <w:sz w:val="20"/>
                <w:szCs w:val="20"/>
              </w:rPr>
              <w:t>Risk  management</w:t>
            </w:r>
          </w:p>
          <w:p w:rsidR="004E08CD" w:rsidRPr="001A14D3" w:rsidRDefault="004E08CD" w:rsidP="004E08CD">
            <w:pPr>
              <w:autoSpaceDE w:val="0"/>
              <w:autoSpaceDN w:val="0"/>
              <w:adjustRightInd w:val="0"/>
              <w:jc w:val="center"/>
              <w:rPr>
                <w:rFonts w:cs="B Nazanin"/>
                <w:color w:val="000000"/>
                <w:sz w:val="20"/>
                <w:szCs w:val="20"/>
                <w:rtl/>
              </w:rPr>
            </w:pPr>
            <w:r w:rsidRPr="001A14D3">
              <w:rPr>
                <w:rFonts w:cs="B Nazanin"/>
                <w:color w:val="000000"/>
                <w:sz w:val="20"/>
                <w:szCs w:val="20"/>
              </w:rPr>
              <w:t>(0,5)</w:t>
            </w:r>
          </w:p>
        </w:tc>
        <w:tc>
          <w:tcPr>
            <w:tcW w:w="1080" w:type="dxa"/>
          </w:tcPr>
          <w:p w:rsidR="004E08CD" w:rsidRPr="001A14D3" w:rsidRDefault="004E08CD" w:rsidP="004E08CD">
            <w:pPr>
              <w:autoSpaceDE w:val="0"/>
              <w:autoSpaceDN w:val="0"/>
              <w:adjustRightInd w:val="0"/>
              <w:jc w:val="center"/>
              <w:rPr>
                <w:rFonts w:cs="B Nazanin"/>
                <w:color w:val="000000"/>
                <w:sz w:val="20"/>
                <w:szCs w:val="20"/>
              </w:rPr>
            </w:pPr>
            <w:r w:rsidRPr="001A14D3">
              <w:rPr>
                <w:rFonts w:cs="B Nazanin"/>
                <w:color w:val="000000"/>
                <w:sz w:val="20"/>
                <w:szCs w:val="20"/>
              </w:rPr>
              <w:t>Security management</w:t>
            </w:r>
          </w:p>
          <w:p w:rsidR="004E08CD" w:rsidRPr="001A14D3" w:rsidRDefault="004E08CD" w:rsidP="004E08CD">
            <w:pPr>
              <w:autoSpaceDE w:val="0"/>
              <w:autoSpaceDN w:val="0"/>
              <w:adjustRightInd w:val="0"/>
              <w:jc w:val="center"/>
              <w:rPr>
                <w:rFonts w:cs="B Nazanin"/>
                <w:color w:val="000000"/>
                <w:sz w:val="20"/>
                <w:szCs w:val="20"/>
                <w:rtl/>
              </w:rPr>
            </w:pPr>
            <w:r w:rsidRPr="001A14D3">
              <w:rPr>
                <w:rFonts w:cs="B Nazanin"/>
                <w:color w:val="000000"/>
                <w:sz w:val="20"/>
                <w:szCs w:val="20"/>
              </w:rPr>
              <w:t>(0,5)</w:t>
            </w:r>
          </w:p>
        </w:tc>
        <w:tc>
          <w:tcPr>
            <w:tcW w:w="850" w:type="dxa"/>
          </w:tcPr>
          <w:p w:rsidR="004E08CD" w:rsidRPr="001A14D3" w:rsidRDefault="004E08CD" w:rsidP="004E08CD">
            <w:pPr>
              <w:autoSpaceDE w:val="0"/>
              <w:autoSpaceDN w:val="0"/>
              <w:adjustRightInd w:val="0"/>
              <w:jc w:val="center"/>
              <w:rPr>
                <w:rFonts w:cs="B Nazanin"/>
                <w:color w:val="000000"/>
                <w:sz w:val="20"/>
                <w:szCs w:val="20"/>
                <w:rtl/>
              </w:rPr>
            </w:pPr>
            <w:r w:rsidRPr="001A14D3">
              <w:rPr>
                <w:rFonts w:cs="B Nazanin"/>
                <w:color w:val="000000"/>
                <w:sz w:val="20"/>
                <w:szCs w:val="20"/>
              </w:rPr>
              <w:t>Adoptability</w:t>
            </w:r>
          </w:p>
          <w:p w:rsidR="004E08CD" w:rsidRPr="001A14D3" w:rsidRDefault="004E08CD" w:rsidP="004E08CD">
            <w:pPr>
              <w:autoSpaceDE w:val="0"/>
              <w:autoSpaceDN w:val="0"/>
              <w:adjustRightInd w:val="0"/>
              <w:jc w:val="center"/>
              <w:rPr>
                <w:rFonts w:cs="B Nazanin"/>
                <w:color w:val="000000"/>
                <w:sz w:val="20"/>
                <w:szCs w:val="20"/>
                <w:rtl/>
              </w:rPr>
            </w:pPr>
            <w:r w:rsidRPr="001A14D3">
              <w:rPr>
                <w:rFonts w:cs="B Nazanin"/>
                <w:color w:val="000000"/>
                <w:sz w:val="20"/>
                <w:szCs w:val="20"/>
              </w:rPr>
              <w:t>(0,5)</w:t>
            </w:r>
          </w:p>
        </w:tc>
        <w:tc>
          <w:tcPr>
            <w:tcW w:w="993" w:type="dxa"/>
          </w:tcPr>
          <w:p w:rsidR="004E08CD" w:rsidRPr="001A14D3" w:rsidRDefault="004E08CD" w:rsidP="004E08CD">
            <w:pPr>
              <w:autoSpaceDE w:val="0"/>
              <w:autoSpaceDN w:val="0"/>
              <w:adjustRightInd w:val="0"/>
              <w:jc w:val="center"/>
              <w:rPr>
                <w:rFonts w:cs="B Nazanin"/>
                <w:color w:val="000000"/>
                <w:sz w:val="20"/>
                <w:szCs w:val="20"/>
              </w:rPr>
            </w:pPr>
            <w:r w:rsidRPr="001A14D3">
              <w:rPr>
                <w:rFonts w:cs="B Nazanin"/>
                <w:color w:val="000000"/>
                <w:sz w:val="20"/>
                <w:szCs w:val="20"/>
              </w:rPr>
              <w:t>Time</w:t>
            </w:r>
          </w:p>
          <w:p w:rsidR="004E08CD" w:rsidRPr="001A14D3" w:rsidRDefault="004E08CD" w:rsidP="004E08CD">
            <w:pPr>
              <w:autoSpaceDE w:val="0"/>
              <w:autoSpaceDN w:val="0"/>
              <w:adjustRightInd w:val="0"/>
              <w:jc w:val="center"/>
              <w:rPr>
                <w:rFonts w:cs="B Nazanin"/>
                <w:color w:val="000000"/>
                <w:sz w:val="20"/>
                <w:szCs w:val="20"/>
              </w:rPr>
            </w:pPr>
            <w:r w:rsidRPr="001A14D3">
              <w:rPr>
                <w:rFonts w:cs="B Nazanin"/>
                <w:color w:val="000000"/>
                <w:sz w:val="20"/>
                <w:szCs w:val="20"/>
              </w:rPr>
              <w:t>Management</w:t>
            </w:r>
          </w:p>
          <w:p w:rsidR="004E08CD" w:rsidRPr="001A14D3" w:rsidRDefault="004E08CD" w:rsidP="004E08CD">
            <w:pPr>
              <w:autoSpaceDE w:val="0"/>
              <w:autoSpaceDN w:val="0"/>
              <w:adjustRightInd w:val="0"/>
              <w:jc w:val="center"/>
              <w:rPr>
                <w:rFonts w:cs="B Nazanin"/>
                <w:color w:val="000000"/>
                <w:sz w:val="20"/>
                <w:szCs w:val="20"/>
                <w:rtl/>
              </w:rPr>
            </w:pPr>
            <w:r w:rsidRPr="001A14D3">
              <w:rPr>
                <w:rFonts w:cs="B Nazanin"/>
                <w:color w:val="000000"/>
                <w:sz w:val="20"/>
                <w:szCs w:val="20"/>
              </w:rPr>
              <w:t>(0,5)</w:t>
            </w:r>
          </w:p>
        </w:tc>
        <w:tc>
          <w:tcPr>
            <w:tcW w:w="992" w:type="dxa"/>
          </w:tcPr>
          <w:p w:rsidR="004E08CD" w:rsidRPr="001A14D3" w:rsidRDefault="004E08CD" w:rsidP="004E08CD">
            <w:pPr>
              <w:autoSpaceDE w:val="0"/>
              <w:autoSpaceDN w:val="0"/>
              <w:adjustRightInd w:val="0"/>
              <w:jc w:val="center"/>
              <w:rPr>
                <w:rFonts w:cs="B Nazanin"/>
                <w:color w:val="000000"/>
                <w:sz w:val="20"/>
                <w:szCs w:val="20"/>
              </w:rPr>
            </w:pPr>
            <w:r w:rsidRPr="001A14D3">
              <w:rPr>
                <w:rFonts w:cs="B Nazanin"/>
                <w:color w:val="000000"/>
                <w:sz w:val="20"/>
                <w:szCs w:val="20"/>
              </w:rPr>
              <w:t>Cost</w:t>
            </w:r>
          </w:p>
          <w:p w:rsidR="004E08CD" w:rsidRPr="001A14D3" w:rsidRDefault="004E08CD" w:rsidP="004E08CD">
            <w:pPr>
              <w:autoSpaceDE w:val="0"/>
              <w:autoSpaceDN w:val="0"/>
              <w:adjustRightInd w:val="0"/>
              <w:jc w:val="center"/>
              <w:rPr>
                <w:rFonts w:cs="B Nazanin"/>
                <w:color w:val="000000"/>
                <w:sz w:val="20"/>
                <w:szCs w:val="20"/>
              </w:rPr>
            </w:pPr>
            <w:r w:rsidRPr="001A14D3">
              <w:rPr>
                <w:rFonts w:cs="B Nazanin"/>
                <w:color w:val="000000"/>
                <w:sz w:val="20"/>
                <w:szCs w:val="20"/>
              </w:rPr>
              <w:t>Management</w:t>
            </w:r>
          </w:p>
          <w:p w:rsidR="004E08CD" w:rsidRPr="001A14D3" w:rsidRDefault="004E08CD" w:rsidP="004E08CD">
            <w:pPr>
              <w:autoSpaceDE w:val="0"/>
              <w:autoSpaceDN w:val="0"/>
              <w:adjustRightInd w:val="0"/>
              <w:jc w:val="center"/>
              <w:rPr>
                <w:rFonts w:cs="B Nazanin"/>
                <w:color w:val="000000"/>
                <w:sz w:val="20"/>
                <w:szCs w:val="20"/>
                <w:rtl/>
              </w:rPr>
            </w:pPr>
            <w:r w:rsidRPr="001A14D3">
              <w:rPr>
                <w:rFonts w:cs="B Nazanin"/>
                <w:color w:val="000000"/>
                <w:sz w:val="20"/>
                <w:szCs w:val="20"/>
              </w:rPr>
              <w:t>(0,5)</w:t>
            </w:r>
          </w:p>
        </w:tc>
        <w:tc>
          <w:tcPr>
            <w:tcW w:w="1276" w:type="dxa"/>
          </w:tcPr>
          <w:p w:rsidR="004E08CD" w:rsidRPr="001A14D3" w:rsidRDefault="004E08CD" w:rsidP="004E08CD">
            <w:pPr>
              <w:autoSpaceDE w:val="0"/>
              <w:autoSpaceDN w:val="0"/>
              <w:adjustRightInd w:val="0"/>
              <w:jc w:val="center"/>
              <w:rPr>
                <w:rFonts w:cs="B Nazanin"/>
                <w:color w:val="000000"/>
                <w:sz w:val="20"/>
                <w:szCs w:val="20"/>
              </w:rPr>
            </w:pPr>
            <w:r w:rsidRPr="001A14D3">
              <w:rPr>
                <w:rFonts w:cs="B Nazanin"/>
                <w:color w:val="000000"/>
                <w:sz w:val="20"/>
                <w:szCs w:val="20"/>
              </w:rPr>
              <w:t>Process</w:t>
            </w:r>
          </w:p>
          <w:p w:rsidR="004E08CD" w:rsidRPr="001A14D3" w:rsidRDefault="004E08CD" w:rsidP="004E08CD">
            <w:pPr>
              <w:autoSpaceDE w:val="0"/>
              <w:autoSpaceDN w:val="0"/>
              <w:adjustRightInd w:val="0"/>
              <w:jc w:val="center"/>
              <w:rPr>
                <w:rFonts w:cs="B Nazanin"/>
                <w:color w:val="000000"/>
                <w:sz w:val="20"/>
                <w:szCs w:val="20"/>
                <w:rtl/>
              </w:rPr>
            </w:pPr>
            <w:r w:rsidRPr="001A14D3">
              <w:rPr>
                <w:rFonts w:cs="B Nazanin"/>
                <w:color w:val="000000"/>
                <w:sz w:val="20"/>
                <w:szCs w:val="20"/>
              </w:rPr>
              <w:t>Model</w:t>
            </w:r>
          </w:p>
        </w:tc>
      </w:tr>
      <w:tr w:rsidR="004E08CD" w:rsidRPr="001A14D3" w:rsidTr="004E08CD">
        <w:trPr>
          <w:trHeight w:val="278"/>
        </w:trPr>
        <w:tc>
          <w:tcPr>
            <w:tcW w:w="60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5</w:t>
            </w:r>
          </w:p>
        </w:tc>
        <w:tc>
          <w:tcPr>
            <w:tcW w:w="1587"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0</w:t>
            </w:r>
          </w:p>
        </w:tc>
        <w:tc>
          <w:tcPr>
            <w:tcW w:w="1275"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0</w:t>
            </w:r>
          </w:p>
        </w:tc>
        <w:tc>
          <w:tcPr>
            <w:tcW w:w="147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0</w:t>
            </w:r>
          </w:p>
        </w:tc>
        <w:tc>
          <w:tcPr>
            <w:tcW w:w="108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0</w:t>
            </w:r>
          </w:p>
        </w:tc>
        <w:tc>
          <w:tcPr>
            <w:tcW w:w="85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5</w:t>
            </w:r>
          </w:p>
        </w:tc>
        <w:tc>
          <w:tcPr>
            <w:tcW w:w="993"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0</w:t>
            </w:r>
          </w:p>
        </w:tc>
        <w:tc>
          <w:tcPr>
            <w:tcW w:w="99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0</w:t>
            </w:r>
          </w:p>
        </w:tc>
        <w:tc>
          <w:tcPr>
            <w:tcW w:w="1276" w:type="dxa"/>
          </w:tcPr>
          <w:p w:rsidR="004E08CD" w:rsidRPr="001A14D3" w:rsidRDefault="004E08CD" w:rsidP="004E08CD">
            <w:pPr>
              <w:autoSpaceDE w:val="0"/>
              <w:autoSpaceDN w:val="0"/>
              <w:adjustRightInd w:val="0"/>
              <w:jc w:val="center"/>
              <w:rPr>
                <w:rFonts w:cs="B Nazanin"/>
                <w:color w:val="000000"/>
                <w:sz w:val="20"/>
                <w:szCs w:val="20"/>
              </w:rPr>
            </w:pPr>
            <w:r w:rsidRPr="001A14D3">
              <w:rPr>
                <w:rFonts w:cs="B Nazanin"/>
                <w:color w:val="000000"/>
                <w:sz w:val="20"/>
                <w:szCs w:val="20"/>
              </w:rPr>
              <w:t>Code and fix</w:t>
            </w:r>
          </w:p>
          <w:p w:rsidR="004E08CD" w:rsidRPr="001A14D3" w:rsidRDefault="004E08CD" w:rsidP="004E08CD">
            <w:pPr>
              <w:autoSpaceDE w:val="0"/>
              <w:autoSpaceDN w:val="0"/>
              <w:adjustRightInd w:val="0"/>
              <w:rPr>
                <w:rFonts w:cs="B Nazanin"/>
                <w:color w:val="000000"/>
                <w:rtl/>
              </w:rPr>
            </w:pPr>
          </w:p>
        </w:tc>
      </w:tr>
      <w:tr w:rsidR="004E08CD" w:rsidRPr="001A14D3" w:rsidTr="004E08CD">
        <w:trPr>
          <w:trHeight w:val="312"/>
        </w:trPr>
        <w:tc>
          <w:tcPr>
            <w:tcW w:w="60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16</w:t>
            </w:r>
          </w:p>
        </w:tc>
        <w:tc>
          <w:tcPr>
            <w:tcW w:w="1587"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0</w:t>
            </w:r>
          </w:p>
        </w:tc>
        <w:tc>
          <w:tcPr>
            <w:tcW w:w="1275"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1</w:t>
            </w:r>
          </w:p>
        </w:tc>
        <w:tc>
          <w:tcPr>
            <w:tcW w:w="147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4</w:t>
            </w:r>
          </w:p>
        </w:tc>
        <w:tc>
          <w:tcPr>
            <w:tcW w:w="108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3</w:t>
            </w:r>
          </w:p>
        </w:tc>
        <w:tc>
          <w:tcPr>
            <w:tcW w:w="85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0</w:t>
            </w:r>
          </w:p>
        </w:tc>
        <w:tc>
          <w:tcPr>
            <w:tcW w:w="993"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5</w:t>
            </w:r>
          </w:p>
        </w:tc>
        <w:tc>
          <w:tcPr>
            <w:tcW w:w="99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3</w:t>
            </w:r>
          </w:p>
        </w:tc>
        <w:tc>
          <w:tcPr>
            <w:tcW w:w="1276" w:type="dxa"/>
          </w:tcPr>
          <w:p w:rsidR="004E08CD" w:rsidRPr="001A14D3" w:rsidRDefault="004E08CD" w:rsidP="004E08CD">
            <w:pPr>
              <w:autoSpaceDE w:val="0"/>
              <w:autoSpaceDN w:val="0"/>
              <w:adjustRightInd w:val="0"/>
              <w:jc w:val="center"/>
              <w:rPr>
                <w:rFonts w:cs="B Nazanin"/>
                <w:color w:val="000000"/>
                <w:sz w:val="18"/>
                <w:szCs w:val="18"/>
                <w:rtl/>
              </w:rPr>
            </w:pPr>
            <w:r w:rsidRPr="001A14D3">
              <w:rPr>
                <w:rFonts w:cs="B Nazanin"/>
                <w:color w:val="000000"/>
                <w:sz w:val="18"/>
                <w:szCs w:val="18"/>
              </w:rPr>
              <w:t>The waterfall</w:t>
            </w:r>
          </w:p>
        </w:tc>
      </w:tr>
      <w:tr w:rsidR="004E08CD" w:rsidRPr="001A14D3" w:rsidTr="004E08CD">
        <w:trPr>
          <w:trHeight w:val="312"/>
        </w:trPr>
        <w:tc>
          <w:tcPr>
            <w:tcW w:w="60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12</w:t>
            </w:r>
          </w:p>
        </w:tc>
        <w:tc>
          <w:tcPr>
            <w:tcW w:w="1587"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0</w:t>
            </w:r>
          </w:p>
        </w:tc>
        <w:tc>
          <w:tcPr>
            <w:tcW w:w="1275"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1</w:t>
            </w:r>
          </w:p>
        </w:tc>
        <w:tc>
          <w:tcPr>
            <w:tcW w:w="147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3</w:t>
            </w:r>
          </w:p>
        </w:tc>
        <w:tc>
          <w:tcPr>
            <w:tcW w:w="108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4</w:t>
            </w:r>
          </w:p>
        </w:tc>
        <w:tc>
          <w:tcPr>
            <w:tcW w:w="85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1</w:t>
            </w:r>
          </w:p>
        </w:tc>
        <w:tc>
          <w:tcPr>
            <w:tcW w:w="993"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2</w:t>
            </w:r>
          </w:p>
        </w:tc>
        <w:tc>
          <w:tcPr>
            <w:tcW w:w="99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1</w:t>
            </w:r>
          </w:p>
        </w:tc>
        <w:tc>
          <w:tcPr>
            <w:tcW w:w="1276"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V-model</w:t>
            </w:r>
          </w:p>
        </w:tc>
      </w:tr>
      <w:tr w:rsidR="004E08CD" w:rsidRPr="001A14D3" w:rsidTr="004E08CD">
        <w:trPr>
          <w:trHeight w:val="312"/>
        </w:trPr>
        <w:tc>
          <w:tcPr>
            <w:tcW w:w="60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15</w:t>
            </w:r>
          </w:p>
        </w:tc>
        <w:tc>
          <w:tcPr>
            <w:tcW w:w="1587"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0</w:t>
            </w:r>
          </w:p>
        </w:tc>
        <w:tc>
          <w:tcPr>
            <w:tcW w:w="1275"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2</w:t>
            </w:r>
          </w:p>
        </w:tc>
        <w:tc>
          <w:tcPr>
            <w:tcW w:w="147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2</w:t>
            </w:r>
          </w:p>
        </w:tc>
        <w:tc>
          <w:tcPr>
            <w:tcW w:w="108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3</w:t>
            </w:r>
          </w:p>
        </w:tc>
        <w:tc>
          <w:tcPr>
            <w:tcW w:w="85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3</w:t>
            </w:r>
          </w:p>
        </w:tc>
        <w:tc>
          <w:tcPr>
            <w:tcW w:w="993"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3</w:t>
            </w:r>
          </w:p>
        </w:tc>
        <w:tc>
          <w:tcPr>
            <w:tcW w:w="99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2</w:t>
            </w:r>
          </w:p>
        </w:tc>
        <w:tc>
          <w:tcPr>
            <w:tcW w:w="1276" w:type="dxa"/>
          </w:tcPr>
          <w:p w:rsidR="004E08CD" w:rsidRPr="001A14D3" w:rsidRDefault="00B60C55" w:rsidP="004E08CD">
            <w:pPr>
              <w:autoSpaceDE w:val="0"/>
              <w:autoSpaceDN w:val="0"/>
              <w:adjustRightInd w:val="0"/>
              <w:jc w:val="center"/>
              <w:rPr>
                <w:rFonts w:cs="B Nazanin"/>
                <w:color w:val="000000"/>
                <w:sz w:val="20"/>
                <w:szCs w:val="20"/>
                <w:rtl/>
              </w:rPr>
            </w:pPr>
            <w:r w:rsidRPr="001A14D3">
              <w:rPr>
                <w:rFonts w:cs="B Nazanin"/>
                <w:color w:val="000000"/>
                <w:sz w:val="20"/>
                <w:szCs w:val="20"/>
              </w:rPr>
              <w:t>I</w:t>
            </w:r>
            <w:r w:rsidR="004E08CD" w:rsidRPr="001A14D3">
              <w:rPr>
                <w:rFonts w:cs="B Nazanin"/>
                <w:color w:val="000000"/>
                <w:sz w:val="20"/>
                <w:szCs w:val="20"/>
              </w:rPr>
              <w:t>ncremental</w:t>
            </w:r>
          </w:p>
        </w:tc>
      </w:tr>
      <w:tr w:rsidR="004E08CD" w:rsidRPr="001A14D3" w:rsidTr="004E08CD">
        <w:trPr>
          <w:trHeight w:val="312"/>
        </w:trPr>
        <w:tc>
          <w:tcPr>
            <w:tcW w:w="60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11</w:t>
            </w:r>
          </w:p>
        </w:tc>
        <w:tc>
          <w:tcPr>
            <w:tcW w:w="1587"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0</w:t>
            </w:r>
          </w:p>
        </w:tc>
        <w:tc>
          <w:tcPr>
            <w:tcW w:w="1275"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3</w:t>
            </w:r>
          </w:p>
        </w:tc>
        <w:tc>
          <w:tcPr>
            <w:tcW w:w="147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2</w:t>
            </w:r>
          </w:p>
        </w:tc>
        <w:tc>
          <w:tcPr>
            <w:tcW w:w="108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2</w:t>
            </w:r>
          </w:p>
        </w:tc>
        <w:tc>
          <w:tcPr>
            <w:tcW w:w="85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2</w:t>
            </w:r>
          </w:p>
        </w:tc>
        <w:tc>
          <w:tcPr>
            <w:tcW w:w="993"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1</w:t>
            </w:r>
          </w:p>
        </w:tc>
        <w:tc>
          <w:tcPr>
            <w:tcW w:w="99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1</w:t>
            </w:r>
          </w:p>
        </w:tc>
        <w:tc>
          <w:tcPr>
            <w:tcW w:w="1276"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Prototyping</w:t>
            </w:r>
          </w:p>
        </w:tc>
      </w:tr>
      <w:tr w:rsidR="004E08CD" w:rsidRPr="001A14D3" w:rsidTr="004E08CD">
        <w:trPr>
          <w:trHeight w:val="312"/>
        </w:trPr>
        <w:tc>
          <w:tcPr>
            <w:tcW w:w="60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12</w:t>
            </w:r>
          </w:p>
        </w:tc>
        <w:tc>
          <w:tcPr>
            <w:tcW w:w="1587"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0</w:t>
            </w:r>
          </w:p>
        </w:tc>
        <w:tc>
          <w:tcPr>
            <w:tcW w:w="1275"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2</w:t>
            </w:r>
          </w:p>
        </w:tc>
        <w:tc>
          <w:tcPr>
            <w:tcW w:w="147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3</w:t>
            </w:r>
          </w:p>
        </w:tc>
        <w:tc>
          <w:tcPr>
            <w:tcW w:w="108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2</w:t>
            </w:r>
          </w:p>
        </w:tc>
        <w:tc>
          <w:tcPr>
            <w:tcW w:w="85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2</w:t>
            </w:r>
          </w:p>
        </w:tc>
        <w:tc>
          <w:tcPr>
            <w:tcW w:w="993"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2</w:t>
            </w:r>
          </w:p>
        </w:tc>
        <w:tc>
          <w:tcPr>
            <w:tcW w:w="99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1</w:t>
            </w:r>
          </w:p>
        </w:tc>
        <w:tc>
          <w:tcPr>
            <w:tcW w:w="1276"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The spiral</w:t>
            </w:r>
          </w:p>
        </w:tc>
      </w:tr>
      <w:tr w:rsidR="004E08CD" w:rsidRPr="001A14D3" w:rsidTr="004E08CD">
        <w:trPr>
          <w:trHeight w:val="312"/>
        </w:trPr>
        <w:tc>
          <w:tcPr>
            <w:tcW w:w="602" w:type="dxa"/>
          </w:tcPr>
          <w:p w:rsidR="004E08CD" w:rsidRPr="001A14D3" w:rsidRDefault="004E08CD" w:rsidP="004E08CD">
            <w:pPr>
              <w:autoSpaceDE w:val="0"/>
              <w:autoSpaceDN w:val="0"/>
              <w:adjustRightInd w:val="0"/>
              <w:jc w:val="center"/>
              <w:rPr>
                <w:rFonts w:cs="B Nazanin"/>
                <w:color w:val="000000"/>
              </w:rPr>
            </w:pPr>
            <w:r w:rsidRPr="001A14D3">
              <w:rPr>
                <w:rFonts w:cs="B Nazanin"/>
                <w:color w:val="000000"/>
              </w:rPr>
              <w:t>4</w:t>
            </w:r>
          </w:p>
        </w:tc>
        <w:tc>
          <w:tcPr>
            <w:tcW w:w="1587"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0</w:t>
            </w:r>
          </w:p>
        </w:tc>
        <w:tc>
          <w:tcPr>
            <w:tcW w:w="1275"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0</w:t>
            </w:r>
          </w:p>
        </w:tc>
        <w:tc>
          <w:tcPr>
            <w:tcW w:w="147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0</w:t>
            </w:r>
          </w:p>
        </w:tc>
        <w:tc>
          <w:tcPr>
            <w:tcW w:w="108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0</w:t>
            </w:r>
          </w:p>
        </w:tc>
        <w:tc>
          <w:tcPr>
            <w:tcW w:w="85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4</w:t>
            </w:r>
          </w:p>
        </w:tc>
        <w:tc>
          <w:tcPr>
            <w:tcW w:w="993"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0</w:t>
            </w:r>
          </w:p>
        </w:tc>
        <w:tc>
          <w:tcPr>
            <w:tcW w:w="99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0</w:t>
            </w:r>
          </w:p>
        </w:tc>
        <w:tc>
          <w:tcPr>
            <w:tcW w:w="1276" w:type="dxa"/>
          </w:tcPr>
          <w:p w:rsidR="004E08CD" w:rsidRPr="001A14D3" w:rsidRDefault="00B60C55" w:rsidP="004E08CD">
            <w:pPr>
              <w:autoSpaceDE w:val="0"/>
              <w:autoSpaceDN w:val="0"/>
              <w:adjustRightInd w:val="0"/>
              <w:jc w:val="center"/>
              <w:rPr>
                <w:rFonts w:cs="B Nazanin"/>
                <w:color w:val="000000"/>
                <w:rtl/>
              </w:rPr>
            </w:pPr>
            <w:r w:rsidRPr="001A14D3">
              <w:rPr>
                <w:rFonts w:cs="B Nazanin"/>
                <w:color w:val="000000"/>
              </w:rPr>
              <w:t>C</w:t>
            </w:r>
            <w:r w:rsidR="004E08CD" w:rsidRPr="001A14D3">
              <w:rPr>
                <w:rFonts w:cs="B Nazanin"/>
                <w:color w:val="000000"/>
              </w:rPr>
              <w:t>oncurrent</w:t>
            </w:r>
          </w:p>
        </w:tc>
      </w:tr>
      <w:tr w:rsidR="004E08CD" w:rsidRPr="001A14D3" w:rsidTr="004E08CD">
        <w:trPr>
          <w:trHeight w:val="312"/>
        </w:trPr>
        <w:tc>
          <w:tcPr>
            <w:tcW w:w="60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FF0000"/>
              </w:rPr>
              <w:t>20</w:t>
            </w:r>
          </w:p>
        </w:tc>
        <w:tc>
          <w:tcPr>
            <w:tcW w:w="1587"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5</w:t>
            </w:r>
          </w:p>
        </w:tc>
        <w:tc>
          <w:tcPr>
            <w:tcW w:w="1275"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3</w:t>
            </w:r>
          </w:p>
        </w:tc>
        <w:tc>
          <w:tcPr>
            <w:tcW w:w="147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2</w:t>
            </w:r>
          </w:p>
        </w:tc>
        <w:tc>
          <w:tcPr>
            <w:tcW w:w="108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3</w:t>
            </w:r>
          </w:p>
        </w:tc>
        <w:tc>
          <w:tcPr>
            <w:tcW w:w="85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1</w:t>
            </w:r>
          </w:p>
        </w:tc>
        <w:tc>
          <w:tcPr>
            <w:tcW w:w="993"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4</w:t>
            </w:r>
          </w:p>
        </w:tc>
        <w:tc>
          <w:tcPr>
            <w:tcW w:w="99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2</w:t>
            </w:r>
          </w:p>
        </w:tc>
        <w:tc>
          <w:tcPr>
            <w:tcW w:w="1276"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FF0000"/>
              </w:rPr>
              <w:t>RAD</w:t>
            </w:r>
          </w:p>
        </w:tc>
      </w:tr>
      <w:tr w:rsidR="004E08CD" w:rsidRPr="001A14D3" w:rsidTr="004E08CD">
        <w:trPr>
          <w:trHeight w:val="509"/>
        </w:trPr>
        <w:tc>
          <w:tcPr>
            <w:tcW w:w="60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18</w:t>
            </w:r>
          </w:p>
        </w:tc>
        <w:tc>
          <w:tcPr>
            <w:tcW w:w="1587"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5</w:t>
            </w:r>
          </w:p>
        </w:tc>
        <w:tc>
          <w:tcPr>
            <w:tcW w:w="1275"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0</w:t>
            </w:r>
          </w:p>
        </w:tc>
        <w:tc>
          <w:tcPr>
            <w:tcW w:w="147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2</w:t>
            </w:r>
          </w:p>
        </w:tc>
        <w:tc>
          <w:tcPr>
            <w:tcW w:w="108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3</w:t>
            </w:r>
          </w:p>
        </w:tc>
        <w:tc>
          <w:tcPr>
            <w:tcW w:w="85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1</w:t>
            </w:r>
          </w:p>
        </w:tc>
        <w:tc>
          <w:tcPr>
            <w:tcW w:w="993"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4</w:t>
            </w:r>
          </w:p>
        </w:tc>
        <w:tc>
          <w:tcPr>
            <w:tcW w:w="992" w:type="dxa"/>
          </w:tcPr>
          <w:p w:rsidR="004E08CD" w:rsidRPr="001A14D3" w:rsidRDefault="004E08CD" w:rsidP="004E08CD">
            <w:pPr>
              <w:autoSpaceDE w:val="0"/>
              <w:autoSpaceDN w:val="0"/>
              <w:adjustRightInd w:val="0"/>
              <w:jc w:val="center"/>
              <w:rPr>
                <w:rFonts w:cs="B Nazanin"/>
                <w:color w:val="000000"/>
              </w:rPr>
            </w:pPr>
            <w:r w:rsidRPr="001A14D3">
              <w:rPr>
                <w:rFonts w:cs="B Nazanin"/>
                <w:color w:val="000000"/>
                <w:rtl/>
              </w:rPr>
              <w:t>2</w:t>
            </w:r>
          </w:p>
        </w:tc>
        <w:tc>
          <w:tcPr>
            <w:tcW w:w="1276" w:type="dxa"/>
          </w:tcPr>
          <w:p w:rsidR="004E08CD" w:rsidRPr="001A14D3" w:rsidRDefault="004E08CD" w:rsidP="004E08CD">
            <w:pPr>
              <w:autoSpaceDE w:val="0"/>
              <w:autoSpaceDN w:val="0"/>
              <w:adjustRightInd w:val="0"/>
              <w:jc w:val="center"/>
              <w:rPr>
                <w:rFonts w:cs="B Nazanin"/>
                <w:color w:val="000000"/>
                <w:sz w:val="20"/>
                <w:szCs w:val="20"/>
              </w:rPr>
            </w:pPr>
            <w:r w:rsidRPr="001A14D3">
              <w:rPr>
                <w:rFonts w:cs="B Nazanin"/>
                <w:color w:val="000000"/>
                <w:sz w:val="20"/>
                <w:szCs w:val="20"/>
              </w:rPr>
              <w:t>Component</w:t>
            </w:r>
          </w:p>
          <w:p w:rsidR="004E08CD" w:rsidRPr="001A14D3" w:rsidRDefault="004E08CD" w:rsidP="004E08CD">
            <w:pPr>
              <w:autoSpaceDE w:val="0"/>
              <w:autoSpaceDN w:val="0"/>
              <w:adjustRightInd w:val="0"/>
              <w:jc w:val="center"/>
              <w:rPr>
                <w:rFonts w:cs="B Nazanin"/>
                <w:color w:val="000000"/>
                <w:sz w:val="20"/>
                <w:szCs w:val="20"/>
                <w:rtl/>
              </w:rPr>
            </w:pPr>
            <w:r w:rsidRPr="001A14D3">
              <w:rPr>
                <w:rFonts w:cs="B Nazanin"/>
                <w:color w:val="000000"/>
                <w:sz w:val="20"/>
                <w:szCs w:val="20"/>
              </w:rPr>
              <w:t>based</w:t>
            </w:r>
          </w:p>
        </w:tc>
      </w:tr>
      <w:tr w:rsidR="004E08CD" w:rsidRPr="001A14D3" w:rsidTr="004E08CD">
        <w:trPr>
          <w:trHeight w:val="520"/>
        </w:trPr>
        <w:tc>
          <w:tcPr>
            <w:tcW w:w="60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16</w:t>
            </w:r>
          </w:p>
        </w:tc>
        <w:tc>
          <w:tcPr>
            <w:tcW w:w="1587"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4</w:t>
            </w:r>
          </w:p>
        </w:tc>
        <w:tc>
          <w:tcPr>
            <w:tcW w:w="1275"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1</w:t>
            </w:r>
          </w:p>
        </w:tc>
        <w:tc>
          <w:tcPr>
            <w:tcW w:w="147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3</w:t>
            </w:r>
          </w:p>
        </w:tc>
        <w:tc>
          <w:tcPr>
            <w:tcW w:w="108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2</w:t>
            </w:r>
          </w:p>
        </w:tc>
        <w:tc>
          <w:tcPr>
            <w:tcW w:w="85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2</w:t>
            </w:r>
          </w:p>
        </w:tc>
        <w:tc>
          <w:tcPr>
            <w:tcW w:w="993"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3</w:t>
            </w:r>
          </w:p>
        </w:tc>
        <w:tc>
          <w:tcPr>
            <w:tcW w:w="99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1</w:t>
            </w:r>
          </w:p>
        </w:tc>
        <w:tc>
          <w:tcPr>
            <w:tcW w:w="1276" w:type="dxa"/>
          </w:tcPr>
          <w:p w:rsidR="004E08CD" w:rsidRPr="001A14D3" w:rsidRDefault="004E08CD" w:rsidP="004E08CD">
            <w:pPr>
              <w:autoSpaceDE w:val="0"/>
              <w:autoSpaceDN w:val="0"/>
              <w:adjustRightInd w:val="0"/>
              <w:jc w:val="center"/>
              <w:rPr>
                <w:rFonts w:cs="B Nazanin"/>
                <w:color w:val="000000"/>
              </w:rPr>
            </w:pPr>
            <w:r w:rsidRPr="001A14D3">
              <w:rPr>
                <w:rFonts w:cs="B Nazanin"/>
                <w:color w:val="000000"/>
              </w:rPr>
              <w:t>Reuse</w:t>
            </w:r>
          </w:p>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oriented</w:t>
            </w:r>
          </w:p>
        </w:tc>
      </w:tr>
      <w:tr w:rsidR="004E08CD" w:rsidRPr="001A14D3" w:rsidTr="004E08CD">
        <w:trPr>
          <w:trHeight w:val="312"/>
        </w:trPr>
        <w:tc>
          <w:tcPr>
            <w:tcW w:w="60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8</w:t>
            </w:r>
          </w:p>
        </w:tc>
        <w:tc>
          <w:tcPr>
            <w:tcW w:w="1587"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0</w:t>
            </w:r>
          </w:p>
        </w:tc>
        <w:tc>
          <w:tcPr>
            <w:tcW w:w="1275"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0</w:t>
            </w:r>
          </w:p>
        </w:tc>
        <w:tc>
          <w:tcPr>
            <w:tcW w:w="147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4</w:t>
            </w:r>
          </w:p>
        </w:tc>
        <w:tc>
          <w:tcPr>
            <w:tcW w:w="108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4</w:t>
            </w:r>
          </w:p>
        </w:tc>
        <w:tc>
          <w:tcPr>
            <w:tcW w:w="85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0</w:t>
            </w:r>
          </w:p>
        </w:tc>
        <w:tc>
          <w:tcPr>
            <w:tcW w:w="993"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0</w:t>
            </w:r>
          </w:p>
        </w:tc>
        <w:tc>
          <w:tcPr>
            <w:tcW w:w="99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0</w:t>
            </w:r>
          </w:p>
        </w:tc>
        <w:tc>
          <w:tcPr>
            <w:tcW w:w="1276"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Formal</w:t>
            </w:r>
          </w:p>
        </w:tc>
      </w:tr>
      <w:tr w:rsidR="004E08CD" w:rsidRPr="001A14D3" w:rsidTr="004E08CD">
        <w:trPr>
          <w:trHeight w:val="312"/>
        </w:trPr>
        <w:tc>
          <w:tcPr>
            <w:tcW w:w="60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13</w:t>
            </w:r>
          </w:p>
        </w:tc>
        <w:tc>
          <w:tcPr>
            <w:tcW w:w="1587"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0</w:t>
            </w:r>
          </w:p>
        </w:tc>
        <w:tc>
          <w:tcPr>
            <w:tcW w:w="1275"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0</w:t>
            </w:r>
          </w:p>
        </w:tc>
        <w:tc>
          <w:tcPr>
            <w:tcW w:w="147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3</w:t>
            </w:r>
          </w:p>
        </w:tc>
        <w:tc>
          <w:tcPr>
            <w:tcW w:w="108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3</w:t>
            </w:r>
          </w:p>
        </w:tc>
        <w:tc>
          <w:tcPr>
            <w:tcW w:w="85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3</w:t>
            </w:r>
          </w:p>
        </w:tc>
        <w:tc>
          <w:tcPr>
            <w:tcW w:w="993"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2</w:t>
            </w:r>
          </w:p>
        </w:tc>
        <w:tc>
          <w:tcPr>
            <w:tcW w:w="99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2</w:t>
            </w:r>
          </w:p>
        </w:tc>
        <w:tc>
          <w:tcPr>
            <w:tcW w:w="1276"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Aspect oriented</w:t>
            </w:r>
          </w:p>
        </w:tc>
      </w:tr>
      <w:tr w:rsidR="004E08CD" w:rsidRPr="001A14D3" w:rsidTr="004E08CD">
        <w:trPr>
          <w:trHeight w:val="841"/>
        </w:trPr>
        <w:tc>
          <w:tcPr>
            <w:tcW w:w="60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13</w:t>
            </w:r>
          </w:p>
        </w:tc>
        <w:tc>
          <w:tcPr>
            <w:tcW w:w="1587"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0</w:t>
            </w:r>
          </w:p>
        </w:tc>
        <w:tc>
          <w:tcPr>
            <w:tcW w:w="1275"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3</w:t>
            </w:r>
          </w:p>
        </w:tc>
        <w:tc>
          <w:tcPr>
            <w:tcW w:w="147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4</w:t>
            </w:r>
          </w:p>
        </w:tc>
        <w:tc>
          <w:tcPr>
            <w:tcW w:w="108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3</w:t>
            </w:r>
          </w:p>
        </w:tc>
        <w:tc>
          <w:tcPr>
            <w:tcW w:w="850"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2</w:t>
            </w:r>
          </w:p>
        </w:tc>
        <w:tc>
          <w:tcPr>
            <w:tcW w:w="993"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1</w:t>
            </w:r>
          </w:p>
        </w:tc>
        <w:tc>
          <w:tcPr>
            <w:tcW w:w="992"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tl/>
              </w:rPr>
              <w:t>0</w:t>
            </w:r>
          </w:p>
        </w:tc>
        <w:tc>
          <w:tcPr>
            <w:tcW w:w="1276" w:type="dxa"/>
          </w:tcPr>
          <w:p w:rsidR="004E08CD" w:rsidRPr="001A14D3" w:rsidRDefault="004E08CD" w:rsidP="004E08CD">
            <w:pPr>
              <w:autoSpaceDE w:val="0"/>
              <w:autoSpaceDN w:val="0"/>
              <w:adjustRightInd w:val="0"/>
              <w:jc w:val="center"/>
              <w:rPr>
                <w:rFonts w:cs="B Nazanin"/>
                <w:color w:val="000000"/>
                <w:rtl/>
              </w:rPr>
            </w:pPr>
            <w:r w:rsidRPr="001A14D3">
              <w:rPr>
                <w:rFonts w:cs="B Nazanin"/>
                <w:color w:val="000000"/>
              </w:rPr>
              <w:t>The unified process</w:t>
            </w:r>
          </w:p>
        </w:tc>
      </w:tr>
    </w:tbl>
    <w:p w:rsidR="001775EC" w:rsidRPr="001A14D3" w:rsidRDefault="001775EC" w:rsidP="005E5D29">
      <w:pPr>
        <w:autoSpaceDE w:val="0"/>
        <w:autoSpaceDN w:val="0"/>
        <w:adjustRightInd w:val="0"/>
        <w:spacing w:after="0" w:line="240" w:lineRule="auto"/>
        <w:rPr>
          <w:rFonts w:cs="B Nazanin"/>
          <w:b/>
          <w:bCs/>
          <w:color w:val="000000" w:themeColor="text1"/>
          <w:rtl/>
        </w:rPr>
      </w:pPr>
    </w:p>
    <w:p w:rsidR="00C26DDE" w:rsidRPr="001A14D3" w:rsidRDefault="00C26DDE" w:rsidP="005E5D29">
      <w:pPr>
        <w:autoSpaceDE w:val="0"/>
        <w:autoSpaceDN w:val="0"/>
        <w:adjustRightInd w:val="0"/>
        <w:spacing w:after="0" w:line="240" w:lineRule="auto"/>
        <w:rPr>
          <w:rFonts w:cs="B Nazanin"/>
          <w:b/>
          <w:bCs/>
          <w:color w:val="000000" w:themeColor="text1"/>
          <w:rtl/>
        </w:rPr>
      </w:pPr>
    </w:p>
    <w:p w:rsidR="005E5D29" w:rsidRPr="001A14D3" w:rsidRDefault="005E5D29" w:rsidP="005E5D29">
      <w:pPr>
        <w:autoSpaceDE w:val="0"/>
        <w:autoSpaceDN w:val="0"/>
        <w:adjustRightInd w:val="0"/>
        <w:spacing w:after="0" w:line="240" w:lineRule="auto"/>
        <w:rPr>
          <w:rFonts w:cs="B Nazanin"/>
          <w:b/>
          <w:bCs/>
          <w:color w:val="000000"/>
          <w:rtl/>
        </w:rPr>
      </w:pPr>
      <w:r w:rsidRPr="001A14D3">
        <w:rPr>
          <w:rFonts w:cs="B Nazanin"/>
          <w:b/>
          <w:bCs/>
          <w:color w:val="000000" w:themeColor="text1"/>
          <w:rtl/>
        </w:rPr>
        <w:t>معیار های مقایسه :</w:t>
      </w:r>
    </w:p>
    <w:p w:rsidR="005E5D29" w:rsidRDefault="005E5D29" w:rsidP="004E08CD">
      <w:pPr>
        <w:autoSpaceDE w:val="0"/>
        <w:autoSpaceDN w:val="0"/>
        <w:adjustRightInd w:val="0"/>
        <w:spacing w:after="0" w:line="240" w:lineRule="auto"/>
        <w:jc w:val="both"/>
        <w:rPr>
          <w:rFonts w:cs="B Nazanin"/>
          <w:color w:val="000000"/>
          <w:rtl/>
        </w:rPr>
      </w:pPr>
      <w:r w:rsidRPr="001A14D3">
        <w:rPr>
          <w:rFonts w:cs="B Nazanin"/>
          <w:color w:val="000000"/>
          <w:rtl/>
        </w:rPr>
        <w:t>در جدول بالا،تمامی مدل فرآیند ها(</w:t>
      </w:r>
      <w:r w:rsidRPr="001A14D3">
        <w:rPr>
          <w:rFonts w:cs="B Nazanin"/>
          <w:color w:val="000000"/>
        </w:rPr>
        <w:t xml:space="preserve">  process models </w:t>
      </w:r>
      <w:r w:rsidRPr="001A14D3">
        <w:rPr>
          <w:rFonts w:cs="B Nazanin"/>
          <w:color w:val="000000"/>
          <w:rtl/>
        </w:rPr>
        <w:t xml:space="preserve">) با توجه به معیار های لازم پروژه ارزیابی شده اند ، و به هر خانه جدول(به غیر از خانه های استفاده شده برای نامگذاری)امتیازی بین 0 تا 5 نسبت داده شده است،که نشان دهنده </w:t>
      </w:r>
      <w:r w:rsidRPr="001A14D3">
        <w:rPr>
          <w:rFonts w:cs="B Nazanin"/>
          <w:color w:val="000000"/>
          <w:u w:val="single"/>
          <w:rtl/>
        </w:rPr>
        <w:t>ارزیابی مدل فرآیند</w:t>
      </w:r>
      <w:r w:rsidRPr="001A14D3">
        <w:rPr>
          <w:rFonts w:cs="B Nazanin"/>
          <w:color w:val="000000"/>
          <w:rtl/>
        </w:rPr>
        <w:t xml:space="preserve"> مربوط به سطر خانه جدول،با توجه به معیار مربوط به ستون خانه جدول می باشد،که توضیح آن ارزیابی در پایین آمده است:</w:t>
      </w:r>
    </w:p>
    <w:p w:rsidR="006B6B06" w:rsidRPr="001A14D3" w:rsidRDefault="006B6B06" w:rsidP="004E08CD">
      <w:pPr>
        <w:autoSpaceDE w:val="0"/>
        <w:autoSpaceDN w:val="0"/>
        <w:adjustRightInd w:val="0"/>
        <w:spacing w:after="0" w:line="240" w:lineRule="auto"/>
        <w:jc w:val="both"/>
        <w:rPr>
          <w:rFonts w:cs="B Nazanin"/>
          <w:color w:val="000000"/>
        </w:rPr>
      </w:pPr>
    </w:p>
    <w:p w:rsidR="005E5D29" w:rsidRPr="001A14D3" w:rsidRDefault="005E5D29" w:rsidP="005E5D29">
      <w:pPr>
        <w:autoSpaceDE w:val="0"/>
        <w:autoSpaceDN w:val="0"/>
        <w:adjustRightInd w:val="0"/>
        <w:spacing w:after="0" w:line="240" w:lineRule="auto"/>
        <w:rPr>
          <w:rFonts w:cs="B Nazanin"/>
          <w:color w:val="000000"/>
          <w:rtl/>
        </w:rPr>
      </w:pPr>
      <w:r w:rsidRPr="001A14D3">
        <w:rPr>
          <w:rFonts w:cs="B Nazanin"/>
          <w:color w:val="000000"/>
        </w:rPr>
        <w:t>0</w:t>
      </w:r>
      <w:r w:rsidRPr="001A14D3">
        <w:rPr>
          <w:rFonts w:cs="B Nazanin"/>
          <w:color w:val="000000"/>
          <w:rtl/>
        </w:rPr>
        <w:t>:</w:t>
      </w:r>
      <w:r w:rsidR="004E08CD" w:rsidRPr="001A14D3">
        <w:rPr>
          <w:rFonts w:cs="B Nazanin"/>
          <w:color w:val="000000"/>
          <w:rtl/>
        </w:rPr>
        <w:t xml:space="preserve"> </w:t>
      </w:r>
      <w:r w:rsidRPr="001A14D3">
        <w:rPr>
          <w:rFonts w:cs="B Nazanin"/>
          <w:color w:val="000000"/>
          <w:rtl/>
        </w:rPr>
        <w:t>بسیار بد/سخت،مشخص نشده است</w:t>
      </w:r>
    </w:p>
    <w:p w:rsidR="005E5D29" w:rsidRPr="001A14D3" w:rsidRDefault="005E5D29" w:rsidP="005E5D29">
      <w:pPr>
        <w:autoSpaceDE w:val="0"/>
        <w:autoSpaceDN w:val="0"/>
        <w:adjustRightInd w:val="0"/>
        <w:spacing w:after="0" w:line="240" w:lineRule="auto"/>
        <w:rPr>
          <w:rFonts w:cs="B Nazanin"/>
          <w:color w:val="000000"/>
          <w:rtl/>
        </w:rPr>
      </w:pPr>
      <w:r w:rsidRPr="001A14D3">
        <w:rPr>
          <w:rFonts w:cs="B Nazanin"/>
          <w:color w:val="000000"/>
          <w:rtl/>
        </w:rPr>
        <w:t>1:بد/سخت</w:t>
      </w:r>
    </w:p>
    <w:p w:rsidR="005E5D29" w:rsidRPr="001A14D3" w:rsidRDefault="005E5D29" w:rsidP="005E5D29">
      <w:pPr>
        <w:autoSpaceDE w:val="0"/>
        <w:autoSpaceDN w:val="0"/>
        <w:adjustRightInd w:val="0"/>
        <w:spacing w:after="0" w:line="240" w:lineRule="auto"/>
        <w:rPr>
          <w:rFonts w:cs="B Nazanin"/>
          <w:color w:val="000000"/>
          <w:rtl/>
        </w:rPr>
      </w:pPr>
      <w:r w:rsidRPr="001A14D3">
        <w:rPr>
          <w:rFonts w:cs="B Nazanin"/>
          <w:color w:val="000000"/>
          <w:rtl/>
        </w:rPr>
        <w:t>2:متوسط</w:t>
      </w:r>
    </w:p>
    <w:p w:rsidR="005E5D29" w:rsidRPr="001A14D3" w:rsidRDefault="005E5D29" w:rsidP="005E5D29">
      <w:pPr>
        <w:autoSpaceDE w:val="0"/>
        <w:autoSpaceDN w:val="0"/>
        <w:adjustRightInd w:val="0"/>
        <w:spacing w:after="0" w:line="240" w:lineRule="auto"/>
        <w:rPr>
          <w:rFonts w:cs="B Nazanin"/>
          <w:color w:val="000000"/>
          <w:rtl/>
        </w:rPr>
      </w:pPr>
      <w:r w:rsidRPr="001A14D3">
        <w:rPr>
          <w:rFonts w:cs="B Nazanin"/>
          <w:color w:val="000000"/>
          <w:rtl/>
        </w:rPr>
        <w:t>3:خوب/آسان</w:t>
      </w:r>
    </w:p>
    <w:p w:rsidR="005E5D29" w:rsidRPr="001A14D3" w:rsidRDefault="005E5D29" w:rsidP="005E5D29">
      <w:pPr>
        <w:autoSpaceDE w:val="0"/>
        <w:autoSpaceDN w:val="0"/>
        <w:adjustRightInd w:val="0"/>
        <w:spacing w:after="0" w:line="240" w:lineRule="auto"/>
        <w:rPr>
          <w:rFonts w:cs="B Nazanin"/>
          <w:color w:val="000000"/>
          <w:rtl/>
        </w:rPr>
      </w:pPr>
      <w:r w:rsidRPr="001A14D3">
        <w:rPr>
          <w:rFonts w:cs="B Nazanin"/>
          <w:color w:val="000000"/>
          <w:rtl/>
        </w:rPr>
        <w:t>4:بسیار خوب/آسان</w:t>
      </w:r>
    </w:p>
    <w:p w:rsidR="005E5D29" w:rsidRPr="001A14D3" w:rsidRDefault="005E5D29" w:rsidP="004E08CD">
      <w:pPr>
        <w:autoSpaceDE w:val="0"/>
        <w:autoSpaceDN w:val="0"/>
        <w:adjustRightInd w:val="0"/>
        <w:spacing w:after="0" w:line="240" w:lineRule="auto"/>
        <w:rPr>
          <w:rFonts w:cs="B Nazanin"/>
          <w:color w:val="000000"/>
          <w:rtl/>
        </w:rPr>
      </w:pPr>
      <w:r w:rsidRPr="001A14D3">
        <w:rPr>
          <w:rFonts w:cs="B Nazanin"/>
          <w:color w:val="000000"/>
          <w:rtl/>
        </w:rPr>
        <w:t>5:عالی/کاملا آسان</w:t>
      </w:r>
    </w:p>
    <w:p w:rsidR="005E5D29" w:rsidRPr="001A14D3" w:rsidRDefault="005E5D29" w:rsidP="001775EC">
      <w:pPr>
        <w:autoSpaceDE w:val="0"/>
        <w:autoSpaceDN w:val="0"/>
        <w:adjustRightInd w:val="0"/>
        <w:spacing w:after="0" w:line="240" w:lineRule="auto"/>
        <w:rPr>
          <w:rFonts w:cs="B Nazanin"/>
          <w:color w:val="000000"/>
          <w:rtl/>
        </w:rPr>
      </w:pPr>
      <w:r w:rsidRPr="001A14D3">
        <w:rPr>
          <w:rFonts w:cs="B Nazanin"/>
          <w:color w:val="000000"/>
          <w:rtl/>
        </w:rPr>
        <w:t>در ادامه توضیح های  بیشتری در مورد هر از معیار ها و اهمیت آن ها برای پروژه ما آورده شده است.</w:t>
      </w:r>
    </w:p>
    <w:p w:rsidR="00C26DDE" w:rsidRPr="001A14D3" w:rsidRDefault="00C26DDE" w:rsidP="001775EC">
      <w:pPr>
        <w:autoSpaceDE w:val="0"/>
        <w:autoSpaceDN w:val="0"/>
        <w:adjustRightInd w:val="0"/>
        <w:spacing w:after="0" w:line="240" w:lineRule="auto"/>
        <w:rPr>
          <w:rFonts w:cs="B Nazanin"/>
          <w:color w:val="000000"/>
          <w:rtl/>
        </w:rPr>
      </w:pPr>
    </w:p>
    <w:p w:rsidR="00C26DDE" w:rsidRPr="001A14D3" w:rsidRDefault="00C26DDE" w:rsidP="001775EC">
      <w:pPr>
        <w:autoSpaceDE w:val="0"/>
        <w:autoSpaceDN w:val="0"/>
        <w:adjustRightInd w:val="0"/>
        <w:spacing w:after="0" w:line="240" w:lineRule="auto"/>
        <w:rPr>
          <w:rFonts w:cs="B Nazanin"/>
          <w:color w:val="000000"/>
          <w:rtl/>
        </w:rPr>
      </w:pPr>
    </w:p>
    <w:p w:rsidR="005E5D29" w:rsidRPr="00855B7B" w:rsidRDefault="005E5D29" w:rsidP="005E5D29">
      <w:pPr>
        <w:autoSpaceDE w:val="0"/>
        <w:autoSpaceDN w:val="0"/>
        <w:adjustRightInd w:val="0"/>
        <w:rPr>
          <w:rFonts w:cs="B Nazanin"/>
          <w:b/>
          <w:bCs/>
          <w:sz w:val="24"/>
          <w:szCs w:val="24"/>
          <w:rtl/>
        </w:rPr>
      </w:pPr>
      <w:r w:rsidRPr="00855B7B">
        <w:rPr>
          <w:rFonts w:cs="B Nazanin"/>
          <w:b/>
          <w:bCs/>
          <w:sz w:val="24"/>
          <w:szCs w:val="24"/>
        </w:rPr>
        <w:lastRenderedPageBreak/>
        <w:t>Cost Management</w:t>
      </w:r>
    </w:p>
    <w:p w:rsidR="005E5D29" w:rsidRPr="001A14D3" w:rsidRDefault="005E5D29" w:rsidP="005E5D29">
      <w:pPr>
        <w:autoSpaceDE w:val="0"/>
        <w:autoSpaceDN w:val="0"/>
        <w:adjustRightInd w:val="0"/>
        <w:rPr>
          <w:rFonts w:cs="B Nazanin"/>
          <w:color w:val="000000" w:themeColor="text1"/>
        </w:rPr>
      </w:pPr>
      <w:r w:rsidRPr="001A14D3">
        <w:rPr>
          <w:rFonts w:cs="B Nazanin"/>
          <w:color w:val="000000" w:themeColor="text1"/>
          <w:rtl/>
        </w:rPr>
        <w:t>با توجه به اینکه پروژه ما یک پروژه استارت آپ می باشد،و درنتیجه بودجه آن محدود می باشد،مدلی ک</w:t>
      </w:r>
      <w:r w:rsidR="004E08CD" w:rsidRPr="001A14D3">
        <w:rPr>
          <w:rFonts w:cs="B Nazanin"/>
          <w:color w:val="000000" w:themeColor="text1"/>
          <w:rtl/>
        </w:rPr>
        <w:t xml:space="preserve">ه برای ما کمترین هزینه را داشته </w:t>
      </w:r>
      <w:r w:rsidRPr="001A14D3">
        <w:rPr>
          <w:rFonts w:cs="B Nazanin"/>
          <w:color w:val="000000" w:themeColor="text1"/>
          <w:rtl/>
        </w:rPr>
        <w:t>باشد،اهمیت زیادی دارد.</w:t>
      </w:r>
    </w:p>
    <w:p w:rsidR="005E5D29" w:rsidRPr="001A14D3" w:rsidRDefault="005E5D29" w:rsidP="001775EC">
      <w:pPr>
        <w:pStyle w:val="ListParagraph"/>
        <w:numPr>
          <w:ilvl w:val="0"/>
          <w:numId w:val="31"/>
        </w:numPr>
        <w:autoSpaceDE w:val="0"/>
        <w:autoSpaceDN w:val="0"/>
        <w:adjustRightInd w:val="0"/>
        <w:spacing w:after="200" w:line="276" w:lineRule="auto"/>
        <w:jc w:val="both"/>
        <w:rPr>
          <w:rFonts w:cs="B Nazanin"/>
          <w:color w:val="000000"/>
          <w:rtl/>
        </w:rPr>
      </w:pPr>
      <w:r w:rsidRPr="001A14D3">
        <w:rPr>
          <w:rFonts w:cs="B Nazanin"/>
          <w:color w:val="000000"/>
        </w:rPr>
        <w:t>Code and fix</w:t>
      </w:r>
      <w:r w:rsidRPr="001A14D3">
        <w:rPr>
          <w:rFonts w:cs="B Nazanin"/>
          <w:color w:val="000000"/>
          <w:rtl/>
        </w:rPr>
        <w:t>:</w:t>
      </w:r>
      <w:r w:rsidR="004E08CD" w:rsidRPr="001A14D3">
        <w:rPr>
          <w:rFonts w:cs="B Nazanin"/>
          <w:color w:val="000000"/>
          <w:rtl/>
        </w:rPr>
        <w:t xml:space="preserve"> هیچ روشی </w:t>
      </w:r>
      <w:r w:rsidRPr="001A14D3">
        <w:rPr>
          <w:rFonts w:cs="B Nazanin"/>
          <w:color w:val="000000"/>
          <w:rtl/>
        </w:rPr>
        <w:t>برای مدیریت هزینه لازم برای پر</w:t>
      </w:r>
      <w:r w:rsidR="004E08CD" w:rsidRPr="001A14D3">
        <w:rPr>
          <w:rFonts w:cs="B Nazanin"/>
          <w:color w:val="000000"/>
          <w:rtl/>
        </w:rPr>
        <w:t xml:space="preserve">وژه را ارائه نمی کند وهزینه </w:t>
      </w:r>
      <w:r w:rsidRPr="001A14D3">
        <w:rPr>
          <w:rFonts w:cs="B Nazanin"/>
          <w:color w:val="000000"/>
          <w:rtl/>
        </w:rPr>
        <w:t xml:space="preserve">با افزایش چرخه های فرآیند،از کنترل خارج </w:t>
      </w:r>
      <w:r w:rsidR="00F9237E" w:rsidRPr="001A14D3">
        <w:rPr>
          <w:rFonts w:cs="B Nazanin" w:hint="cs"/>
          <w:color w:val="000000"/>
          <w:rtl/>
        </w:rPr>
        <w:t xml:space="preserve">می </w:t>
      </w:r>
      <w:r w:rsidRPr="001A14D3">
        <w:rPr>
          <w:rFonts w:cs="B Nazanin"/>
          <w:color w:val="000000"/>
          <w:rtl/>
        </w:rPr>
        <w:t>شود.</w:t>
      </w:r>
    </w:p>
    <w:p w:rsidR="005E5D29" w:rsidRPr="001A14D3" w:rsidRDefault="005E5D29" w:rsidP="004E08CD">
      <w:pPr>
        <w:pStyle w:val="ListParagraph"/>
        <w:numPr>
          <w:ilvl w:val="0"/>
          <w:numId w:val="31"/>
        </w:numPr>
        <w:autoSpaceDE w:val="0"/>
        <w:autoSpaceDN w:val="0"/>
        <w:adjustRightInd w:val="0"/>
        <w:spacing w:after="200" w:line="276" w:lineRule="auto"/>
        <w:jc w:val="both"/>
        <w:rPr>
          <w:rFonts w:cs="B Nazanin"/>
          <w:color w:val="000000"/>
        </w:rPr>
      </w:pPr>
      <w:r w:rsidRPr="001A14D3">
        <w:rPr>
          <w:rFonts w:cs="B Nazanin"/>
          <w:color w:val="000000"/>
        </w:rPr>
        <w:t>The waterfall</w:t>
      </w:r>
      <w:r w:rsidRPr="001A14D3">
        <w:rPr>
          <w:rFonts w:cs="B Nazanin"/>
          <w:color w:val="000000"/>
          <w:rtl/>
        </w:rPr>
        <w:t>:</w:t>
      </w:r>
      <w:r w:rsidR="004E08CD" w:rsidRPr="001A14D3">
        <w:rPr>
          <w:rFonts w:cs="B Nazanin"/>
          <w:color w:val="000000"/>
          <w:rtl/>
        </w:rPr>
        <w:t xml:space="preserve"> </w:t>
      </w:r>
      <w:r w:rsidRPr="001A14D3">
        <w:rPr>
          <w:rFonts w:cs="B Nazanin"/>
          <w:color w:val="000000"/>
          <w:rtl/>
        </w:rPr>
        <w:t>هزی</w:t>
      </w:r>
      <w:r w:rsidR="004E08CD" w:rsidRPr="001A14D3">
        <w:rPr>
          <w:rFonts w:cs="B Nazanin"/>
          <w:color w:val="000000"/>
          <w:rtl/>
        </w:rPr>
        <w:t>نه لازم برای پروژه در مرحله اول</w:t>
      </w:r>
      <w:r w:rsidRPr="001A14D3">
        <w:rPr>
          <w:rFonts w:cs="B Nazanin"/>
          <w:color w:val="000000"/>
        </w:rPr>
        <w:t xml:space="preserve"> </w:t>
      </w:r>
      <w:r w:rsidR="004E08CD" w:rsidRPr="001A14D3">
        <w:rPr>
          <w:rFonts w:cs="B Nazanin"/>
          <w:color w:val="000000"/>
          <w:rtl/>
        </w:rPr>
        <w:t xml:space="preserve">روند </w:t>
      </w:r>
      <w:r w:rsidRPr="001A14D3">
        <w:rPr>
          <w:rFonts w:cs="B Nazanin"/>
          <w:color w:val="000000"/>
          <w:rtl/>
        </w:rPr>
        <w:t>تا حدی مشخص می شود،اما با توجه به مشکلات در حین اجرای قدم های روند، مدریت هزینه کمی سخت می شود.</w:t>
      </w:r>
    </w:p>
    <w:p w:rsidR="005E5D29" w:rsidRPr="001A14D3" w:rsidRDefault="004E08CD" w:rsidP="004E08CD">
      <w:pPr>
        <w:pStyle w:val="ListParagraph"/>
        <w:numPr>
          <w:ilvl w:val="0"/>
          <w:numId w:val="31"/>
        </w:numPr>
        <w:autoSpaceDE w:val="0"/>
        <w:autoSpaceDN w:val="0"/>
        <w:adjustRightInd w:val="0"/>
        <w:spacing w:after="200" w:line="276" w:lineRule="auto"/>
        <w:jc w:val="both"/>
        <w:rPr>
          <w:rFonts w:cs="B Nazanin"/>
          <w:color w:val="000000"/>
          <w:rtl/>
        </w:rPr>
      </w:pPr>
      <w:r w:rsidRPr="001A14D3">
        <w:rPr>
          <w:rFonts w:cs="B Nazanin"/>
          <w:color w:val="000000"/>
        </w:rPr>
        <w:t>V</w:t>
      </w:r>
      <w:r w:rsidR="005E5D29" w:rsidRPr="001A14D3">
        <w:rPr>
          <w:rFonts w:cs="B Nazanin"/>
          <w:color w:val="000000"/>
        </w:rPr>
        <w:t>-model</w:t>
      </w:r>
      <w:r w:rsidR="005E5D29" w:rsidRPr="001A14D3">
        <w:rPr>
          <w:rFonts w:cs="B Nazanin"/>
          <w:color w:val="000000"/>
          <w:rtl/>
        </w:rPr>
        <w:t>:</w:t>
      </w:r>
      <w:r w:rsidRPr="001A14D3">
        <w:rPr>
          <w:rFonts w:cs="B Nazanin"/>
          <w:color w:val="000000"/>
          <w:rtl/>
        </w:rPr>
        <w:t xml:space="preserve"> </w:t>
      </w:r>
      <w:r w:rsidR="005E5D29" w:rsidRPr="001A14D3">
        <w:rPr>
          <w:rFonts w:cs="B Nazanin"/>
          <w:color w:val="000000"/>
          <w:rtl/>
        </w:rPr>
        <w:t>به خاطر تست های زیاد لازم،و اینکه در صورت شکست تست ها باید تغییراتی در پروژه ایجاد کنیم و دوبار تست نویسی کنیم،هزینه دارد و مدیریت هزینه باید به دقت انجام شود،اما کمی از این هزینه به خاطر زود مشخص شدن خطا ها و اصلاح آن ها</w:t>
      </w:r>
      <w:r w:rsidRPr="001A14D3">
        <w:rPr>
          <w:rFonts w:cs="B Nazanin"/>
          <w:color w:val="000000"/>
          <w:rtl/>
        </w:rPr>
        <w:t xml:space="preserve"> </w:t>
      </w:r>
      <w:r w:rsidR="005E5D29" w:rsidRPr="001A14D3">
        <w:rPr>
          <w:rFonts w:cs="B Nazanin"/>
          <w:color w:val="000000"/>
          <w:rtl/>
        </w:rPr>
        <w:t>(که باعث می شود خطا های کمتری در آینده داشته باشیم) جبران می شود.</w:t>
      </w:r>
    </w:p>
    <w:p w:rsidR="005E5D29" w:rsidRPr="001A14D3" w:rsidRDefault="005E5D29" w:rsidP="004E08CD">
      <w:pPr>
        <w:pStyle w:val="ListParagraph"/>
        <w:numPr>
          <w:ilvl w:val="0"/>
          <w:numId w:val="31"/>
        </w:numPr>
        <w:autoSpaceDE w:val="0"/>
        <w:autoSpaceDN w:val="0"/>
        <w:adjustRightInd w:val="0"/>
        <w:spacing w:after="200" w:line="276" w:lineRule="auto"/>
        <w:jc w:val="both"/>
        <w:rPr>
          <w:rFonts w:cs="B Nazanin"/>
          <w:color w:val="000000"/>
        </w:rPr>
      </w:pPr>
      <w:r w:rsidRPr="001A14D3">
        <w:rPr>
          <w:rFonts w:cs="B Nazanin"/>
          <w:color w:val="000000"/>
        </w:rPr>
        <w:t>Incremental</w:t>
      </w:r>
      <w:r w:rsidRPr="001A14D3">
        <w:rPr>
          <w:rFonts w:cs="B Nazanin"/>
          <w:color w:val="000000"/>
          <w:rtl/>
        </w:rPr>
        <w:t>: چون پروژه به صورت جزء (</w:t>
      </w:r>
      <w:r w:rsidRPr="001A14D3">
        <w:rPr>
          <w:rFonts w:cs="B Nazanin"/>
          <w:color w:val="000000"/>
        </w:rPr>
        <w:t>increment</w:t>
      </w:r>
      <w:r w:rsidRPr="001A14D3">
        <w:rPr>
          <w:rFonts w:cs="B Nazanin"/>
          <w:color w:val="000000"/>
          <w:rtl/>
        </w:rPr>
        <w:t>)</w:t>
      </w:r>
      <w:r w:rsidR="004E08CD" w:rsidRPr="001A14D3">
        <w:rPr>
          <w:rFonts w:cs="B Nazanin"/>
          <w:color w:val="000000"/>
          <w:rtl/>
        </w:rPr>
        <w:t xml:space="preserve"> </w:t>
      </w:r>
      <w:r w:rsidRPr="001A14D3">
        <w:rPr>
          <w:rFonts w:cs="B Nazanin"/>
          <w:color w:val="000000"/>
          <w:rtl/>
        </w:rPr>
        <w:t>هایی تحویل داده می شود و در توسعه هر جزء از</w:t>
      </w:r>
      <w:r w:rsidR="00910F55" w:rsidRPr="001A14D3">
        <w:rPr>
          <w:rFonts w:cs="B Nazanin" w:hint="cs"/>
          <w:color w:val="000000"/>
          <w:rtl/>
        </w:rPr>
        <w:t xml:space="preserve"> </w:t>
      </w:r>
      <w:r w:rsidRPr="001A14D3">
        <w:rPr>
          <w:rFonts w:cs="B Nazanin"/>
          <w:color w:val="000000"/>
          <w:rtl/>
        </w:rPr>
        <w:t xml:space="preserve">دو تست اعتبار سنجی و صحت سنجی </w:t>
      </w:r>
      <w:r w:rsidR="006970E5" w:rsidRPr="001A14D3">
        <w:rPr>
          <w:rFonts w:cs="B Nazanin"/>
          <w:color w:val="000000"/>
        </w:rPr>
        <w:t>(V&amp;V)</w:t>
      </w:r>
      <w:r w:rsidRPr="001A14D3">
        <w:rPr>
          <w:rFonts w:cs="B Nazanin"/>
          <w:color w:val="000000"/>
          <w:rtl/>
        </w:rPr>
        <w:t>استفاده می شود،خطا ها زود مشخص می شوند و هزینه کمتری بابت اصلاح خطا خواهیم داشت و مدریت هزینه راحتر خواهد بود.</w:t>
      </w:r>
    </w:p>
    <w:p w:rsidR="005E5D29" w:rsidRPr="001A14D3" w:rsidRDefault="005E5D29" w:rsidP="001775EC">
      <w:pPr>
        <w:pStyle w:val="ListParagraph"/>
        <w:numPr>
          <w:ilvl w:val="0"/>
          <w:numId w:val="31"/>
        </w:numPr>
        <w:autoSpaceDE w:val="0"/>
        <w:autoSpaceDN w:val="0"/>
        <w:adjustRightInd w:val="0"/>
        <w:spacing w:after="200" w:line="276" w:lineRule="auto"/>
        <w:jc w:val="both"/>
        <w:rPr>
          <w:rFonts w:cs="B Nazanin"/>
          <w:color w:val="000000"/>
        </w:rPr>
      </w:pPr>
      <w:r w:rsidRPr="001A14D3">
        <w:rPr>
          <w:rFonts w:cs="B Nazanin"/>
          <w:color w:val="000000"/>
        </w:rPr>
        <w:t>Prototyping</w:t>
      </w:r>
      <w:r w:rsidRPr="001A14D3">
        <w:rPr>
          <w:rFonts w:cs="B Nazanin"/>
          <w:color w:val="000000"/>
          <w:rtl/>
        </w:rPr>
        <w:t>:</w:t>
      </w:r>
      <w:r w:rsidR="004E08CD" w:rsidRPr="001A14D3">
        <w:rPr>
          <w:rFonts w:cs="B Nazanin"/>
          <w:color w:val="000000"/>
          <w:rtl/>
        </w:rPr>
        <w:t xml:space="preserve"> </w:t>
      </w:r>
      <w:r w:rsidRPr="001A14D3">
        <w:rPr>
          <w:rFonts w:cs="B Nazanin"/>
          <w:color w:val="000000"/>
          <w:rtl/>
        </w:rPr>
        <w:t>با توجه به ساخت مکرر نمونه اولیه</w:t>
      </w:r>
      <w:r w:rsidR="001775EC" w:rsidRPr="001A14D3">
        <w:rPr>
          <w:rFonts w:cs="B Nazanin"/>
          <w:color w:val="000000"/>
          <w:rtl/>
        </w:rPr>
        <w:t xml:space="preserve"> یا </w:t>
      </w:r>
      <w:r w:rsidR="001775EC" w:rsidRPr="001A14D3">
        <w:rPr>
          <w:rFonts w:cs="B Nazanin"/>
          <w:color w:val="000000"/>
        </w:rPr>
        <w:t>Prototype</w:t>
      </w:r>
      <w:r w:rsidRPr="001A14D3">
        <w:rPr>
          <w:rFonts w:cs="B Nazanin"/>
          <w:color w:val="000000"/>
          <w:rtl/>
        </w:rPr>
        <w:t xml:space="preserve"> ،هزینه کمی زیاد و مدیریت هزینه اندکی سخت می شود.</w:t>
      </w:r>
      <w:r w:rsidRPr="001A14D3">
        <w:rPr>
          <w:rFonts w:cs="B Nazanin"/>
          <w:color w:val="000000"/>
        </w:rPr>
        <w:t xml:space="preserve"> </w:t>
      </w:r>
    </w:p>
    <w:p w:rsidR="005E5D29" w:rsidRPr="001A14D3" w:rsidRDefault="001775EC" w:rsidP="001775EC">
      <w:pPr>
        <w:pStyle w:val="ListParagraph"/>
        <w:numPr>
          <w:ilvl w:val="0"/>
          <w:numId w:val="31"/>
        </w:numPr>
        <w:autoSpaceDE w:val="0"/>
        <w:autoSpaceDN w:val="0"/>
        <w:adjustRightInd w:val="0"/>
        <w:spacing w:after="200" w:line="276" w:lineRule="auto"/>
        <w:jc w:val="both"/>
        <w:rPr>
          <w:rFonts w:cs="B Nazanin"/>
          <w:color w:val="000000"/>
          <w:rtl/>
        </w:rPr>
      </w:pPr>
      <w:r w:rsidRPr="001A14D3">
        <w:rPr>
          <w:rFonts w:cs="B Nazanin"/>
          <w:color w:val="000000"/>
        </w:rPr>
        <w:t>S</w:t>
      </w:r>
      <w:r w:rsidR="005E5D29" w:rsidRPr="001A14D3">
        <w:rPr>
          <w:rFonts w:cs="B Nazanin"/>
          <w:color w:val="000000"/>
        </w:rPr>
        <w:t>piral</w:t>
      </w:r>
      <w:r w:rsidR="005E5D29" w:rsidRPr="001A14D3">
        <w:rPr>
          <w:rFonts w:cs="B Nazanin"/>
          <w:color w:val="000000"/>
          <w:rtl/>
        </w:rPr>
        <w:t>:</w:t>
      </w:r>
      <w:r w:rsidRPr="001A14D3">
        <w:rPr>
          <w:rFonts w:cs="B Nazanin"/>
          <w:color w:val="000000"/>
          <w:rtl/>
        </w:rPr>
        <w:t xml:space="preserve"> </w:t>
      </w:r>
      <w:r w:rsidR="005E5D29" w:rsidRPr="001A14D3">
        <w:rPr>
          <w:rFonts w:cs="B Nazanin"/>
          <w:color w:val="000000"/>
          <w:rtl/>
        </w:rPr>
        <w:t>به خاطر تحلیل ریسک در هر چرخه،هزینه زیادی را باید پرداخت کنیم،که بخشی از آن به خاطر جلوگیری از ریسک های خطرناک ،جبران می شود و به مدریت درست هزینه کمک می کند.</w:t>
      </w:r>
    </w:p>
    <w:p w:rsidR="005E5D29" w:rsidRPr="001A14D3" w:rsidRDefault="005E5D29" w:rsidP="001775EC">
      <w:pPr>
        <w:pStyle w:val="ListParagraph"/>
        <w:numPr>
          <w:ilvl w:val="0"/>
          <w:numId w:val="31"/>
        </w:numPr>
        <w:autoSpaceDE w:val="0"/>
        <w:autoSpaceDN w:val="0"/>
        <w:adjustRightInd w:val="0"/>
        <w:spacing w:after="200" w:line="276" w:lineRule="auto"/>
        <w:rPr>
          <w:rFonts w:cs="B Nazanin"/>
          <w:color w:val="000000"/>
          <w:rtl/>
        </w:rPr>
      </w:pPr>
      <w:r w:rsidRPr="001A14D3">
        <w:rPr>
          <w:rFonts w:cs="B Nazanin"/>
          <w:color w:val="000000"/>
        </w:rPr>
        <w:t>Concurrent</w:t>
      </w:r>
      <w:r w:rsidRPr="001A14D3">
        <w:rPr>
          <w:rFonts w:cs="B Nazanin"/>
          <w:color w:val="000000"/>
          <w:rtl/>
        </w:rPr>
        <w:t>:</w:t>
      </w:r>
      <w:r w:rsidR="001775EC" w:rsidRPr="001A14D3">
        <w:rPr>
          <w:rFonts w:cs="B Nazanin"/>
          <w:color w:val="000000"/>
          <w:rtl/>
        </w:rPr>
        <w:t xml:space="preserve"> </w:t>
      </w:r>
      <w:r w:rsidRPr="001A14D3">
        <w:rPr>
          <w:rFonts w:cs="B Nazanin"/>
          <w:color w:val="000000"/>
          <w:rtl/>
        </w:rPr>
        <w:t>در مورد مدریت هزینه،روشی و ایده ای ارائه نمی دهد.</w:t>
      </w:r>
    </w:p>
    <w:p w:rsidR="000A6D12" w:rsidRPr="001A14D3" w:rsidRDefault="005E5D29" w:rsidP="000A6D12">
      <w:pPr>
        <w:pStyle w:val="ListParagraph"/>
        <w:numPr>
          <w:ilvl w:val="0"/>
          <w:numId w:val="31"/>
        </w:numPr>
        <w:autoSpaceDE w:val="0"/>
        <w:autoSpaceDN w:val="0"/>
        <w:adjustRightInd w:val="0"/>
        <w:spacing w:after="200" w:line="276" w:lineRule="auto"/>
        <w:jc w:val="both"/>
        <w:rPr>
          <w:rFonts w:cs="B Nazanin"/>
          <w:color w:val="000000"/>
        </w:rPr>
      </w:pPr>
      <w:r w:rsidRPr="001A14D3">
        <w:rPr>
          <w:rFonts w:cs="B Nazanin"/>
          <w:color w:val="000000"/>
        </w:rPr>
        <w:t>RAD</w:t>
      </w:r>
      <w:r w:rsidRPr="001A14D3">
        <w:rPr>
          <w:rFonts w:cs="B Nazanin"/>
          <w:color w:val="000000"/>
          <w:rtl/>
        </w:rPr>
        <w:t>:</w:t>
      </w:r>
      <w:r w:rsidR="001775EC" w:rsidRPr="001A14D3">
        <w:rPr>
          <w:rFonts w:cs="B Nazanin"/>
          <w:color w:val="000000"/>
          <w:rtl/>
        </w:rPr>
        <w:t xml:space="preserve"> </w:t>
      </w:r>
      <w:r w:rsidRPr="001A14D3">
        <w:rPr>
          <w:rFonts w:cs="B Nazanin"/>
          <w:color w:val="000000"/>
          <w:rtl/>
        </w:rPr>
        <w:t xml:space="preserve">به خاطر استفاده از جزء های آماده،هزینه زیاد می شود که باعث سختی مدیریت هزینه می شود،اما همزمان به خاطر مشخص بودن </w:t>
      </w:r>
      <w:r w:rsidR="001A2E76" w:rsidRPr="001A14D3">
        <w:rPr>
          <w:rFonts w:cs="B Nazanin" w:hint="cs"/>
          <w:color w:val="000000"/>
          <w:rtl/>
        </w:rPr>
        <w:t>هزینه</w:t>
      </w:r>
      <w:r w:rsidRPr="001A14D3">
        <w:rPr>
          <w:rFonts w:cs="B Nazanin"/>
          <w:color w:val="000000"/>
          <w:rtl/>
        </w:rPr>
        <w:t xml:space="preserve"> جزء ها،کمی از سختی مدریت هزینه کاسته می شود.</w:t>
      </w:r>
      <w:r w:rsidR="000A6D12" w:rsidRPr="001A14D3">
        <w:rPr>
          <w:rFonts w:cs="B Nazanin" w:hint="cs"/>
          <w:color w:val="000000"/>
          <w:rtl/>
        </w:rPr>
        <w:t xml:space="preserve"> </w:t>
      </w:r>
    </w:p>
    <w:p w:rsidR="005E5D29" w:rsidRPr="001A14D3" w:rsidRDefault="000A6D12" w:rsidP="000A6D12">
      <w:pPr>
        <w:pStyle w:val="ListParagraph"/>
        <w:autoSpaceDE w:val="0"/>
        <w:autoSpaceDN w:val="0"/>
        <w:adjustRightInd w:val="0"/>
        <w:spacing w:after="200" w:line="276" w:lineRule="auto"/>
        <w:ind w:firstLine="720"/>
        <w:jc w:val="both"/>
        <w:rPr>
          <w:rFonts w:cs="B Nazanin"/>
          <w:color w:val="000000"/>
          <w:rtl/>
        </w:rPr>
      </w:pPr>
      <w:r w:rsidRPr="001A14D3">
        <w:rPr>
          <w:rFonts w:cs="B Nazanin" w:hint="cs"/>
          <w:color w:val="000000"/>
          <w:rtl/>
        </w:rPr>
        <w:t>توجه: در ایران</w:t>
      </w:r>
      <w:r w:rsidR="00B87D54" w:rsidRPr="001A14D3">
        <w:rPr>
          <w:rFonts w:cs="B Nazanin" w:hint="cs"/>
          <w:color w:val="000000"/>
          <w:rtl/>
        </w:rPr>
        <w:t xml:space="preserve">، </w:t>
      </w:r>
      <w:r w:rsidRPr="001A14D3">
        <w:rPr>
          <w:rFonts w:cs="B Nazanin" w:hint="cs"/>
          <w:color w:val="000000"/>
          <w:rtl/>
        </w:rPr>
        <w:t xml:space="preserve"> </w:t>
      </w:r>
      <w:r w:rsidRPr="001A14D3">
        <w:rPr>
          <w:rFonts w:cs="B Nazanin"/>
          <w:color w:val="000000"/>
        </w:rPr>
        <w:t>component</w:t>
      </w:r>
      <w:r w:rsidRPr="001A14D3">
        <w:rPr>
          <w:rFonts w:cs="B Nazanin" w:hint="cs"/>
          <w:color w:val="000000"/>
          <w:rtl/>
        </w:rPr>
        <w:t xml:space="preserve"> های آماده عمدتا رایگان استفاده میشوند !</w:t>
      </w:r>
    </w:p>
    <w:p w:rsidR="005E5D29" w:rsidRPr="001A14D3" w:rsidRDefault="005E5D29" w:rsidP="001775EC">
      <w:pPr>
        <w:pStyle w:val="ListParagraph"/>
        <w:numPr>
          <w:ilvl w:val="0"/>
          <w:numId w:val="31"/>
        </w:numPr>
        <w:autoSpaceDE w:val="0"/>
        <w:autoSpaceDN w:val="0"/>
        <w:adjustRightInd w:val="0"/>
        <w:spacing w:after="200" w:line="276" w:lineRule="auto"/>
        <w:rPr>
          <w:rFonts w:cs="B Nazanin"/>
          <w:color w:val="000000"/>
          <w:rtl/>
        </w:rPr>
      </w:pPr>
      <w:r w:rsidRPr="001A14D3">
        <w:rPr>
          <w:rFonts w:cs="B Nazanin"/>
          <w:color w:val="000000"/>
        </w:rPr>
        <w:t>Component based</w:t>
      </w:r>
      <w:r w:rsidRPr="001A14D3">
        <w:rPr>
          <w:rFonts w:cs="B Nazanin"/>
          <w:color w:val="000000"/>
          <w:rtl/>
        </w:rPr>
        <w:t>:</w:t>
      </w:r>
      <w:r w:rsidR="001775EC" w:rsidRPr="001A14D3">
        <w:rPr>
          <w:rFonts w:cs="B Nazanin"/>
          <w:color w:val="000000"/>
          <w:rtl/>
        </w:rPr>
        <w:t xml:space="preserve"> </w:t>
      </w:r>
      <w:r w:rsidRPr="001A14D3">
        <w:rPr>
          <w:rFonts w:cs="B Nazanin"/>
          <w:color w:val="000000"/>
          <w:rtl/>
        </w:rPr>
        <w:t xml:space="preserve">مانند </w:t>
      </w:r>
      <w:r w:rsidRPr="001A14D3">
        <w:rPr>
          <w:rFonts w:cs="B Nazanin"/>
          <w:color w:val="000000"/>
        </w:rPr>
        <w:t>RAD</w:t>
      </w:r>
      <w:r w:rsidRPr="001A14D3">
        <w:rPr>
          <w:rFonts w:cs="B Nazanin"/>
          <w:color w:val="000000"/>
          <w:rtl/>
        </w:rPr>
        <w:t>، به خاطر استفاده از جزء های آماده،هزینه زیاد می شود که باعث سختی مدیریت هزینه می شود،اما همزمان به خاطر مشخص بودن قیمت جزء ها،کمی از سختی مدریت هزینه کاسته می شود.</w:t>
      </w:r>
    </w:p>
    <w:p w:rsidR="005E5D29" w:rsidRPr="001A14D3" w:rsidRDefault="005E5D29" w:rsidP="001775EC">
      <w:pPr>
        <w:pStyle w:val="ListParagraph"/>
        <w:numPr>
          <w:ilvl w:val="0"/>
          <w:numId w:val="31"/>
        </w:numPr>
        <w:autoSpaceDE w:val="0"/>
        <w:autoSpaceDN w:val="0"/>
        <w:adjustRightInd w:val="0"/>
        <w:spacing w:after="200" w:line="276" w:lineRule="auto"/>
        <w:jc w:val="both"/>
        <w:rPr>
          <w:rFonts w:cs="B Nazanin"/>
          <w:color w:val="000000"/>
          <w:rtl/>
        </w:rPr>
      </w:pPr>
      <w:r w:rsidRPr="001A14D3">
        <w:rPr>
          <w:rFonts w:cs="B Nazanin"/>
          <w:color w:val="000000"/>
        </w:rPr>
        <w:t>Reuse oriented</w:t>
      </w:r>
      <w:r w:rsidRPr="001A14D3">
        <w:rPr>
          <w:rFonts w:cs="B Nazanin"/>
          <w:color w:val="000000"/>
          <w:rtl/>
        </w:rPr>
        <w:t>:</w:t>
      </w:r>
      <w:r w:rsidR="001775EC" w:rsidRPr="001A14D3">
        <w:rPr>
          <w:rFonts w:cs="B Nazanin"/>
          <w:color w:val="000000"/>
          <w:rtl/>
        </w:rPr>
        <w:t xml:space="preserve"> </w:t>
      </w:r>
      <w:r w:rsidRPr="001A14D3">
        <w:rPr>
          <w:rFonts w:cs="B Nazanin"/>
          <w:color w:val="000000"/>
          <w:rtl/>
        </w:rPr>
        <w:t>باز هم مانند</w:t>
      </w:r>
      <w:r w:rsidRPr="001A14D3">
        <w:rPr>
          <w:rFonts w:cs="B Nazanin"/>
          <w:color w:val="000000"/>
        </w:rPr>
        <w:t xml:space="preserve">RAD </w:t>
      </w:r>
      <w:r w:rsidRPr="001A14D3">
        <w:rPr>
          <w:rFonts w:cs="B Nazanin"/>
          <w:color w:val="000000"/>
          <w:rtl/>
        </w:rPr>
        <w:t xml:space="preserve">و </w:t>
      </w:r>
      <w:r w:rsidRPr="001A14D3">
        <w:rPr>
          <w:rFonts w:cs="B Nazanin"/>
          <w:color w:val="000000"/>
        </w:rPr>
        <w:t>Component based</w:t>
      </w:r>
      <w:r w:rsidRPr="001A14D3">
        <w:rPr>
          <w:rFonts w:cs="B Nazanin"/>
          <w:color w:val="000000"/>
          <w:rtl/>
        </w:rPr>
        <w:t xml:space="preserve"> ، به خاطر استفاده از جزء های آماده،هزینه زیاد می شود که باعث سختی مدیریت هزینه می شود، وهمچنین در قسمت های دیگر آن،درگیر پیکر بندی و یا ساختن و پیدا کردن جزء</w:t>
      </w:r>
      <w:r w:rsidRPr="001A14D3">
        <w:rPr>
          <w:rFonts w:cs="B Nazanin"/>
          <w:color w:val="000000"/>
        </w:rPr>
        <w:t xml:space="preserve"> </w:t>
      </w:r>
      <w:r w:rsidRPr="001A14D3">
        <w:rPr>
          <w:rFonts w:cs="B Nazanin"/>
          <w:color w:val="000000"/>
          <w:rtl/>
        </w:rPr>
        <w:t>های جدیدی هستیم که باعث افزایش بیشتر هزینه و سختی در تقریب هزینه می شود، اما همزمان به خاطر مشخص بودن قیمت جزء ها،کمی از سختی مدریت هزینه کاسته می شود.</w:t>
      </w:r>
    </w:p>
    <w:p w:rsidR="005E5D29" w:rsidRPr="001A14D3" w:rsidRDefault="005E5D29" w:rsidP="001775EC">
      <w:pPr>
        <w:pStyle w:val="ListParagraph"/>
        <w:numPr>
          <w:ilvl w:val="0"/>
          <w:numId w:val="31"/>
        </w:numPr>
        <w:autoSpaceDE w:val="0"/>
        <w:autoSpaceDN w:val="0"/>
        <w:adjustRightInd w:val="0"/>
        <w:spacing w:after="200" w:line="276" w:lineRule="auto"/>
        <w:jc w:val="both"/>
        <w:rPr>
          <w:rFonts w:cs="B Nazanin"/>
          <w:color w:val="000000"/>
          <w:rtl/>
        </w:rPr>
      </w:pPr>
      <w:r w:rsidRPr="001A14D3">
        <w:rPr>
          <w:rFonts w:cs="B Nazanin"/>
          <w:color w:val="000000"/>
        </w:rPr>
        <w:t>Formal</w:t>
      </w:r>
      <w:r w:rsidRPr="001A14D3">
        <w:rPr>
          <w:rFonts w:cs="B Nazanin"/>
          <w:color w:val="000000"/>
          <w:rtl/>
        </w:rPr>
        <w:t>:</w:t>
      </w:r>
      <w:r w:rsidR="001775EC" w:rsidRPr="001A14D3">
        <w:rPr>
          <w:rFonts w:cs="B Nazanin"/>
          <w:color w:val="000000"/>
          <w:rtl/>
        </w:rPr>
        <w:t xml:space="preserve"> </w:t>
      </w:r>
      <w:r w:rsidRPr="001A14D3">
        <w:rPr>
          <w:rFonts w:cs="B Nazanin"/>
          <w:color w:val="000000"/>
          <w:rtl/>
        </w:rPr>
        <w:t>به خاطر استفاده از زبان ریاضی در</w:t>
      </w:r>
      <w:r w:rsidR="001775EC" w:rsidRPr="001A14D3">
        <w:rPr>
          <w:rFonts w:cs="B Nazanin"/>
          <w:color w:val="000000"/>
          <w:rtl/>
        </w:rPr>
        <w:t xml:space="preserve"> همه مراحل آن،این مدل پر هزینه </w:t>
      </w:r>
      <w:r w:rsidR="00EF3173" w:rsidRPr="001A14D3">
        <w:rPr>
          <w:rFonts w:cs="B Nazanin"/>
          <w:color w:val="000000"/>
          <w:rtl/>
        </w:rPr>
        <w:t>است و همچ</w:t>
      </w:r>
      <w:r w:rsidRPr="001A14D3">
        <w:rPr>
          <w:rFonts w:cs="B Nazanin"/>
          <w:color w:val="000000"/>
          <w:rtl/>
        </w:rPr>
        <w:t>نین چون این مدل تمرکزی روی مدیریت هزینه ندارد، مدریت آن سخت است.</w:t>
      </w:r>
    </w:p>
    <w:p w:rsidR="005E5D29" w:rsidRPr="001A14D3" w:rsidRDefault="005E5D29" w:rsidP="001775EC">
      <w:pPr>
        <w:pStyle w:val="ListParagraph"/>
        <w:numPr>
          <w:ilvl w:val="0"/>
          <w:numId w:val="31"/>
        </w:numPr>
        <w:autoSpaceDE w:val="0"/>
        <w:autoSpaceDN w:val="0"/>
        <w:adjustRightInd w:val="0"/>
        <w:spacing w:after="200" w:line="276" w:lineRule="auto"/>
        <w:jc w:val="both"/>
        <w:rPr>
          <w:rFonts w:cs="B Nazanin"/>
          <w:color w:val="000000"/>
          <w:rtl/>
        </w:rPr>
      </w:pPr>
      <w:r w:rsidRPr="001A14D3">
        <w:rPr>
          <w:rFonts w:cs="B Nazanin"/>
          <w:color w:val="000000"/>
        </w:rPr>
        <w:t>Aspect oriented</w:t>
      </w:r>
      <w:r w:rsidRPr="001A14D3">
        <w:rPr>
          <w:rFonts w:cs="B Nazanin"/>
          <w:color w:val="000000"/>
          <w:rtl/>
        </w:rPr>
        <w:t xml:space="preserve">: با توجه به اینکه </w:t>
      </w:r>
      <w:r w:rsidRPr="001A14D3">
        <w:rPr>
          <w:rFonts w:cs="B Nazanin"/>
          <w:color w:val="000000"/>
        </w:rPr>
        <w:t>core-concern</w:t>
      </w:r>
      <w:r w:rsidRPr="001A14D3">
        <w:rPr>
          <w:rFonts w:cs="B Nazanin"/>
          <w:color w:val="000000"/>
          <w:rtl/>
        </w:rPr>
        <w:t xml:space="preserve"> ها دسته بندی می شوند و به صورت جدا توسعه داده(که از مشکلاتی مانند </w:t>
      </w:r>
      <w:r w:rsidRPr="001A14D3">
        <w:rPr>
          <w:rFonts w:cs="B Nazanin"/>
          <w:color w:val="000000"/>
        </w:rPr>
        <w:t>tangling</w:t>
      </w:r>
      <w:r w:rsidRPr="001A14D3">
        <w:rPr>
          <w:rFonts w:cs="B Nazanin"/>
          <w:color w:val="000000"/>
          <w:rtl/>
        </w:rPr>
        <w:t xml:space="preserve"> و </w:t>
      </w:r>
      <w:r w:rsidRPr="001A14D3">
        <w:rPr>
          <w:rFonts w:cs="B Nazanin"/>
          <w:color w:val="000000"/>
        </w:rPr>
        <w:t>scattering</w:t>
      </w:r>
      <w:r w:rsidRPr="001A14D3">
        <w:rPr>
          <w:rFonts w:cs="B Nazanin"/>
          <w:color w:val="000000"/>
          <w:rtl/>
        </w:rPr>
        <w:t xml:space="preserve"> جلوگیری می کند و باعث کاهش هزینه توسعه می شود</w:t>
      </w:r>
      <w:r w:rsidRPr="001A14D3">
        <w:rPr>
          <w:rFonts w:cs="B Nazanin"/>
          <w:color w:val="000000"/>
        </w:rPr>
        <w:t>(</w:t>
      </w:r>
      <w:r w:rsidRPr="001A14D3">
        <w:rPr>
          <w:rFonts w:cs="B Nazanin"/>
          <w:color w:val="000000"/>
          <w:rtl/>
        </w:rPr>
        <w:t xml:space="preserve">می شوند،به صورت نسبتا راحتی می توان هزینه لازم برای توسعه آن ها را تخمین زد و  برای این مدل به صورت نسبتا راحتی مدیریت هزینه داشت،اما در مقابل آن چون این مدل تکراری است، و پیدا کردن </w:t>
      </w:r>
      <w:r w:rsidRPr="001A14D3">
        <w:rPr>
          <w:rFonts w:cs="B Nazanin"/>
          <w:color w:val="000000"/>
        </w:rPr>
        <w:t>core-concern</w:t>
      </w:r>
      <w:r w:rsidRPr="001A14D3">
        <w:rPr>
          <w:rFonts w:cs="B Nazanin"/>
          <w:color w:val="000000"/>
          <w:rtl/>
        </w:rPr>
        <w:t xml:space="preserve"> ها و </w:t>
      </w:r>
      <w:r w:rsidRPr="001A14D3">
        <w:rPr>
          <w:rFonts w:cs="B Nazanin"/>
          <w:color w:val="000000"/>
        </w:rPr>
        <w:t>cross-cutting concern</w:t>
      </w:r>
      <w:r w:rsidRPr="001A14D3">
        <w:rPr>
          <w:rFonts w:cs="B Nazanin"/>
          <w:color w:val="000000"/>
          <w:rtl/>
        </w:rPr>
        <w:t xml:space="preserve"> ها کمی هزینه براست،کمی در تقریب هزینه و مدیریت هزینه دقت را از دست می دهیم.</w:t>
      </w:r>
    </w:p>
    <w:p w:rsidR="005E5D29" w:rsidRPr="001A14D3" w:rsidRDefault="005E5D29" w:rsidP="001775EC">
      <w:pPr>
        <w:pStyle w:val="ListParagraph"/>
        <w:numPr>
          <w:ilvl w:val="0"/>
          <w:numId w:val="31"/>
        </w:numPr>
        <w:autoSpaceDE w:val="0"/>
        <w:autoSpaceDN w:val="0"/>
        <w:adjustRightInd w:val="0"/>
        <w:spacing w:after="200" w:line="276" w:lineRule="auto"/>
        <w:jc w:val="both"/>
        <w:rPr>
          <w:rFonts w:cs="B Nazanin"/>
          <w:color w:val="000000"/>
          <w:rtl/>
        </w:rPr>
      </w:pPr>
      <w:r w:rsidRPr="001A14D3">
        <w:rPr>
          <w:rFonts w:cs="B Nazanin"/>
          <w:color w:val="000000"/>
        </w:rPr>
        <w:t>The unified process</w:t>
      </w:r>
      <w:r w:rsidRPr="001A14D3">
        <w:rPr>
          <w:rFonts w:cs="B Nazanin"/>
          <w:color w:val="000000"/>
          <w:rtl/>
        </w:rPr>
        <w:t>:</w:t>
      </w:r>
      <w:r w:rsidR="001775EC" w:rsidRPr="001A14D3">
        <w:rPr>
          <w:rFonts w:cs="B Nazanin"/>
          <w:color w:val="000000"/>
          <w:rtl/>
        </w:rPr>
        <w:t xml:space="preserve"> </w:t>
      </w:r>
      <w:r w:rsidRPr="001A14D3">
        <w:rPr>
          <w:rFonts w:cs="B Nazanin"/>
          <w:color w:val="000000"/>
          <w:rtl/>
        </w:rPr>
        <w:t xml:space="preserve">به دلیل استفاده از </w:t>
      </w:r>
      <w:r w:rsidR="001775EC" w:rsidRPr="001A14D3">
        <w:rPr>
          <w:rFonts w:cs="B Nazanin"/>
          <w:color w:val="000000"/>
        </w:rPr>
        <w:t>UML</w:t>
      </w:r>
      <w:r w:rsidRPr="001A14D3">
        <w:rPr>
          <w:rFonts w:cs="B Nazanin"/>
          <w:color w:val="000000"/>
          <w:rtl/>
        </w:rPr>
        <w:t xml:space="preserve"> ، مستند سازی بین هر دو قدم روند و ساخت نمونه های اولی</w:t>
      </w:r>
      <w:r w:rsidR="001775EC" w:rsidRPr="001A14D3">
        <w:rPr>
          <w:rFonts w:cs="B Nazanin"/>
          <w:color w:val="000000"/>
          <w:rtl/>
        </w:rPr>
        <w:t>ه،از خطا ها تا حدی جلوگیری می شو</w:t>
      </w:r>
      <w:r w:rsidRPr="001A14D3">
        <w:rPr>
          <w:rFonts w:cs="B Nazanin"/>
          <w:color w:val="000000"/>
          <w:rtl/>
        </w:rPr>
        <w:t>د</w:t>
      </w:r>
      <w:r w:rsidR="001775EC" w:rsidRPr="001A14D3">
        <w:rPr>
          <w:rFonts w:cs="B Nazanin"/>
          <w:color w:val="000000"/>
          <w:rtl/>
        </w:rPr>
        <w:t xml:space="preserve"> </w:t>
      </w:r>
      <w:r w:rsidRPr="001A14D3">
        <w:rPr>
          <w:rFonts w:cs="B Nazanin"/>
          <w:color w:val="000000"/>
          <w:rtl/>
        </w:rPr>
        <w:t>(که باعث کاهش هزینه می شود)،</w:t>
      </w:r>
      <w:r w:rsidR="001775EC" w:rsidRPr="001A14D3">
        <w:rPr>
          <w:rFonts w:cs="B Nazanin"/>
          <w:color w:val="000000"/>
          <w:rtl/>
        </w:rPr>
        <w:t xml:space="preserve"> </w:t>
      </w:r>
      <w:r w:rsidRPr="001A14D3">
        <w:rPr>
          <w:rFonts w:cs="B Nazanin"/>
          <w:color w:val="000000"/>
          <w:rtl/>
        </w:rPr>
        <w:t xml:space="preserve">اما چون این روند کند است و به صورت تکراری می باشد،و </w:t>
      </w:r>
      <w:r w:rsidRPr="001A14D3">
        <w:rPr>
          <w:rFonts w:cs="B Nazanin"/>
          <w:color w:val="000000"/>
          <w:rtl/>
        </w:rPr>
        <w:lastRenderedPageBreak/>
        <w:t>همچنین در آن نمونه های اولیه به طور مکرر</w:t>
      </w:r>
      <w:r w:rsidR="000E5183" w:rsidRPr="001A14D3">
        <w:rPr>
          <w:rFonts w:cs="B Nazanin" w:hint="cs"/>
          <w:color w:val="000000"/>
          <w:rtl/>
        </w:rPr>
        <w:t xml:space="preserve"> </w:t>
      </w:r>
      <w:r w:rsidRPr="001A14D3">
        <w:rPr>
          <w:rFonts w:cs="B Nazanin"/>
          <w:color w:val="000000"/>
          <w:rtl/>
        </w:rPr>
        <w:t xml:space="preserve">در فاز های </w:t>
      </w:r>
      <w:r w:rsidRPr="001A14D3">
        <w:rPr>
          <w:rFonts w:cs="B Nazanin"/>
          <w:color w:val="000000"/>
        </w:rPr>
        <w:t xml:space="preserve">inception </w:t>
      </w:r>
      <w:r w:rsidRPr="001A14D3">
        <w:rPr>
          <w:rFonts w:cs="B Nazanin"/>
          <w:color w:val="000000"/>
          <w:rtl/>
        </w:rPr>
        <w:t xml:space="preserve"> و </w:t>
      </w:r>
      <w:r w:rsidRPr="001A14D3">
        <w:rPr>
          <w:rFonts w:cs="B Nazanin"/>
          <w:color w:val="000000"/>
        </w:rPr>
        <w:t>elaboration</w:t>
      </w:r>
      <w:r w:rsidRPr="001A14D3">
        <w:rPr>
          <w:rFonts w:cs="B Nazanin"/>
          <w:color w:val="000000"/>
          <w:rtl/>
        </w:rPr>
        <w:t xml:space="preserve"> تولید می شوند،هزینه توسعه زیاد است و همچنین تقریب زدن و مدیریت هزینه لازم برای گام های روند وپایان پروژه سخت می شود.</w:t>
      </w:r>
    </w:p>
    <w:p w:rsidR="005E5D29" w:rsidRPr="008D206D" w:rsidRDefault="005E5D29" w:rsidP="005E5D29">
      <w:pPr>
        <w:autoSpaceDE w:val="0"/>
        <w:autoSpaceDN w:val="0"/>
        <w:adjustRightInd w:val="0"/>
        <w:rPr>
          <w:rFonts w:cs="B Nazanin"/>
          <w:b/>
          <w:bCs/>
          <w:sz w:val="24"/>
          <w:szCs w:val="24"/>
          <w:rtl/>
        </w:rPr>
      </w:pPr>
      <w:r w:rsidRPr="008D206D">
        <w:rPr>
          <w:rFonts w:cs="B Nazanin"/>
          <w:b/>
          <w:bCs/>
          <w:sz w:val="24"/>
          <w:szCs w:val="24"/>
        </w:rPr>
        <w:t>Time Management</w:t>
      </w:r>
    </w:p>
    <w:p w:rsidR="005E5D29" w:rsidRPr="001A14D3" w:rsidRDefault="005E5D29" w:rsidP="005E5D29">
      <w:pPr>
        <w:autoSpaceDE w:val="0"/>
        <w:autoSpaceDN w:val="0"/>
        <w:adjustRightInd w:val="0"/>
        <w:rPr>
          <w:rFonts w:cs="B Nazanin"/>
          <w:color w:val="000000"/>
          <w:rtl/>
        </w:rPr>
      </w:pPr>
      <w:r w:rsidRPr="001A14D3">
        <w:rPr>
          <w:rFonts w:cs="B Nazanin"/>
          <w:color w:val="000000"/>
          <w:rtl/>
        </w:rPr>
        <w:t>با توجه به اینکه کوتاهی زمان برای عملی کردن این ای</w:t>
      </w:r>
      <w:r w:rsidR="001C6EDE" w:rsidRPr="001A14D3">
        <w:rPr>
          <w:rFonts w:cs="B Nazanin"/>
          <w:color w:val="000000"/>
          <w:rtl/>
        </w:rPr>
        <w:t xml:space="preserve">ده و ارائه آن به بازار برای ما </w:t>
      </w:r>
      <w:r w:rsidR="001C6EDE" w:rsidRPr="001A14D3">
        <w:rPr>
          <w:rFonts w:cs="B Nazanin" w:hint="cs"/>
          <w:color w:val="000000"/>
          <w:rtl/>
        </w:rPr>
        <w:t>ح</w:t>
      </w:r>
      <w:r w:rsidRPr="001A14D3">
        <w:rPr>
          <w:rFonts w:cs="B Nazanin"/>
          <w:color w:val="000000"/>
          <w:rtl/>
        </w:rPr>
        <w:t>ائز اهمیت می باشد ، استفاده از مدل هایی که در آن ها کنترل و مدیریت زمان به آسانی انجام می شود برای ما بسیار مطلوب است.</w:t>
      </w:r>
    </w:p>
    <w:p w:rsidR="005E5D29" w:rsidRPr="001A14D3" w:rsidRDefault="005E5D29" w:rsidP="001775EC">
      <w:pPr>
        <w:pStyle w:val="ListParagraph"/>
        <w:numPr>
          <w:ilvl w:val="0"/>
          <w:numId w:val="32"/>
        </w:numPr>
        <w:autoSpaceDE w:val="0"/>
        <w:autoSpaceDN w:val="0"/>
        <w:adjustRightInd w:val="0"/>
        <w:spacing w:after="200" w:line="276" w:lineRule="auto"/>
        <w:jc w:val="both"/>
        <w:rPr>
          <w:rFonts w:cs="B Nazanin"/>
          <w:color w:val="000000"/>
          <w:rtl/>
        </w:rPr>
      </w:pPr>
      <w:r w:rsidRPr="001A14D3">
        <w:rPr>
          <w:rFonts w:cs="B Nazanin"/>
          <w:color w:val="000000"/>
        </w:rPr>
        <w:t>Code and fix</w:t>
      </w:r>
      <w:r w:rsidRPr="001A14D3">
        <w:rPr>
          <w:rFonts w:cs="B Nazanin"/>
          <w:color w:val="000000"/>
          <w:rtl/>
        </w:rPr>
        <w:t>:</w:t>
      </w:r>
      <w:r w:rsidR="001775EC" w:rsidRPr="001A14D3">
        <w:rPr>
          <w:rFonts w:cs="B Nazanin"/>
          <w:color w:val="000000"/>
          <w:rtl/>
        </w:rPr>
        <w:t xml:space="preserve"> </w:t>
      </w:r>
      <w:r w:rsidRPr="001A14D3">
        <w:rPr>
          <w:rFonts w:cs="B Nazanin"/>
          <w:color w:val="000000"/>
          <w:rtl/>
        </w:rPr>
        <w:t xml:space="preserve">هیچ تقریبی برای زمان پایان پروژه و زمان پیاده سازی </w:t>
      </w:r>
      <w:r w:rsidR="001775EC" w:rsidRPr="001A14D3">
        <w:rPr>
          <w:rFonts w:cs="B Nazanin"/>
          <w:color w:val="000000"/>
          <w:rtl/>
        </w:rPr>
        <w:t>قسمت های پروژه در آن موجود نیست</w:t>
      </w:r>
      <w:r w:rsidRPr="001A14D3">
        <w:rPr>
          <w:rFonts w:cs="B Nazanin"/>
          <w:color w:val="000000"/>
        </w:rPr>
        <w:t xml:space="preserve"> </w:t>
      </w:r>
      <w:r w:rsidRPr="001A14D3">
        <w:rPr>
          <w:rFonts w:cs="B Nazanin"/>
          <w:color w:val="000000"/>
          <w:rtl/>
        </w:rPr>
        <w:t>و همچنین به خاطرتعداد زیاد چرخه های آن، مدریت زمان بسیار سخت است.</w:t>
      </w:r>
    </w:p>
    <w:p w:rsidR="005E5D29" w:rsidRPr="001A14D3" w:rsidRDefault="005E5D29" w:rsidP="001775EC">
      <w:pPr>
        <w:pStyle w:val="ListParagraph"/>
        <w:numPr>
          <w:ilvl w:val="0"/>
          <w:numId w:val="32"/>
        </w:numPr>
        <w:autoSpaceDE w:val="0"/>
        <w:autoSpaceDN w:val="0"/>
        <w:adjustRightInd w:val="0"/>
        <w:spacing w:after="200" w:line="276" w:lineRule="auto"/>
        <w:jc w:val="both"/>
        <w:rPr>
          <w:rFonts w:cs="B Nazanin"/>
          <w:color w:val="000000"/>
        </w:rPr>
      </w:pPr>
      <w:r w:rsidRPr="001A14D3">
        <w:rPr>
          <w:rFonts w:cs="B Nazanin"/>
          <w:color w:val="000000"/>
        </w:rPr>
        <w:t>The waterfall</w:t>
      </w:r>
      <w:r w:rsidRPr="001A14D3">
        <w:rPr>
          <w:rFonts w:cs="B Nazanin"/>
          <w:color w:val="000000"/>
          <w:rtl/>
        </w:rPr>
        <w:t>:</w:t>
      </w:r>
      <w:r w:rsidR="001775EC" w:rsidRPr="001A14D3">
        <w:rPr>
          <w:rFonts w:cs="B Nazanin"/>
          <w:color w:val="000000"/>
          <w:rtl/>
        </w:rPr>
        <w:t xml:space="preserve"> </w:t>
      </w:r>
      <w:r w:rsidRPr="001A14D3">
        <w:rPr>
          <w:rFonts w:cs="B Nazanin"/>
          <w:color w:val="000000"/>
          <w:rtl/>
        </w:rPr>
        <w:t>زمان پایان پروژه در مرحله اول روند مشخص می شود و با توجه به دانستن اینکه هر قدم ازروند چه قدر طول می کشد، مدریت زمان به راحتی امکان پذیر است.</w:t>
      </w:r>
    </w:p>
    <w:p w:rsidR="005E5D29" w:rsidRPr="001A14D3" w:rsidRDefault="001775EC" w:rsidP="001775EC">
      <w:pPr>
        <w:pStyle w:val="ListParagraph"/>
        <w:numPr>
          <w:ilvl w:val="0"/>
          <w:numId w:val="32"/>
        </w:numPr>
        <w:autoSpaceDE w:val="0"/>
        <w:autoSpaceDN w:val="0"/>
        <w:adjustRightInd w:val="0"/>
        <w:spacing w:after="200" w:line="276" w:lineRule="auto"/>
        <w:jc w:val="both"/>
        <w:rPr>
          <w:rFonts w:cs="B Nazanin"/>
          <w:color w:val="000000"/>
          <w:rtl/>
        </w:rPr>
      </w:pPr>
      <w:r w:rsidRPr="001A14D3">
        <w:rPr>
          <w:rFonts w:cs="B Nazanin"/>
          <w:color w:val="000000"/>
        </w:rPr>
        <w:t>V</w:t>
      </w:r>
      <w:r w:rsidR="005E5D29" w:rsidRPr="001A14D3">
        <w:rPr>
          <w:rFonts w:cs="B Nazanin"/>
          <w:color w:val="000000"/>
        </w:rPr>
        <w:t>-model</w:t>
      </w:r>
      <w:r w:rsidR="005E5D29" w:rsidRPr="001A14D3">
        <w:rPr>
          <w:rFonts w:cs="B Nazanin"/>
          <w:color w:val="000000"/>
          <w:rtl/>
        </w:rPr>
        <w:t>:</w:t>
      </w:r>
      <w:r w:rsidRPr="001A14D3">
        <w:rPr>
          <w:rFonts w:cs="B Nazanin"/>
          <w:color w:val="000000"/>
          <w:rtl/>
        </w:rPr>
        <w:t xml:space="preserve"> </w:t>
      </w:r>
      <w:r w:rsidR="005E5D29" w:rsidRPr="001A14D3">
        <w:rPr>
          <w:rFonts w:cs="B Nazanin"/>
          <w:color w:val="000000"/>
          <w:rtl/>
        </w:rPr>
        <w:t>در ابتدا تقریبی از زمان پایان پروژه و زمان ل</w:t>
      </w:r>
      <w:r w:rsidRPr="001A14D3">
        <w:rPr>
          <w:rFonts w:cs="B Nazanin"/>
          <w:color w:val="000000"/>
          <w:rtl/>
        </w:rPr>
        <w:t xml:space="preserve">ازم برای هر یک از قدم های روند </w:t>
      </w:r>
      <w:r w:rsidR="005E5D29" w:rsidRPr="001A14D3">
        <w:rPr>
          <w:rFonts w:cs="B Nazanin"/>
          <w:color w:val="000000"/>
          <w:rtl/>
        </w:rPr>
        <w:t>می توان به دست آورد،اما با توجه به اینکه پروژه ساخته شده از اصول مهندسی به درستی استفاده کرده باشد و تعداد کل تست ها و تست های شکست خورده زیاد باشد، این تقریب دقیق نیست و به خاطر آن مدریت زمان کمی سخت شود.</w:t>
      </w:r>
    </w:p>
    <w:p w:rsidR="005E5D29" w:rsidRPr="001A14D3" w:rsidRDefault="005E5D29" w:rsidP="001775EC">
      <w:pPr>
        <w:pStyle w:val="ListParagraph"/>
        <w:numPr>
          <w:ilvl w:val="0"/>
          <w:numId w:val="32"/>
        </w:numPr>
        <w:autoSpaceDE w:val="0"/>
        <w:autoSpaceDN w:val="0"/>
        <w:adjustRightInd w:val="0"/>
        <w:spacing w:after="200" w:line="276" w:lineRule="auto"/>
        <w:jc w:val="both"/>
        <w:rPr>
          <w:rFonts w:cs="B Nazanin"/>
          <w:color w:val="000000"/>
        </w:rPr>
      </w:pPr>
      <w:r w:rsidRPr="001A14D3">
        <w:rPr>
          <w:rFonts w:cs="B Nazanin"/>
          <w:color w:val="000000"/>
        </w:rPr>
        <w:t>Incremental</w:t>
      </w:r>
      <w:r w:rsidRPr="001A14D3">
        <w:rPr>
          <w:rFonts w:cs="B Nazanin"/>
          <w:color w:val="000000"/>
          <w:rtl/>
        </w:rPr>
        <w:t>:</w:t>
      </w:r>
      <w:r w:rsidR="001775EC" w:rsidRPr="001A14D3">
        <w:rPr>
          <w:rFonts w:cs="B Nazanin"/>
          <w:color w:val="000000"/>
          <w:rtl/>
        </w:rPr>
        <w:t xml:space="preserve"> </w:t>
      </w:r>
      <w:r w:rsidRPr="001A14D3">
        <w:rPr>
          <w:rFonts w:cs="B Nazanin"/>
          <w:color w:val="000000"/>
          <w:rtl/>
        </w:rPr>
        <w:t>با برنامه ریزی دقیق،می توان تقریب خوبی از زمان تحویل جزء ها داشت و در مدیریت زمان دچار مشکل نشد.</w:t>
      </w:r>
    </w:p>
    <w:p w:rsidR="005E5D29" w:rsidRPr="001A14D3" w:rsidRDefault="005E5D29" w:rsidP="001775EC">
      <w:pPr>
        <w:pStyle w:val="ListParagraph"/>
        <w:numPr>
          <w:ilvl w:val="0"/>
          <w:numId w:val="32"/>
        </w:numPr>
        <w:autoSpaceDE w:val="0"/>
        <w:autoSpaceDN w:val="0"/>
        <w:adjustRightInd w:val="0"/>
        <w:spacing w:after="200" w:line="276" w:lineRule="auto"/>
        <w:jc w:val="both"/>
        <w:rPr>
          <w:rFonts w:cs="B Nazanin"/>
          <w:color w:val="000000"/>
          <w:rtl/>
        </w:rPr>
      </w:pPr>
      <w:r w:rsidRPr="001A14D3">
        <w:rPr>
          <w:rFonts w:cs="B Nazanin"/>
          <w:color w:val="000000"/>
        </w:rPr>
        <w:t>Prototyping</w:t>
      </w:r>
      <w:r w:rsidRPr="001A14D3">
        <w:rPr>
          <w:rFonts w:cs="B Nazanin"/>
          <w:color w:val="000000"/>
          <w:rtl/>
        </w:rPr>
        <w:t>:</w:t>
      </w:r>
      <w:r w:rsidR="001775EC" w:rsidRPr="001A14D3">
        <w:rPr>
          <w:rFonts w:cs="B Nazanin"/>
          <w:color w:val="000000"/>
          <w:rtl/>
        </w:rPr>
        <w:t xml:space="preserve"> </w:t>
      </w:r>
      <w:r w:rsidRPr="001A14D3">
        <w:rPr>
          <w:rFonts w:cs="B Nazanin"/>
          <w:color w:val="000000"/>
          <w:rtl/>
        </w:rPr>
        <w:t>چون روندی تکراری می باشد،و همچنین در آن نمونه های اولیه به صورت مکرر تولید می شود،برای همین این روند کند بوده وتقریب دقیقی برای زمان در آن امکان پذی</w:t>
      </w:r>
      <w:r w:rsidR="001775EC" w:rsidRPr="001A14D3">
        <w:rPr>
          <w:rFonts w:cs="B Nazanin"/>
          <w:color w:val="000000"/>
          <w:rtl/>
        </w:rPr>
        <w:t xml:space="preserve">ر نمی باشد و همچین مدیریت زمان </w:t>
      </w:r>
      <w:r w:rsidRPr="001A14D3">
        <w:rPr>
          <w:rFonts w:cs="B Nazanin"/>
          <w:color w:val="000000"/>
          <w:rtl/>
        </w:rPr>
        <w:t>مشکل است.</w:t>
      </w:r>
    </w:p>
    <w:p w:rsidR="005E5D29" w:rsidRPr="001A14D3" w:rsidRDefault="001775EC" w:rsidP="001775EC">
      <w:pPr>
        <w:pStyle w:val="ListParagraph"/>
        <w:numPr>
          <w:ilvl w:val="0"/>
          <w:numId w:val="32"/>
        </w:numPr>
        <w:autoSpaceDE w:val="0"/>
        <w:autoSpaceDN w:val="0"/>
        <w:adjustRightInd w:val="0"/>
        <w:spacing w:after="200" w:line="276" w:lineRule="auto"/>
        <w:jc w:val="both"/>
        <w:rPr>
          <w:rFonts w:cs="B Nazanin"/>
          <w:color w:val="000000"/>
          <w:rtl/>
        </w:rPr>
      </w:pPr>
      <w:r w:rsidRPr="001A14D3">
        <w:rPr>
          <w:rFonts w:cs="B Nazanin"/>
          <w:color w:val="000000"/>
        </w:rPr>
        <w:t>S</w:t>
      </w:r>
      <w:r w:rsidR="005E5D29" w:rsidRPr="001A14D3">
        <w:rPr>
          <w:rFonts w:cs="B Nazanin"/>
          <w:color w:val="000000"/>
        </w:rPr>
        <w:t>piral</w:t>
      </w:r>
      <w:r w:rsidR="005E5D29" w:rsidRPr="001A14D3">
        <w:rPr>
          <w:rFonts w:cs="B Nazanin"/>
          <w:color w:val="000000"/>
          <w:rtl/>
        </w:rPr>
        <w:t>:</w:t>
      </w:r>
      <w:r w:rsidRPr="001A14D3">
        <w:rPr>
          <w:rFonts w:cs="B Nazanin"/>
          <w:color w:val="000000"/>
          <w:rtl/>
        </w:rPr>
        <w:t xml:space="preserve"> </w:t>
      </w:r>
      <w:r w:rsidR="005E5D29" w:rsidRPr="001A14D3">
        <w:rPr>
          <w:rFonts w:cs="B Nazanin"/>
          <w:color w:val="000000"/>
          <w:rtl/>
        </w:rPr>
        <w:t xml:space="preserve">با </w:t>
      </w:r>
      <w:r w:rsidR="005E5D29" w:rsidRPr="001A14D3">
        <w:rPr>
          <w:rFonts w:cs="B Nazanin"/>
          <w:color w:val="000000"/>
        </w:rPr>
        <w:t>scheduling</w:t>
      </w:r>
      <w:r w:rsidR="005E5D29" w:rsidRPr="001A14D3">
        <w:rPr>
          <w:rFonts w:cs="B Nazanin"/>
          <w:color w:val="000000"/>
          <w:rtl/>
        </w:rPr>
        <w:t>،می توانیم تقریبی برای زمان داشته باشیم و مدیریت زمان را در هر چرخه انجام دهیم،</w:t>
      </w:r>
      <w:r w:rsidR="005E5D29" w:rsidRPr="001A14D3">
        <w:rPr>
          <w:rFonts w:cs="B Nazanin"/>
          <w:color w:val="000000"/>
        </w:rPr>
        <w:t xml:space="preserve"> </w:t>
      </w:r>
      <w:r w:rsidR="005E5D29" w:rsidRPr="001A14D3">
        <w:rPr>
          <w:rFonts w:cs="B Nazanin"/>
          <w:color w:val="000000"/>
          <w:rtl/>
        </w:rPr>
        <w:t>اما باز چون روندی تکراری می باشد، تعداد چرخش ها زیاد است و نمی توانیم تقریب زمانی مناسبی برای پایان پروژه داشته باشیم و مدیریت زمان مشکل است.</w:t>
      </w:r>
    </w:p>
    <w:p w:rsidR="005E5D29" w:rsidRPr="001A14D3" w:rsidRDefault="005E5D29" w:rsidP="001775EC">
      <w:pPr>
        <w:pStyle w:val="ListParagraph"/>
        <w:numPr>
          <w:ilvl w:val="0"/>
          <w:numId w:val="32"/>
        </w:numPr>
        <w:autoSpaceDE w:val="0"/>
        <w:autoSpaceDN w:val="0"/>
        <w:adjustRightInd w:val="0"/>
        <w:spacing w:after="200" w:line="276" w:lineRule="auto"/>
        <w:rPr>
          <w:rFonts w:cs="B Nazanin"/>
          <w:color w:val="000000"/>
          <w:rtl/>
        </w:rPr>
      </w:pPr>
      <w:r w:rsidRPr="001A14D3">
        <w:rPr>
          <w:rFonts w:cs="B Nazanin"/>
          <w:color w:val="000000"/>
        </w:rPr>
        <w:t>Concurrent</w:t>
      </w:r>
      <w:r w:rsidRPr="001A14D3">
        <w:rPr>
          <w:rFonts w:cs="B Nazanin"/>
          <w:color w:val="000000"/>
          <w:rtl/>
        </w:rPr>
        <w:t>:</w:t>
      </w:r>
      <w:r w:rsidR="001775EC" w:rsidRPr="001A14D3">
        <w:rPr>
          <w:rFonts w:cs="B Nazanin"/>
          <w:color w:val="000000"/>
          <w:rtl/>
        </w:rPr>
        <w:t xml:space="preserve"> </w:t>
      </w:r>
      <w:r w:rsidRPr="001A14D3">
        <w:rPr>
          <w:rFonts w:cs="B Nazanin"/>
          <w:color w:val="000000"/>
          <w:rtl/>
        </w:rPr>
        <w:t>در آن هیچ تقریبی و مدیریتی برای زمان مشخص نشده است.</w:t>
      </w:r>
    </w:p>
    <w:p w:rsidR="005E5D29" w:rsidRPr="001A14D3" w:rsidRDefault="005E5D29" w:rsidP="001775EC">
      <w:pPr>
        <w:pStyle w:val="ListParagraph"/>
        <w:numPr>
          <w:ilvl w:val="0"/>
          <w:numId w:val="32"/>
        </w:numPr>
        <w:autoSpaceDE w:val="0"/>
        <w:autoSpaceDN w:val="0"/>
        <w:adjustRightInd w:val="0"/>
        <w:spacing w:after="200" w:line="276" w:lineRule="auto"/>
        <w:jc w:val="both"/>
        <w:rPr>
          <w:rFonts w:cs="B Nazanin"/>
          <w:color w:val="000000"/>
        </w:rPr>
      </w:pPr>
      <w:r w:rsidRPr="001A14D3">
        <w:rPr>
          <w:rFonts w:cs="B Nazanin"/>
          <w:color w:val="000000"/>
        </w:rPr>
        <w:t>RAD</w:t>
      </w:r>
      <w:r w:rsidRPr="001A14D3">
        <w:rPr>
          <w:rFonts w:cs="B Nazanin"/>
          <w:color w:val="000000"/>
          <w:rtl/>
        </w:rPr>
        <w:t>:</w:t>
      </w:r>
      <w:r w:rsidR="001775EC" w:rsidRPr="001A14D3">
        <w:rPr>
          <w:rFonts w:cs="B Nazanin"/>
          <w:color w:val="000000"/>
          <w:rtl/>
        </w:rPr>
        <w:t xml:space="preserve"> </w:t>
      </w:r>
      <w:r w:rsidRPr="001A14D3">
        <w:rPr>
          <w:rFonts w:cs="B Nazanin"/>
          <w:color w:val="000000"/>
          <w:rtl/>
        </w:rPr>
        <w:t>چون در آن از جزء</w:t>
      </w:r>
      <w:r w:rsidR="001775EC" w:rsidRPr="001A14D3">
        <w:rPr>
          <w:rFonts w:cs="B Nazanin"/>
          <w:color w:val="000000"/>
          <w:rtl/>
        </w:rPr>
        <w:t xml:space="preserve"> </w:t>
      </w:r>
      <w:r w:rsidRPr="001A14D3">
        <w:rPr>
          <w:rFonts w:cs="B Nazanin"/>
          <w:color w:val="000000"/>
          <w:rtl/>
        </w:rPr>
        <w:t>(</w:t>
      </w:r>
      <w:r w:rsidRPr="001A14D3">
        <w:rPr>
          <w:rFonts w:cs="B Nazanin"/>
          <w:color w:val="000000"/>
        </w:rPr>
        <w:t>component</w:t>
      </w:r>
      <w:r w:rsidR="001775EC" w:rsidRPr="001A14D3">
        <w:rPr>
          <w:rFonts w:cs="B Nazanin"/>
          <w:color w:val="000000"/>
          <w:rtl/>
        </w:rPr>
        <w:t xml:space="preserve">) </w:t>
      </w:r>
      <w:r w:rsidRPr="001A14D3">
        <w:rPr>
          <w:rFonts w:cs="B Nazanin"/>
          <w:color w:val="000000"/>
          <w:rtl/>
        </w:rPr>
        <w:t>های آماده استفاده می شود ،مدریت و تقریب زدن زمان نسبتا راحت می باشد.</w:t>
      </w:r>
    </w:p>
    <w:p w:rsidR="005E5D29" w:rsidRPr="001A14D3" w:rsidRDefault="005E5D29" w:rsidP="001775EC">
      <w:pPr>
        <w:pStyle w:val="ListParagraph"/>
        <w:numPr>
          <w:ilvl w:val="0"/>
          <w:numId w:val="32"/>
        </w:numPr>
        <w:autoSpaceDE w:val="0"/>
        <w:autoSpaceDN w:val="0"/>
        <w:adjustRightInd w:val="0"/>
        <w:spacing w:after="200" w:line="276" w:lineRule="auto"/>
        <w:jc w:val="both"/>
        <w:rPr>
          <w:rFonts w:cs="B Nazanin"/>
          <w:color w:val="000000"/>
        </w:rPr>
      </w:pPr>
      <w:r w:rsidRPr="001A14D3">
        <w:rPr>
          <w:rFonts w:cs="B Nazanin"/>
          <w:color w:val="000000"/>
        </w:rPr>
        <w:t>Component based</w:t>
      </w:r>
      <w:r w:rsidRPr="001A14D3">
        <w:rPr>
          <w:rFonts w:cs="B Nazanin"/>
          <w:color w:val="000000"/>
          <w:rtl/>
        </w:rPr>
        <w:t>:</w:t>
      </w:r>
      <w:r w:rsidR="001775EC" w:rsidRPr="001A14D3">
        <w:rPr>
          <w:rFonts w:cs="B Nazanin"/>
          <w:color w:val="000000"/>
          <w:rtl/>
        </w:rPr>
        <w:t xml:space="preserve"> </w:t>
      </w:r>
      <w:r w:rsidRPr="001A14D3">
        <w:rPr>
          <w:rFonts w:cs="B Nazanin"/>
          <w:color w:val="000000"/>
          <w:rtl/>
        </w:rPr>
        <w:t xml:space="preserve">مانند </w:t>
      </w:r>
      <w:r w:rsidRPr="001A14D3">
        <w:rPr>
          <w:rFonts w:cs="B Nazanin"/>
          <w:color w:val="000000"/>
        </w:rPr>
        <w:t>RAD</w:t>
      </w:r>
      <w:r w:rsidRPr="001A14D3">
        <w:rPr>
          <w:rFonts w:cs="B Nazanin"/>
          <w:color w:val="000000"/>
          <w:rtl/>
        </w:rPr>
        <w:t>، چون در آن از جزء</w:t>
      </w:r>
      <w:r w:rsidR="001775EC" w:rsidRPr="001A14D3">
        <w:rPr>
          <w:rFonts w:cs="B Nazanin"/>
          <w:color w:val="000000"/>
          <w:rtl/>
        </w:rPr>
        <w:t xml:space="preserve"> </w:t>
      </w:r>
      <w:r w:rsidRPr="001A14D3">
        <w:rPr>
          <w:rFonts w:cs="B Nazanin"/>
          <w:color w:val="000000"/>
          <w:rtl/>
        </w:rPr>
        <w:t>(</w:t>
      </w:r>
      <w:r w:rsidRPr="001A14D3">
        <w:rPr>
          <w:rFonts w:cs="B Nazanin"/>
          <w:color w:val="000000"/>
        </w:rPr>
        <w:t>component</w:t>
      </w:r>
      <w:r w:rsidR="001775EC" w:rsidRPr="001A14D3">
        <w:rPr>
          <w:rFonts w:cs="B Nazanin"/>
          <w:color w:val="000000"/>
          <w:rtl/>
        </w:rPr>
        <w:t xml:space="preserve">) </w:t>
      </w:r>
      <w:r w:rsidRPr="001A14D3">
        <w:rPr>
          <w:rFonts w:cs="B Nazanin"/>
          <w:color w:val="000000"/>
          <w:rtl/>
        </w:rPr>
        <w:t>های آماده استفاده می شود ،مدریت و تقریب زدن زمان نسبتا راحت می باشد.</w:t>
      </w:r>
    </w:p>
    <w:p w:rsidR="005E5D29" w:rsidRPr="001A14D3" w:rsidRDefault="005E5D29" w:rsidP="001775EC">
      <w:pPr>
        <w:pStyle w:val="ListParagraph"/>
        <w:numPr>
          <w:ilvl w:val="0"/>
          <w:numId w:val="32"/>
        </w:numPr>
        <w:autoSpaceDE w:val="0"/>
        <w:autoSpaceDN w:val="0"/>
        <w:adjustRightInd w:val="0"/>
        <w:spacing w:after="200" w:line="276" w:lineRule="auto"/>
        <w:jc w:val="both"/>
        <w:rPr>
          <w:rFonts w:cs="B Nazanin"/>
          <w:color w:val="000000"/>
        </w:rPr>
      </w:pPr>
      <w:r w:rsidRPr="001A14D3">
        <w:rPr>
          <w:rFonts w:cs="B Nazanin"/>
          <w:color w:val="000000"/>
        </w:rPr>
        <w:t>Reuse oriented</w:t>
      </w:r>
      <w:r w:rsidR="001775EC" w:rsidRPr="001A14D3">
        <w:rPr>
          <w:rFonts w:cs="B Nazanin"/>
          <w:color w:val="000000"/>
          <w:rtl/>
        </w:rPr>
        <w:t>: باز هم مانند</w:t>
      </w:r>
      <w:r w:rsidRPr="001A14D3">
        <w:rPr>
          <w:rFonts w:cs="B Nazanin"/>
          <w:color w:val="000000"/>
        </w:rPr>
        <w:t xml:space="preserve">RAD </w:t>
      </w:r>
      <w:r w:rsidRPr="001A14D3">
        <w:rPr>
          <w:rFonts w:cs="B Nazanin"/>
          <w:color w:val="000000"/>
          <w:rtl/>
        </w:rPr>
        <w:t xml:space="preserve"> و </w:t>
      </w:r>
      <w:r w:rsidRPr="001A14D3">
        <w:rPr>
          <w:rFonts w:cs="B Nazanin"/>
          <w:color w:val="000000"/>
        </w:rPr>
        <w:t>Component based</w:t>
      </w:r>
      <w:r w:rsidRPr="001A14D3">
        <w:rPr>
          <w:rFonts w:cs="B Nazanin"/>
          <w:color w:val="000000"/>
          <w:rtl/>
        </w:rPr>
        <w:t xml:space="preserve"> ، چون در آن از جزء(</w:t>
      </w:r>
      <w:r w:rsidRPr="001A14D3">
        <w:rPr>
          <w:rFonts w:cs="B Nazanin"/>
          <w:color w:val="000000"/>
        </w:rPr>
        <w:t xml:space="preserve">component </w:t>
      </w:r>
      <w:r w:rsidRPr="001A14D3">
        <w:rPr>
          <w:rFonts w:cs="B Nazanin"/>
          <w:color w:val="000000"/>
          <w:rtl/>
        </w:rPr>
        <w:t xml:space="preserve"> </w:t>
      </w:r>
      <w:r w:rsidRPr="001A14D3">
        <w:rPr>
          <w:rFonts w:cs="B Nazanin"/>
          <w:color w:val="000000"/>
        </w:rPr>
        <w:t>(</w:t>
      </w:r>
      <w:r w:rsidRPr="001A14D3">
        <w:rPr>
          <w:rFonts w:cs="B Nazanin"/>
          <w:color w:val="000000"/>
          <w:rtl/>
        </w:rPr>
        <w:t xml:space="preserve">های آماده استفاده می شود ،مدریت و تقریب زدن زمان امکان پذیر  می باشد،اما با توجه به اینکه در قسمت های دیگر آن،درگیر پیکر بندی و یا ساختن و پیدا کردن </w:t>
      </w:r>
      <w:r w:rsidRPr="001A14D3">
        <w:rPr>
          <w:rFonts w:cs="B Nazanin"/>
          <w:color w:val="000000"/>
        </w:rPr>
        <w:t xml:space="preserve">component </w:t>
      </w:r>
      <w:r w:rsidRPr="001A14D3">
        <w:rPr>
          <w:rFonts w:cs="B Nazanin"/>
          <w:color w:val="000000"/>
          <w:rtl/>
        </w:rPr>
        <w:t xml:space="preserve"> های جدیدی هستیم،نسبت به </w:t>
      </w:r>
      <w:r w:rsidRPr="001A14D3">
        <w:rPr>
          <w:rFonts w:cs="B Nazanin"/>
          <w:color w:val="000000"/>
        </w:rPr>
        <w:t xml:space="preserve">RAD </w:t>
      </w:r>
      <w:r w:rsidRPr="001A14D3">
        <w:rPr>
          <w:rFonts w:cs="B Nazanin"/>
          <w:color w:val="000000"/>
          <w:rtl/>
        </w:rPr>
        <w:t xml:space="preserve"> و </w:t>
      </w:r>
      <w:r w:rsidRPr="001A14D3">
        <w:rPr>
          <w:rFonts w:cs="B Nazanin"/>
          <w:color w:val="000000"/>
        </w:rPr>
        <w:t>Component based</w:t>
      </w:r>
      <w:r w:rsidRPr="001A14D3">
        <w:rPr>
          <w:rFonts w:cs="B Nazanin"/>
          <w:color w:val="000000"/>
          <w:rtl/>
        </w:rPr>
        <w:t xml:space="preserve"> مدریت زمانی سختر می باشد.</w:t>
      </w:r>
    </w:p>
    <w:p w:rsidR="005E5D29" w:rsidRPr="001A14D3" w:rsidRDefault="005E5D29" w:rsidP="001775EC">
      <w:pPr>
        <w:pStyle w:val="ListParagraph"/>
        <w:numPr>
          <w:ilvl w:val="0"/>
          <w:numId w:val="32"/>
        </w:numPr>
        <w:autoSpaceDE w:val="0"/>
        <w:autoSpaceDN w:val="0"/>
        <w:adjustRightInd w:val="0"/>
        <w:spacing w:after="200" w:line="276" w:lineRule="auto"/>
        <w:jc w:val="both"/>
        <w:rPr>
          <w:rFonts w:cs="B Nazanin"/>
          <w:color w:val="000000"/>
          <w:rtl/>
        </w:rPr>
      </w:pPr>
      <w:r w:rsidRPr="001A14D3">
        <w:rPr>
          <w:rFonts w:cs="B Nazanin"/>
          <w:color w:val="000000"/>
        </w:rPr>
        <w:t>Formal</w:t>
      </w:r>
      <w:r w:rsidRPr="001A14D3">
        <w:rPr>
          <w:rFonts w:cs="B Nazanin"/>
          <w:color w:val="000000"/>
          <w:rtl/>
        </w:rPr>
        <w:t>:</w:t>
      </w:r>
      <w:r w:rsidR="001775EC" w:rsidRPr="001A14D3">
        <w:rPr>
          <w:rFonts w:cs="B Nazanin"/>
          <w:color w:val="000000"/>
          <w:rtl/>
        </w:rPr>
        <w:t xml:space="preserve"> </w:t>
      </w:r>
      <w:r w:rsidRPr="001A14D3">
        <w:rPr>
          <w:rFonts w:cs="B Nazanin"/>
          <w:color w:val="000000"/>
          <w:rtl/>
        </w:rPr>
        <w:t>به خاطر استفاده از زبان ریاضی در همه مراحل آن،این مدل زمان بر است و به راحتی نمی توان مدیریت زمان را درآن انجام داد و تقریبی برای زمان پایان پروژه در آن داشت.</w:t>
      </w:r>
    </w:p>
    <w:p w:rsidR="005E5D29" w:rsidRPr="001A14D3" w:rsidRDefault="005E5D29" w:rsidP="001775EC">
      <w:pPr>
        <w:pStyle w:val="ListParagraph"/>
        <w:numPr>
          <w:ilvl w:val="0"/>
          <w:numId w:val="32"/>
        </w:numPr>
        <w:autoSpaceDE w:val="0"/>
        <w:autoSpaceDN w:val="0"/>
        <w:adjustRightInd w:val="0"/>
        <w:spacing w:after="200" w:line="276" w:lineRule="auto"/>
        <w:jc w:val="both"/>
        <w:rPr>
          <w:rFonts w:cs="B Nazanin"/>
          <w:color w:val="000000"/>
          <w:rtl/>
        </w:rPr>
      </w:pPr>
      <w:r w:rsidRPr="001A14D3">
        <w:rPr>
          <w:rFonts w:cs="B Nazanin"/>
          <w:color w:val="000000"/>
        </w:rPr>
        <w:t>Aspect oriented</w:t>
      </w:r>
      <w:r w:rsidRPr="001A14D3">
        <w:rPr>
          <w:rFonts w:cs="B Nazanin"/>
          <w:color w:val="000000"/>
          <w:rtl/>
        </w:rPr>
        <w:t>:</w:t>
      </w:r>
      <w:r w:rsidR="001775EC" w:rsidRPr="001A14D3">
        <w:rPr>
          <w:rFonts w:cs="B Nazanin"/>
          <w:color w:val="000000"/>
          <w:rtl/>
        </w:rPr>
        <w:t xml:space="preserve"> </w:t>
      </w:r>
      <w:r w:rsidRPr="001A14D3">
        <w:rPr>
          <w:rFonts w:cs="B Nazanin"/>
          <w:color w:val="000000"/>
          <w:rtl/>
        </w:rPr>
        <w:t xml:space="preserve">با توجه به اینکه </w:t>
      </w:r>
      <w:r w:rsidRPr="001A14D3">
        <w:rPr>
          <w:rFonts w:cs="B Nazanin"/>
          <w:color w:val="000000"/>
        </w:rPr>
        <w:t>core-concern</w:t>
      </w:r>
      <w:r w:rsidRPr="001A14D3">
        <w:rPr>
          <w:rFonts w:cs="B Nazanin"/>
          <w:color w:val="000000"/>
          <w:rtl/>
        </w:rPr>
        <w:t xml:space="preserve"> ها دسته بندی می شوند و به صورت جدا توسعه داده</w:t>
      </w:r>
      <w:r w:rsidR="001775EC" w:rsidRPr="001A14D3">
        <w:rPr>
          <w:rFonts w:cs="B Nazanin"/>
          <w:color w:val="000000"/>
          <w:rtl/>
        </w:rPr>
        <w:t xml:space="preserve"> </w:t>
      </w:r>
      <w:r w:rsidRPr="001A14D3">
        <w:rPr>
          <w:rFonts w:cs="B Nazanin"/>
          <w:color w:val="000000"/>
          <w:rtl/>
        </w:rPr>
        <w:t xml:space="preserve">(که از مشکلاتی مانند </w:t>
      </w:r>
      <w:r w:rsidRPr="001A14D3">
        <w:rPr>
          <w:rFonts w:cs="B Nazanin"/>
          <w:color w:val="000000"/>
        </w:rPr>
        <w:t>tangling</w:t>
      </w:r>
      <w:r w:rsidRPr="001A14D3">
        <w:rPr>
          <w:rFonts w:cs="B Nazanin"/>
          <w:color w:val="000000"/>
          <w:rtl/>
        </w:rPr>
        <w:t xml:space="preserve"> و </w:t>
      </w:r>
      <w:r w:rsidRPr="001A14D3">
        <w:rPr>
          <w:rFonts w:cs="B Nazanin"/>
          <w:color w:val="000000"/>
        </w:rPr>
        <w:t>scattering</w:t>
      </w:r>
      <w:r w:rsidRPr="001A14D3">
        <w:rPr>
          <w:rFonts w:cs="B Nazanin"/>
          <w:color w:val="000000"/>
          <w:rtl/>
        </w:rPr>
        <w:t xml:space="preserve"> جلوگیری می کند و باعث کاهش زمان توسعه می شود</w:t>
      </w:r>
      <w:r w:rsidR="001775EC" w:rsidRPr="001A14D3">
        <w:rPr>
          <w:rFonts w:cs="B Nazanin"/>
          <w:color w:val="000000"/>
          <w:rtl/>
        </w:rPr>
        <w:t xml:space="preserve">) </w:t>
      </w:r>
      <w:r w:rsidRPr="001A14D3">
        <w:rPr>
          <w:rFonts w:cs="B Nazanin"/>
          <w:color w:val="000000"/>
          <w:rtl/>
        </w:rPr>
        <w:t xml:space="preserve">می شوند ، می توان در این مدل زمان را مدیریت کرد،اما چون این مدل تکراری است، و پیدا کردن </w:t>
      </w:r>
      <w:r w:rsidRPr="001A14D3">
        <w:rPr>
          <w:rFonts w:cs="B Nazanin"/>
          <w:color w:val="000000"/>
        </w:rPr>
        <w:t>core-concern</w:t>
      </w:r>
      <w:r w:rsidRPr="001A14D3">
        <w:rPr>
          <w:rFonts w:cs="B Nazanin"/>
          <w:color w:val="000000"/>
          <w:rtl/>
        </w:rPr>
        <w:t xml:space="preserve"> ها و </w:t>
      </w:r>
      <w:r w:rsidRPr="001A14D3">
        <w:rPr>
          <w:rFonts w:cs="B Nazanin"/>
          <w:color w:val="000000"/>
        </w:rPr>
        <w:t>cross-cutting concern</w:t>
      </w:r>
      <w:r w:rsidRPr="001A14D3">
        <w:rPr>
          <w:rFonts w:cs="B Nazanin"/>
          <w:color w:val="000000"/>
          <w:rtl/>
        </w:rPr>
        <w:t xml:space="preserve"> ها کمی وقت گیر است،اندکی دقت در تقریب زمان و توان در مدیریت آن از دست داده می شود.</w:t>
      </w:r>
    </w:p>
    <w:p w:rsidR="001775EC" w:rsidRPr="008D206D" w:rsidRDefault="005E5D29" w:rsidP="008D206D">
      <w:pPr>
        <w:pStyle w:val="ListParagraph"/>
        <w:numPr>
          <w:ilvl w:val="0"/>
          <w:numId w:val="32"/>
        </w:numPr>
        <w:autoSpaceDE w:val="0"/>
        <w:autoSpaceDN w:val="0"/>
        <w:adjustRightInd w:val="0"/>
        <w:spacing w:after="200" w:line="276" w:lineRule="auto"/>
        <w:jc w:val="both"/>
        <w:rPr>
          <w:rFonts w:cs="B Nazanin"/>
          <w:color w:val="000000"/>
          <w:rtl/>
        </w:rPr>
      </w:pPr>
      <w:r w:rsidRPr="001A14D3">
        <w:rPr>
          <w:rFonts w:cs="B Nazanin"/>
          <w:color w:val="000000"/>
        </w:rPr>
        <w:t>The unified process</w:t>
      </w:r>
      <w:r w:rsidRPr="001A14D3">
        <w:rPr>
          <w:rFonts w:cs="B Nazanin"/>
          <w:color w:val="000000"/>
          <w:rtl/>
        </w:rPr>
        <w:t>:</w:t>
      </w:r>
      <w:r w:rsidR="001775EC" w:rsidRPr="001A14D3">
        <w:rPr>
          <w:rFonts w:cs="B Nazanin"/>
          <w:color w:val="000000"/>
          <w:rtl/>
        </w:rPr>
        <w:t xml:space="preserve"> </w:t>
      </w:r>
      <w:r w:rsidRPr="001A14D3">
        <w:rPr>
          <w:rFonts w:cs="B Nazanin"/>
          <w:color w:val="000000"/>
          <w:rtl/>
        </w:rPr>
        <w:t xml:space="preserve">به دلیل استفاده از </w:t>
      </w:r>
      <w:r w:rsidR="001775EC" w:rsidRPr="001A14D3">
        <w:rPr>
          <w:rFonts w:cs="B Nazanin"/>
          <w:color w:val="000000"/>
        </w:rPr>
        <w:t>UML</w:t>
      </w:r>
      <w:r w:rsidRPr="001A14D3">
        <w:rPr>
          <w:rFonts w:cs="B Nazanin"/>
          <w:color w:val="000000"/>
          <w:rtl/>
        </w:rPr>
        <w:t xml:space="preserve"> و </w:t>
      </w:r>
      <w:r w:rsidRPr="001A14D3">
        <w:rPr>
          <w:rFonts w:cs="B Nazanin"/>
          <w:color w:val="000000"/>
          <w:u w:val="single"/>
          <w:rtl/>
        </w:rPr>
        <w:t>مستند سازی</w:t>
      </w:r>
      <w:r w:rsidRPr="001A14D3">
        <w:rPr>
          <w:rFonts w:cs="B Nazanin"/>
          <w:color w:val="000000"/>
          <w:rtl/>
        </w:rPr>
        <w:t xml:space="preserve"> بین هر دو</w:t>
      </w:r>
      <w:r w:rsidR="001775EC" w:rsidRPr="001A14D3">
        <w:rPr>
          <w:rFonts w:cs="B Nazanin"/>
          <w:color w:val="000000"/>
          <w:rtl/>
        </w:rPr>
        <w:t xml:space="preserve"> قدم روند، و همچنین</w:t>
      </w:r>
      <w:r w:rsidRPr="001A14D3">
        <w:rPr>
          <w:rFonts w:cs="B Nazanin"/>
          <w:color w:val="000000"/>
          <w:rtl/>
        </w:rPr>
        <w:t xml:space="preserve"> به خاطر تولید نمونه های اولیه مکرردر فاز های </w:t>
      </w:r>
      <w:r w:rsidRPr="001A14D3">
        <w:rPr>
          <w:rFonts w:cs="B Nazanin"/>
          <w:color w:val="000000"/>
        </w:rPr>
        <w:t xml:space="preserve">inception </w:t>
      </w:r>
      <w:r w:rsidRPr="001A14D3">
        <w:rPr>
          <w:rFonts w:cs="B Nazanin"/>
          <w:color w:val="000000"/>
          <w:rtl/>
        </w:rPr>
        <w:t xml:space="preserve"> و </w:t>
      </w:r>
      <w:r w:rsidRPr="001A14D3">
        <w:rPr>
          <w:rFonts w:cs="B Nazanin"/>
          <w:color w:val="000000"/>
        </w:rPr>
        <w:t>elaboration</w:t>
      </w:r>
      <w:r w:rsidRPr="001A14D3">
        <w:rPr>
          <w:rFonts w:cs="B Nazanin"/>
          <w:color w:val="000000"/>
          <w:rtl/>
        </w:rPr>
        <w:t xml:space="preserve"> ، این روند کند است و چون به صورت تکراری می باشد، </w:t>
      </w:r>
      <w:r w:rsidR="007D5DA8" w:rsidRPr="001A14D3">
        <w:rPr>
          <w:rFonts w:cs="B Nazanin"/>
          <w:color w:val="000000"/>
          <w:rtl/>
        </w:rPr>
        <w:t>درنتیجه</w:t>
      </w:r>
      <w:r w:rsidRPr="001A14D3">
        <w:rPr>
          <w:rFonts w:cs="B Nazanin"/>
          <w:color w:val="000000"/>
          <w:rtl/>
        </w:rPr>
        <w:t xml:space="preserve"> تقریب زمان لازم برای گام های روند وپایان پروژه،و همچنین مدیریت زمان  سخت است.</w:t>
      </w:r>
    </w:p>
    <w:p w:rsidR="005E5D29" w:rsidRPr="008353AB" w:rsidRDefault="005E5D29" w:rsidP="005E5D29">
      <w:pPr>
        <w:autoSpaceDE w:val="0"/>
        <w:autoSpaceDN w:val="0"/>
        <w:adjustRightInd w:val="0"/>
        <w:rPr>
          <w:rFonts w:cs="B Nazanin"/>
          <w:b/>
          <w:bCs/>
          <w:sz w:val="24"/>
          <w:szCs w:val="24"/>
          <w:rtl/>
        </w:rPr>
      </w:pPr>
      <w:r w:rsidRPr="008353AB">
        <w:rPr>
          <w:rFonts w:cs="B Nazanin"/>
          <w:b/>
          <w:bCs/>
          <w:sz w:val="24"/>
          <w:szCs w:val="24"/>
        </w:rPr>
        <w:lastRenderedPageBreak/>
        <w:t>Adoptability</w:t>
      </w:r>
    </w:p>
    <w:p w:rsidR="005E5D29" w:rsidRPr="001A14D3" w:rsidRDefault="005E5D29" w:rsidP="005E5D29">
      <w:pPr>
        <w:autoSpaceDE w:val="0"/>
        <w:autoSpaceDN w:val="0"/>
        <w:adjustRightInd w:val="0"/>
        <w:rPr>
          <w:rFonts w:cs="B Nazanin"/>
          <w:color w:val="000000"/>
          <w:rtl/>
        </w:rPr>
      </w:pPr>
      <w:r w:rsidRPr="001A14D3">
        <w:rPr>
          <w:rFonts w:cs="B Nazanin"/>
          <w:color w:val="000000"/>
          <w:rtl/>
        </w:rPr>
        <w:t>با توجه به طبیعت پروژه و اینکه به آن نیازمندی ها و ویژگی ها جدید اضافه می شود(که باعث ت</w:t>
      </w:r>
      <w:r w:rsidRPr="001A14D3">
        <w:rPr>
          <w:rFonts w:cs="B Nazanin"/>
          <w:color w:val="000000"/>
          <w:u w:val="single"/>
          <w:rtl/>
        </w:rPr>
        <w:t xml:space="preserve">غییرات </w:t>
      </w:r>
      <w:r w:rsidRPr="001A14D3">
        <w:rPr>
          <w:rFonts w:cs="B Nazanin"/>
          <w:color w:val="000000"/>
          <w:rtl/>
        </w:rPr>
        <w:t>در پروژه می شود)،برای ما مهم است که از مدلی استفاده کنیم که به تغییرات به خوبی واکنش نشان می دهد و آن را به راحتی قبول کند.</w:t>
      </w:r>
    </w:p>
    <w:p w:rsidR="005E5D29" w:rsidRPr="001A14D3" w:rsidRDefault="005E5D29" w:rsidP="001A79A6">
      <w:pPr>
        <w:pStyle w:val="ListParagraph"/>
        <w:numPr>
          <w:ilvl w:val="0"/>
          <w:numId w:val="33"/>
        </w:numPr>
        <w:autoSpaceDE w:val="0"/>
        <w:autoSpaceDN w:val="0"/>
        <w:adjustRightInd w:val="0"/>
        <w:spacing w:after="200" w:line="276" w:lineRule="auto"/>
        <w:jc w:val="both"/>
        <w:rPr>
          <w:rFonts w:cs="B Nazanin"/>
          <w:color w:val="000000"/>
          <w:rtl/>
        </w:rPr>
      </w:pPr>
      <w:r w:rsidRPr="001A14D3">
        <w:rPr>
          <w:rFonts w:cs="B Nazanin"/>
          <w:color w:val="000000"/>
        </w:rPr>
        <w:t>Code and fix</w:t>
      </w:r>
      <w:r w:rsidRPr="001A14D3">
        <w:rPr>
          <w:rFonts w:cs="B Nazanin"/>
          <w:color w:val="000000"/>
          <w:rtl/>
        </w:rPr>
        <w:t>:</w:t>
      </w:r>
      <w:r w:rsidR="001A79A6" w:rsidRPr="001A14D3">
        <w:rPr>
          <w:rFonts w:cs="B Nazanin"/>
          <w:color w:val="000000"/>
          <w:rtl/>
        </w:rPr>
        <w:t xml:space="preserve"> </w:t>
      </w:r>
      <w:r w:rsidRPr="001A14D3">
        <w:rPr>
          <w:rFonts w:cs="B Nazanin"/>
          <w:color w:val="000000"/>
          <w:rtl/>
        </w:rPr>
        <w:t>در مقابل تغییرات پایدار است و آن ها را تا حد خوبی می تواند کنترل کند.</w:t>
      </w:r>
    </w:p>
    <w:p w:rsidR="005E5D29" w:rsidRPr="001A14D3" w:rsidRDefault="005E5D29" w:rsidP="001A79A6">
      <w:pPr>
        <w:pStyle w:val="ListParagraph"/>
        <w:numPr>
          <w:ilvl w:val="0"/>
          <w:numId w:val="33"/>
        </w:numPr>
        <w:autoSpaceDE w:val="0"/>
        <w:autoSpaceDN w:val="0"/>
        <w:adjustRightInd w:val="0"/>
        <w:spacing w:after="200" w:line="276" w:lineRule="auto"/>
        <w:jc w:val="both"/>
        <w:rPr>
          <w:rFonts w:cs="B Nazanin"/>
          <w:color w:val="000000"/>
        </w:rPr>
      </w:pPr>
      <w:r w:rsidRPr="001A14D3">
        <w:rPr>
          <w:rFonts w:cs="B Nazanin"/>
          <w:color w:val="000000"/>
        </w:rPr>
        <w:t>The waterfall</w:t>
      </w:r>
      <w:r w:rsidRPr="001A14D3">
        <w:rPr>
          <w:rFonts w:cs="B Nazanin"/>
          <w:color w:val="000000"/>
          <w:rtl/>
        </w:rPr>
        <w:t>:</w:t>
      </w:r>
      <w:r w:rsidR="001A79A6" w:rsidRPr="001A14D3">
        <w:rPr>
          <w:rFonts w:cs="B Nazanin"/>
          <w:color w:val="000000"/>
          <w:rtl/>
        </w:rPr>
        <w:t xml:space="preserve"> </w:t>
      </w:r>
      <w:r w:rsidRPr="001A14D3">
        <w:rPr>
          <w:rFonts w:cs="B Nazanin"/>
          <w:color w:val="000000"/>
          <w:rtl/>
        </w:rPr>
        <w:t>به خاطر عدم توانایی بازگشت به قدم های قبل روند</w:t>
      </w:r>
      <w:r w:rsidR="001A79A6" w:rsidRPr="001A14D3">
        <w:rPr>
          <w:rFonts w:cs="B Nazanin"/>
          <w:color w:val="000000"/>
          <w:rtl/>
        </w:rPr>
        <w:t xml:space="preserve"> (مگر اینکه مدل </w:t>
      </w:r>
      <w:r w:rsidR="001A79A6" w:rsidRPr="001A14D3">
        <w:rPr>
          <w:rFonts w:cs="B Nazanin"/>
          <w:color w:val="000000"/>
        </w:rPr>
        <w:t>iterative</w:t>
      </w:r>
      <w:r w:rsidRPr="001A14D3">
        <w:rPr>
          <w:rFonts w:cs="B Nazanin"/>
          <w:color w:val="000000"/>
        </w:rPr>
        <w:t xml:space="preserve"> </w:t>
      </w:r>
      <w:r w:rsidRPr="001A14D3">
        <w:rPr>
          <w:rFonts w:cs="B Nazanin"/>
          <w:color w:val="000000"/>
          <w:rtl/>
        </w:rPr>
        <w:t xml:space="preserve"> </w:t>
      </w:r>
      <w:r w:rsidR="001A79A6" w:rsidRPr="001A14D3">
        <w:rPr>
          <w:rFonts w:cs="B Nazanin"/>
          <w:color w:val="000000"/>
          <w:rtl/>
        </w:rPr>
        <w:t xml:space="preserve"> </w:t>
      </w:r>
      <w:r w:rsidRPr="001A14D3">
        <w:rPr>
          <w:rFonts w:cs="B Nazanin"/>
          <w:color w:val="000000"/>
          <w:rtl/>
        </w:rPr>
        <w:t>باشد)</w:t>
      </w:r>
      <w:r w:rsidR="001A79A6" w:rsidRPr="001A14D3">
        <w:rPr>
          <w:rFonts w:cs="B Nazanin"/>
          <w:color w:val="000000"/>
          <w:rtl/>
        </w:rPr>
        <w:t xml:space="preserve"> </w:t>
      </w:r>
      <w:r w:rsidRPr="001A14D3">
        <w:rPr>
          <w:rFonts w:cs="B Nazanin"/>
          <w:color w:val="000000"/>
          <w:rtl/>
        </w:rPr>
        <w:t>،</w:t>
      </w:r>
      <w:r w:rsidR="001A79A6" w:rsidRPr="001A14D3">
        <w:rPr>
          <w:rFonts w:cs="B Nazanin"/>
          <w:color w:val="000000"/>
          <w:rtl/>
        </w:rPr>
        <w:t xml:space="preserve"> </w:t>
      </w:r>
      <w:r w:rsidRPr="001A14D3">
        <w:rPr>
          <w:rFonts w:cs="B Nazanin"/>
          <w:color w:val="000000"/>
          <w:rtl/>
        </w:rPr>
        <w:t>انعطاف پذیری آن بسیار پایین است.</w:t>
      </w:r>
    </w:p>
    <w:p w:rsidR="005E5D29" w:rsidRPr="001A14D3" w:rsidRDefault="001A79A6" w:rsidP="001A79A6">
      <w:pPr>
        <w:pStyle w:val="ListParagraph"/>
        <w:numPr>
          <w:ilvl w:val="0"/>
          <w:numId w:val="33"/>
        </w:numPr>
        <w:autoSpaceDE w:val="0"/>
        <w:autoSpaceDN w:val="0"/>
        <w:adjustRightInd w:val="0"/>
        <w:spacing w:after="200" w:line="276" w:lineRule="auto"/>
        <w:jc w:val="both"/>
        <w:rPr>
          <w:rFonts w:cs="B Nazanin"/>
          <w:color w:val="000000"/>
          <w:rtl/>
        </w:rPr>
      </w:pPr>
      <w:r w:rsidRPr="001A14D3">
        <w:rPr>
          <w:rFonts w:cs="B Nazanin"/>
          <w:color w:val="000000"/>
        </w:rPr>
        <w:t>V</w:t>
      </w:r>
      <w:r w:rsidR="005E5D29" w:rsidRPr="001A14D3">
        <w:rPr>
          <w:rFonts w:cs="B Nazanin"/>
          <w:color w:val="000000"/>
        </w:rPr>
        <w:t>-model</w:t>
      </w:r>
      <w:r w:rsidR="005E5D29" w:rsidRPr="001A14D3">
        <w:rPr>
          <w:rFonts w:cs="B Nazanin"/>
          <w:color w:val="000000"/>
          <w:rtl/>
        </w:rPr>
        <w:t>:</w:t>
      </w:r>
      <w:r w:rsidRPr="001A14D3">
        <w:rPr>
          <w:rFonts w:cs="B Nazanin"/>
          <w:color w:val="000000"/>
          <w:rtl/>
        </w:rPr>
        <w:t xml:space="preserve"> </w:t>
      </w:r>
      <w:r w:rsidR="005E5D29" w:rsidRPr="001A14D3">
        <w:rPr>
          <w:rFonts w:cs="B Nazanin"/>
          <w:color w:val="000000"/>
          <w:rtl/>
        </w:rPr>
        <w:t>به خاطر تست های زیاد لازم</w:t>
      </w:r>
      <w:r w:rsidR="005E5D29" w:rsidRPr="001A14D3">
        <w:rPr>
          <w:rFonts w:cs="B Nazanin"/>
          <w:color w:val="000000"/>
        </w:rPr>
        <w:t xml:space="preserve"> </w:t>
      </w:r>
      <w:r w:rsidR="005E5D29" w:rsidRPr="001A14D3">
        <w:rPr>
          <w:rFonts w:cs="B Nazanin"/>
          <w:color w:val="000000"/>
          <w:rtl/>
        </w:rPr>
        <w:t>برای اعمال تغییرات و اضافه کردن قسمت های جدید به پروژه،و اینکه در صورت شکست تست ها،باید تغییراتی در پروژه ایجاد کنیم و دوبار تست نویسی کنیم،در مقابل تغییرات پایدار نیست،که البته به خاطر تکراری بودن آن ،این ناپایداری کمی جبران می شود.</w:t>
      </w:r>
    </w:p>
    <w:p w:rsidR="005E5D29" w:rsidRPr="001A14D3" w:rsidRDefault="005E5D29" w:rsidP="001A79A6">
      <w:pPr>
        <w:pStyle w:val="ListParagraph"/>
        <w:numPr>
          <w:ilvl w:val="0"/>
          <w:numId w:val="33"/>
        </w:numPr>
        <w:autoSpaceDE w:val="0"/>
        <w:autoSpaceDN w:val="0"/>
        <w:adjustRightInd w:val="0"/>
        <w:spacing w:after="200" w:line="276" w:lineRule="auto"/>
        <w:jc w:val="both"/>
        <w:rPr>
          <w:rFonts w:cs="B Nazanin"/>
          <w:color w:val="000000"/>
        </w:rPr>
      </w:pPr>
      <w:r w:rsidRPr="001A14D3">
        <w:rPr>
          <w:rFonts w:cs="B Nazanin"/>
          <w:color w:val="000000"/>
        </w:rPr>
        <w:t>Incremental</w:t>
      </w:r>
      <w:r w:rsidRPr="001A14D3">
        <w:rPr>
          <w:rFonts w:cs="B Nazanin"/>
          <w:color w:val="000000"/>
          <w:rtl/>
        </w:rPr>
        <w:t>: چون پروژه به صورت جز</w:t>
      </w:r>
      <w:r w:rsidR="001A79A6" w:rsidRPr="001A14D3">
        <w:rPr>
          <w:rFonts w:cs="B Nazanin"/>
          <w:color w:val="000000"/>
          <w:rtl/>
        </w:rPr>
        <w:t xml:space="preserve">ء هایی تحویل داده می شود و این </w:t>
      </w:r>
      <w:r w:rsidRPr="001A14D3">
        <w:rPr>
          <w:rFonts w:cs="B Nazanin"/>
          <w:color w:val="000000"/>
          <w:rtl/>
        </w:rPr>
        <w:t>جزء ها می توانند به صورت موازی توسعه پیدا کنند،این مدل انعطاف پذیری بالایی دارد.</w:t>
      </w:r>
    </w:p>
    <w:p w:rsidR="005E5D29" w:rsidRPr="001A14D3" w:rsidRDefault="005E5D29" w:rsidP="001A79A6">
      <w:pPr>
        <w:pStyle w:val="ListParagraph"/>
        <w:numPr>
          <w:ilvl w:val="0"/>
          <w:numId w:val="33"/>
        </w:numPr>
        <w:autoSpaceDE w:val="0"/>
        <w:autoSpaceDN w:val="0"/>
        <w:adjustRightInd w:val="0"/>
        <w:spacing w:after="200" w:line="276" w:lineRule="auto"/>
        <w:jc w:val="both"/>
        <w:rPr>
          <w:rFonts w:cs="B Nazanin"/>
          <w:color w:val="000000"/>
        </w:rPr>
      </w:pPr>
      <w:r w:rsidRPr="001A14D3">
        <w:rPr>
          <w:rFonts w:cs="B Nazanin"/>
          <w:color w:val="000000"/>
        </w:rPr>
        <w:t>Prototyping</w:t>
      </w:r>
      <w:r w:rsidRPr="001A14D3">
        <w:rPr>
          <w:rFonts w:cs="B Nazanin"/>
          <w:color w:val="000000"/>
          <w:rtl/>
        </w:rPr>
        <w:t>:</w:t>
      </w:r>
      <w:r w:rsidR="001A79A6" w:rsidRPr="001A14D3">
        <w:rPr>
          <w:rFonts w:cs="B Nazanin"/>
          <w:color w:val="000000"/>
          <w:rtl/>
        </w:rPr>
        <w:t xml:space="preserve"> </w:t>
      </w:r>
      <w:r w:rsidRPr="001A14D3">
        <w:rPr>
          <w:rFonts w:cs="B Nazanin"/>
          <w:color w:val="000000"/>
          <w:rtl/>
        </w:rPr>
        <w:t>با توجه به ساخت مکرر نمونه اولیه</w:t>
      </w:r>
      <w:r w:rsidRPr="001A14D3">
        <w:rPr>
          <w:rFonts w:cs="B Nazanin"/>
          <w:color w:val="000000"/>
        </w:rPr>
        <w:t xml:space="preserve"> </w:t>
      </w:r>
      <w:r w:rsidRPr="001A14D3">
        <w:rPr>
          <w:rFonts w:cs="B Nazanin"/>
          <w:color w:val="000000"/>
          <w:rtl/>
        </w:rPr>
        <w:t>و دخالت کاربر</w:t>
      </w:r>
      <w:r w:rsidR="001A79A6" w:rsidRPr="001A14D3">
        <w:rPr>
          <w:rFonts w:cs="B Nazanin"/>
          <w:color w:val="000000"/>
          <w:rtl/>
        </w:rPr>
        <w:t xml:space="preserve"> در توسعه پروژه،ریتم تیم توسعه </w:t>
      </w:r>
      <w:r w:rsidRPr="001A14D3">
        <w:rPr>
          <w:rFonts w:cs="B Nazanin"/>
          <w:color w:val="000000"/>
          <w:rtl/>
        </w:rPr>
        <w:t xml:space="preserve">به هم می خورد </w:t>
      </w:r>
      <w:r w:rsidR="001C6EDE" w:rsidRPr="001A14D3">
        <w:rPr>
          <w:rFonts w:cs="B Nazanin" w:hint="cs"/>
          <w:color w:val="000000"/>
          <w:rtl/>
        </w:rPr>
        <w:t xml:space="preserve">(دخالت مداوم کاربر به دلیل مشاهده کردن نمونه اولیه </w:t>
      </w:r>
      <w:r w:rsidR="005E1201" w:rsidRPr="001A14D3">
        <w:rPr>
          <w:rFonts w:cs="B Nazanin" w:hint="cs"/>
          <w:color w:val="000000"/>
          <w:rtl/>
        </w:rPr>
        <w:t>و ارایه درخواست های جدید</w:t>
      </w:r>
      <w:r w:rsidR="001C6EDE" w:rsidRPr="001A14D3">
        <w:rPr>
          <w:rFonts w:cs="B Nazanin" w:hint="cs"/>
          <w:color w:val="000000"/>
          <w:rtl/>
        </w:rPr>
        <w:t xml:space="preserve">) </w:t>
      </w:r>
      <w:r w:rsidRPr="001A14D3">
        <w:rPr>
          <w:rFonts w:cs="B Nazanin"/>
          <w:color w:val="000000"/>
          <w:rtl/>
        </w:rPr>
        <w:t>و باعث کاهش انعطاف پذیری می شود،اما به خاطر تکراری بودن این مدل،این کاهش کمی جبران می شود.</w:t>
      </w:r>
    </w:p>
    <w:p w:rsidR="005E5D29" w:rsidRPr="001A14D3" w:rsidRDefault="001A79A6" w:rsidP="001A79A6">
      <w:pPr>
        <w:pStyle w:val="ListParagraph"/>
        <w:numPr>
          <w:ilvl w:val="0"/>
          <w:numId w:val="33"/>
        </w:numPr>
        <w:autoSpaceDE w:val="0"/>
        <w:autoSpaceDN w:val="0"/>
        <w:adjustRightInd w:val="0"/>
        <w:spacing w:after="200" w:line="276" w:lineRule="auto"/>
        <w:jc w:val="both"/>
        <w:rPr>
          <w:rFonts w:cs="B Nazanin"/>
          <w:color w:val="000000"/>
          <w:rtl/>
        </w:rPr>
      </w:pPr>
      <w:r w:rsidRPr="001A14D3">
        <w:rPr>
          <w:rFonts w:cs="B Nazanin"/>
          <w:color w:val="000000"/>
        </w:rPr>
        <w:t>S</w:t>
      </w:r>
      <w:r w:rsidR="005E5D29" w:rsidRPr="001A14D3">
        <w:rPr>
          <w:rFonts w:cs="B Nazanin"/>
          <w:color w:val="000000"/>
        </w:rPr>
        <w:t>piral</w:t>
      </w:r>
      <w:r w:rsidR="005E5D29" w:rsidRPr="001A14D3">
        <w:rPr>
          <w:rFonts w:cs="B Nazanin"/>
          <w:color w:val="000000"/>
          <w:rtl/>
        </w:rPr>
        <w:t>:</w:t>
      </w:r>
      <w:r w:rsidRPr="001A14D3">
        <w:rPr>
          <w:rFonts w:cs="B Nazanin"/>
          <w:color w:val="000000"/>
          <w:rtl/>
        </w:rPr>
        <w:t xml:space="preserve"> </w:t>
      </w:r>
      <w:r w:rsidR="005E5D29" w:rsidRPr="001A14D3">
        <w:rPr>
          <w:rFonts w:cs="B Nazanin"/>
          <w:color w:val="000000"/>
          <w:rtl/>
        </w:rPr>
        <w:t>به خاطر تکراری بودن این مدل،</w:t>
      </w:r>
      <w:r w:rsidR="005E5D29" w:rsidRPr="001A14D3">
        <w:rPr>
          <w:rFonts w:cs="B Nazanin"/>
          <w:color w:val="000000"/>
        </w:rPr>
        <w:t>Spiral</w:t>
      </w:r>
      <w:r w:rsidR="005E5D29" w:rsidRPr="001A14D3">
        <w:rPr>
          <w:rFonts w:cs="B Nazanin"/>
          <w:color w:val="000000"/>
          <w:rtl/>
        </w:rPr>
        <w:t xml:space="preserve"> نسبت به تغییرات تطبیق پذیر است،که کمی از تطبیق پذیری آن،به خاطر آنالیز ریسک در هر چرخه آن</w:t>
      </w:r>
      <w:r w:rsidRPr="001A14D3">
        <w:rPr>
          <w:rFonts w:cs="B Nazanin"/>
          <w:color w:val="000000"/>
          <w:rtl/>
        </w:rPr>
        <w:t xml:space="preserve"> </w:t>
      </w:r>
      <w:r w:rsidR="005E5D29" w:rsidRPr="001A14D3">
        <w:rPr>
          <w:rFonts w:cs="B Nazanin"/>
          <w:color w:val="000000"/>
          <w:rtl/>
        </w:rPr>
        <w:t>(که در مواقعی ممکن باعث ایجاد مقاومت به تغییرات شود)</w:t>
      </w:r>
      <w:r w:rsidRPr="001A14D3">
        <w:rPr>
          <w:rFonts w:cs="B Nazanin"/>
          <w:color w:val="000000"/>
          <w:rtl/>
        </w:rPr>
        <w:t xml:space="preserve"> </w:t>
      </w:r>
      <w:r w:rsidR="005E5D29" w:rsidRPr="001A14D3">
        <w:rPr>
          <w:rFonts w:cs="B Nazanin"/>
          <w:color w:val="000000"/>
          <w:rtl/>
        </w:rPr>
        <w:t>،</w:t>
      </w:r>
      <w:r w:rsidRPr="001A14D3">
        <w:rPr>
          <w:rFonts w:cs="B Nazanin"/>
          <w:color w:val="000000"/>
          <w:rtl/>
        </w:rPr>
        <w:t xml:space="preserve"> </w:t>
      </w:r>
      <w:r w:rsidR="005E5D29" w:rsidRPr="001A14D3">
        <w:rPr>
          <w:rFonts w:cs="B Nazanin"/>
          <w:color w:val="000000"/>
          <w:rtl/>
        </w:rPr>
        <w:t>کاهش می یابد.</w:t>
      </w:r>
    </w:p>
    <w:p w:rsidR="005E5D29" w:rsidRPr="001A14D3" w:rsidRDefault="005E5D29" w:rsidP="001A79A6">
      <w:pPr>
        <w:pStyle w:val="ListParagraph"/>
        <w:numPr>
          <w:ilvl w:val="0"/>
          <w:numId w:val="33"/>
        </w:numPr>
        <w:autoSpaceDE w:val="0"/>
        <w:autoSpaceDN w:val="0"/>
        <w:adjustRightInd w:val="0"/>
        <w:spacing w:after="200" w:line="276" w:lineRule="auto"/>
        <w:jc w:val="both"/>
        <w:rPr>
          <w:rFonts w:cs="B Nazanin"/>
          <w:color w:val="000000"/>
          <w:rtl/>
        </w:rPr>
      </w:pPr>
      <w:r w:rsidRPr="001A14D3">
        <w:rPr>
          <w:rFonts w:cs="B Nazanin"/>
          <w:color w:val="000000"/>
        </w:rPr>
        <w:t>Concurrent</w:t>
      </w:r>
      <w:r w:rsidRPr="001A14D3">
        <w:rPr>
          <w:rFonts w:cs="B Nazanin"/>
          <w:color w:val="000000"/>
          <w:rtl/>
        </w:rPr>
        <w:t>:</w:t>
      </w:r>
      <w:r w:rsidR="001A79A6" w:rsidRPr="001A14D3">
        <w:rPr>
          <w:rFonts w:cs="B Nazanin"/>
          <w:color w:val="000000"/>
          <w:rtl/>
        </w:rPr>
        <w:t xml:space="preserve"> </w:t>
      </w:r>
      <w:r w:rsidRPr="001A14D3">
        <w:rPr>
          <w:rFonts w:cs="B Nazanin"/>
          <w:color w:val="000000"/>
          <w:rtl/>
        </w:rPr>
        <w:t>نسبت به تغییرات انعطاف پذیر است</w:t>
      </w:r>
      <w:r w:rsidR="001A79A6" w:rsidRPr="001A14D3">
        <w:rPr>
          <w:rFonts w:cs="B Nazanin"/>
          <w:color w:val="000000"/>
          <w:rtl/>
        </w:rPr>
        <w:t xml:space="preserve"> </w:t>
      </w:r>
      <w:r w:rsidRPr="001A14D3">
        <w:rPr>
          <w:rFonts w:cs="B Nazanin"/>
          <w:color w:val="000000"/>
          <w:rtl/>
        </w:rPr>
        <w:t xml:space="preserve">(چرا که هر </w:t>
      </w:r>
      <w:r w:rsidRPr="001A14D3">
        <w:rPr>
          <w:rFonts w:cs="B Nazanin"/>
          <w:color w:val="000000"/>
        </w:rPr>
        <w:t>task</w:t>
      </w:r>
      <w:r w:rsidRPr="001A14D3">
        <w:rPr>
          <w:rFonts w:cs="B Nazanin"/>
          <w:color w:val="000000"/>
          <w:rtl/>
        </w:rPr>
        <w:t xml:space="preserve"> ای بعد از تمام شدن منتظر تغییرات است) ودر آن همه اعضای تیم توسعه از تغییرات با خبر هستند،که باعث کاهش نا پایداری پروژه در مقابل تغییرات می شود.</w:t>
      </w:r>
    </w:p>
    <w:p w:rsidR="005E5D29" w:rsidRPr="001A14D3" w:rsidRDefault="005E5D29" w:rsidP="001A79A6">
      <w:pPr>
        <w:pStyle w:val="ListParagraph"/>
        <w:numPr>
          <w:ilvl w:val="0"/>
          <w:numId w:val="33"/>
        </w:numPr>
        <w:autoSpaceDE w:val="0"/>
        <w:autoSpaceDN w:val="0"/>
        <w:adjustRightInd w:val="0"/>
        <w:spacing w:after="200" w:line="276" w:lineRule="auto"/>
        <w:jc w:val="both"/>
        <w:rPr>
          <w:rFonts w:cs="B Nazanin"/>
          <w:color w:val="000000"/>
        </w:rPr>
      </w:pPr>
      <w:r w:rsidRPr="001A14D3">
        <w:rPr>
          <w:rFonts w:cs="B Nazanin"/>
          <w:color w:val="000000"/>
        </w:rPr>
        <w:t>RAD</w:t>
      </w:r>
      <w:r w:rsidRPr="001A14D3">
        <w:rPr>
          <w:rFonts w:cs="B Nazanin"/>
          <w:color w:val="000000"/>
          <w:rtl/>
        </w:rPr>
        <w:t>:</w:t>
      </w:r>
      <w:r w:rsidR="001A79A6" w:rsidRPr="001A14D3">
        <w:rPr>
          <w:rFonts w:cs="B Nazanin"/>
          <w:color w:val="000000"/>
          <w:rtl/>
        </w:rPr>
        <w:t xml:space="preserve"> </w:t>
      </w:r>
      <w:r w:rsidRPr="001A14D3">
        <w:rPr>
          <w:rFonts w:cs="B Nazanin"/>
          <w:color w:val="000000"/>
          <w:rtl/>
        </w:rPr>
        <w:t>به خاطر استفاده از جزء های اماده</w:t>
      </w:r>
      <w:r w:rsidR="001A79A6" w:rsidRPr="001A14D3">
        <w:rPr>
          <w:rFonts w:cs="B Nazanin"/>
          <w:color w:val="000000"/>
          <w:rtl/>
        </w:rPr>
        <w:t xml:space="preserve"> (که تغییر دادن آن ها سخت است</w:t>
      </w:r>
      <w:r w:rsidRPr="001A14D3">
        <w:rPr>
          <w:rFonts w:cs="B Nazanin"/>
          <w:color w:val="000000"/>
          <w:rtl/>
        </w:rPr>
        <w:t>)</w:t>
      </w:r>
      <w:r w:rsidR="001A79A6" w:rsidRPr="001A14D3">
        <w:rPr>
          <w:rFonts w:cs="B Nazanin"/>
          <w:color w:val="000000"/>
          <w:rtl/>
        </w:rPr>
        <w:t xml:space="preserve"> </w:t>
      </w:r>
      <w:r w:rsidRPr="001A14D3">
        <w:rPr>
          <w:rFonts w:cs="B Nazanin"/>
          <w:color w:val="000000"/>
          <w:rtl/>
        </w:rPr>
        <w:t>،نسبت به تغییرات انعطاف پذیر نیست و همچنین به</w:t>
      </w:r>
      <w:r w:rsidRPr="001A14D3">
        <w:rPr>
          <w:rFonts w:cs="B Nazanin"/>
          <w:color w:val="000000"/>
        </w:rPr>
        <w:t xml:space="preserve"> </w:t>
      </w:r>
      <w:r w:rsidRPr="001A14D3">
        <w:rPr>
          <w:rFonts w:cs="B Nazanin"/>
          <w:color w:val="000000"/>
          <w:rtl/>
        </w:rPr>
        <w:t>خاطر ساخت مکرر نمونه اولیه</w:t>
      </w:r>
      <w:r w:rsidRPr="001A14D3">
        <w:rPr>
          <w:rFonts w:cs="B Nazanin"/>
          <w:color w:val="000000"/>
        </w:rPr>
        <w:t xml:space="preserve"> </w:t>
      </w:r>
      <w:r w:rsidRPr="001A14D3">
        <w:rPr>
          <w:rFonts w:cs="B Nazanin"/>
          <w:color w:val="000000"/>
          <w:rtl/>
        </w:rPr>
        <w:t>و دخالت کاربر در توسعه پروژه،ریتم تیم توسعه کمی به هم می خورد که باعث نپایداری بیشتر پروژه در مقابل تغییرات می گردد.</w:t>
      </w:r>
    </w:p>
    <w:p w:rsidR="005E5D29" w:rsidRPr="001A14D3" w:rsidRDefault="005E5D29" w:rsidP="001A79A6">
      <w:pPr>
        <w:pStyle w:val="ListParagraph"/>
        <w:numPr>
          <w:ilvl w:val="0"/>
          <w:numId w:val="33"/>
        </w:numPr>
        <w:autoSpaceDE w:val="0"/>
        <w:autoSpaceDN w:val="0"/>
        <w:adjustRightInd w:val="0"/>
        <w:spacing w:after="200" w:line="276" w:lineRule="auto"/>
        <w:jc w:val="both"/>
        <w:rPr>
          <w:rFonts w:cs="B Nazanin"/>
          <w:color w:val="000000"/>
          <w:rtl/>
        </w:rPr>
      </w:pPr>
      <w:r w:rsidRPr="001A14D3">
        <w:rPr>
          <w:rFonts w:cs="B Nazanin"/>
          <w:color w:val="000000"/>
        </w:rPr>
        <w:t>Component based</w:t>
      </w:r>
      <w:r w:rsidRPr="001A14D3">
        <w:rPr>
          <w:rFonts w:cs="B Nazanin"/>
          <w:color w:val="000000"/>
          <w:rtl/>
        </w:rPr>
        <w:t>:</w:t>
      </w:r>
      <w:r w:rsidR="001A79A6" w:rsidRPr="001A14D3">
        <w:rPr>
          <w:rFonts w:cs="B Nazanin"/>
          <w:color w:val="000000"/>
          <w:rtl/>
        </w:rPr>
        <w:t xml:space="preserve"> </w:t>
      </w:r>
      <w:r w:rsidRPr="001A14D3">
        <w:rPr>
          <w:rFonts w:cs="B Nazanin"/>
          <w:color w:val="000000"/>
          <w:rtl/>
        </w:rPr>
        <w:t xml:space="preserve">مانند </w:t>
      </w:r>
      <w:r w:rsidRPr="001A14D3">
        <w:rPr>
          <w:rFonts w:cs="B Nazanin"/>
          <w:color w:val="000000"/>
        </w:rPr>
        <w:t>RAD</w:t>
      </w:r>
      <w:r w:rsidRPr="001A14D3">
        <w:rPr>
          <w:rFonts w:cs="B Nazanin"/>
          <w:color w:val="000000"/>
          <w:rtl/>
        </w:rPr>
        <w:t>، به خاطر استفاده از جزء های اماده</w:t>
      </w:r>
      <w:r w:rsidR="001A79A6" w:rsidRPr="001A14D3">
        <w:rPr>
          <w:rFonts w:cs="B Nazanin"/>
          <w:color w:val="000000"/>
          <w:rtl/>
        </w:rPr>
        <w:t xml:space="preserve"> (که تغییر دادن آن ها سخت است</w:t>
      </w:r>
      <w:r w:rsidRPr="001A14D3">
        <w:rPr>
          <w:rFonts w:cs="B Nazanin"/>
          <w:color w:val="000000"/>
          <w:rtl/>
        </w:rPr>
        <w:t>)</w:t>
      </w:r>
      <w:r w:rsidR="001A79A6" w:rsidRPr="001A14D3">
        <w:rPr>
          <w:rFonts w:cs="B Nazanin"/>
          <w:color w:val="000000"/>
          <w:rtl/>
        </w:rPr>
        <w:t xml:space="preserve"> </w:t>
      </w:r>
      <w:r w:rsidRPr="001A14D3">
        <w:rPr>
          <w:rFonts w:cs="B Nazanin"/>
          <w:color w:val="000000"/>
          <w:rtl/>
        </w:rPr>
        <w:t>،نسبت به تغییرات انعطاف پذیر نیست.</w:t>
      </w:r>
    </w:p>
    <w:p w:rsidR="005E5D29" w:rsidRPr="001A14D3" w:rsidRDefault="005E5D29" w:rsidP="001A79A6">
      <w:pPr>
        <w:pStyle w:val="ListParagraph"/>
        <w:numPr>
          <w:ilvl w:val="0"/>
          <w:numId w:val="33"/>
        </w:numPr>
        <w:autoSpaceDE w:val="0"/>
        <w:autoSpaceDN w:val="0"/>
        <w:adjustRightInd w:val="0"/>
        <w:spacing w:after="200" w:line="276" w:lineRule="auto"/>
        <w:jc w:val="both"/>
        <w:rPr>
          <w:rFonts w:cs="B Nazanin"/>
          <w:color w:val="000000"/>
          <w:rtl/>
        </w:rPr>
      </w:pPr>
      <w:r w:rsidRPr="001A14D3">
        <w:rPr>
          <w:rFonts w:cs="B Nazanin"/>
          <w:color w:val="000000"/>
        </w:rPr>
        <w:t>Reuse oriented</w:t>
      </w:r>
      <w:r w:rsidRPr="001A14D3">
        <w:rPr>
          <w:rFonts w:cs="B Nazanin"/>
          <w:color w:val="000000"/>
          <w:rtl/>
        </w:rPr>
        <w:t>:</w:t>
      </w:r>
      <w:r w:rsidR="001A79A6" w:rsidRPr="001A14D3">
        <w:rPr>
          <w:rFonts w:cs="B Nazanin"/>
          <w:color w:val="000000"/>
          <w:rtl/>
        </w:rPr>
        <w:t xml:space="preserve"> </w:t>
      </w:r>
      <w:r w:rsidRPr="001A14D3">
        <w:rPr>
          <w:rFonts w:cs="B Nazanin"/>
          <w:color w:val="000000"/>
          <w:rtl/>
        </w:rPr>
        <w:t xml:space="preserve">باز هم مانند </w:t>
      </w:r>
      <w:r w:rsidRPr="001A14D3">
        <w:rPr>
          <w:rFonts w:cs="B Nazanin"/>
          <w:color w:val="000000"/>
        </w:rPr>
        <w:t xml:space="preserve">RAD </w:t>
      </w:r>
      <w:r w:rsidRPr="001A14D3">
        <w:rPr>
          <w:rFonts w:cs="B Nazanin"/>
          <w:color w:val="000000"/>
          <w:rtl/>
        </w:rPr>
        <w:t xml:space="preserve"> و </w:t>
      </w:r>
      <w:r w:rsidRPr="001A14D3">
        <w:rPr>
          <w:rFonts w:cs="B Nazanin"/>
          <w:color w:val="000000"/>
        </w:rPr>
        <w:t>Component based</w:t>
      </w:r>
      <w:r w:rsidRPr="001A14D3">
        <w:rPr>
          <w:rFonts w:cs="B Nazanin"/>
          <w:color w:val="000000"/>
          <w:rtl/>
        </w:rPr>
        <w:t xml:space="preserve"> ، به خاطر استفاده از جزء های اماده(که تغییر دادن آن ها سخت است )،نسبت به تغییرات انعطاف پذیر نیست،اما به دلیل اینکه در این مدل ساخت جزء های جدید امکان پذیر است،کمی از انعطاف ناپذیری آن جبران می شود.</w:t>
      </w:r>
    </w:p>
    <w:p w:rsidR="005E5D29" w:rsidRPr="001A14D3" w:rsidRDefault="005E5D29" w:rsidP="001A79A6">
      <w:pPr>
        <w:pStyle w:val="ListParagraph"/>
        <w:numPr>
          <w:ilvl w:val="0"/>
          <w:numId w:val="33"/>
        </w:numPr>
        <w:autoSpaceDE w:val="0"/>
        <w:autoSpaceDN w:val="0"/>
        <w:adjustRightInd w:val="0"/>
        <w:spacing w:after="200" w:line="276" w:lineRule="auto"/>
        <w:jc w:val="both"/>
        <w:rPr>
          <w:rFonts w:cs="B Nazanin"/>
          <w:color w:val="000000"/>
          <w:rtl/>
        </w:rPr>
      </w:pPr>
      <w:r w:rsidRPr="001A14D3">
        <w:rPr>
          <w:rFonts w:cs="B Nazanin"/>
          <w:color w:val="000000"/>
        </w:rPr>
        <w:t>Formal</w:t>
      </w:r>
      <w:r w:rsidRPr="001A14D3">
        <w:rPr>
          <w:rFonts w:cs="B Nazanin"/>
          <w:color w:val="000000"/>
          <w:rtl/>
        </w:rPr>
        <w:t>:</w:t>
      </w:r>
      <w:r w:rsidR="001A79A6" w:rsidRPr="001A14D3">
        <w:rPr>
          <w:rFonts w:cs="B Nazanin"/>
          <w:color w:val="000000"/>
          <w:rtl/>
        </w:rPr>
        <w:t xml:space="preserve"> </w:t>
      </w:r>
      <w:r w:rsidRPr="001A14D3">
        <w:rPr>
          <w:rFonts w:cs="B Nazanin"/>
          <w:color w:val="000000"/>
          <w:rtl/>
        </w:rPr>
        <w:t>به خاطر استفاده از زبان ریاضی در همه مراحل آن،و اینکه تغییرات باید به صورت زبان ریاضی اعم</w:t>
      </w:r>
      <w:r w:rsidR="00AA06A6" w:rsidRPr="001A14D3">
        <w:rPr>
          <w:rFonts w:cs="B Nazanin" w:hint="cs"/>
          <w:color w:val="000000"/>
          <w:rtl/>
        </w:rPr>
        <w:t>ا</w:t>
      </w:r>
      <w:r w:rsidRPr="001A14D3">
        <w:rPr>
          <w:rFonts w:cs="B Nazanin"/>
          <w:color w:val="000000"/>
          <w:rtl/>
        </w:rPr>
        <w:t>ل شوند،انعطاف پذیری پایینی نسبت به تغییرات دارد.</w:t>
      </w:r>
    </w:p>
    <w:p w:rsidR="005E5D29" w:rsidRPr="001A14D3" w:rsidRDefault="005E5D29" w:rsidP="001A79A6">
      <w:pPr>
        <w:pStyle w:val="ListParagraph"/>
        <w:numPr>
          <w:ilvl w:val="0"/>
          <w:numId w:val="33"/>
        </w:numPr>
        <w:autoSpaceDE w:val="0"/>
        <w:autoSpaceDN w:val="0"/>
        <w:adjustRightInd w:val="0"/>
        <w:spacing w:after="200" w:line="276" w:lineRule="auto"/>
        <w:jc w:val="both"/>
        <w:rPr>
          <w:rFonts w:cs="B Nazanin"/>
          <w:color w:val="000000"/>
          <w:rtl/>
        </w:rPr>
      </w:pPr>
      <w:r w:rsidRPr="001A14D3">
        <w:rPr>
          <w:rFonts w:cs="B Nazanin"/>
          <w:color w:val="000000"/>
        </w:rPr>
        <w:t>Aspect oriented</w:t>
      </w:r>
      <w:r w:rsidRPr="001A14D3">
        <w:rPr>
          <w:rFonts w:cs="B Nazanin"/>
          <w:color w:val="000000"/>
          <w:rtl/>
        </w:rPr>
        <w:t xml:space="preserve">: با توجه به اینکه </w:t>
      </w:r>
      <w:r w:rsidRPr="001A14D3">
        <w:rPr>
          <w:rFonts w:cs="B Nazanin"/>
          <w:color w:val="000000"/>
        </w:rPr>
        <w:t>core-concern</w:t>
      </w:r>
      <w:r w:rsidRPr="001A14D3">
        <w:rPr>
          <w:rFonts w:cs="B Nazanin"/>
          <w:color w:val="000000"/>
          <w:rtl/>
        </w:rPr>
        <w:t xml:space="preserve"> ها دسته بندی می شوند و به صورت جدا توسعه داده</w:t>
      </w:r>
      <w:r w:rsidR="001A79A6" w:rsidRPr="001A14D3">
        <w:rPr>
          <w:rFonts w:cs="B Nazanin"/>
          <w:color w:val="000000"/>
          <w:rtl/>
        </w:rPr>
        <w:t xml:space="preserve"> </w:t>
      </w:r>
      <w:r w:rsidRPr="001A14D3">
        <w:rPr>
          <w:rFonts w:cs="B Nazanin"/>
          <w:color w:val="000000"/>
          <w:rtl/>
        </w:rPr>
        <w:t xml:space="preserve">(که از مشکلاتی مانند </w:t>
      </w:r>
      <w:r w:rsidRPr="001A14D3">
        <w:rPr>
          <w:rFonts w:cs="B Nazanin"/>
          <w:color w:val="000000"/>
        </w:rPr>
        <w:t>tangling</w:t>
      </w:r>
      <w:r w:rsidRPr="001A14D3">
        <w:rPr>
          <w:rFonts w:cs="B Nazanin"/>
          <w:color w:val="000000"/>
          <w:rtl/>
        </w:rPr>
        <w:t xml:space="preserve"> و </w:t>
      </w:r>
      <w:r w:rsidRPr="001A14D3">
        <w:rPr>
          <w:rFonts w:cs="B Nazanin"/>
          <w:color w:val="000000"/>
        </w:rPr>
        <w:t>scattering</w:t>
      </w:r>
      <w:r w:rsidRPr="001A14D3">
        <w:rPr>
          <w:rFonts w:cs="B Nazanin"/>
          <w:color w:val="000000"/>
          <w:rtl/>
        </w:rPr>
        <w:t xml:space="preserve"> جلوگیری می کند</w:t>
      </w:r>
      <w:r w:rsidR="001A79A6" w:rsidRPr="001A14D3">
        <w:rPr>
          <w:rFonts w:cs="B Nazanin"/>
          <w:color w:val="000000"/>
          <w:rtl/>
        </w:rPr>
        <w:t xml:space="preserve"> و باعث راحتی در اعمال تغییرات میشود) </w:t>
      </w:r>
      <w:r w:rsidRPr="001A14D3">
        <w:rPr>
          <w:rFonts w:cs="B Nazanin"/>
          <w:color w:val="000000"/>
          <w:rtl/>
        </w:rPr>
        <w:t>می شوند،و همین اینکه چون این مدل تکراری است،از انعطاف پذیری بالایی برخوردار است.</w:t>
      </w:r>
    </w:p>
    <w:p w:rsidR="0058146C" w:rsidRPr="008353AB" w:rsidRDefault="005E5D29" w:rsidP="008353AB">
      <w:pPr>
        <w:pStyle w:val="ListParagraph"/>
        <w:numPr>
          <w:ilvl w:val="0"/>
          <w:numId w:val="33"/>
        </w:numPr>
        <w:autoSpaceDE w:val="0"/>
        <w:autoSpaceDN w:val="0"/>
        <w:adjustRightInd w:val="0"/>
        <w:spacing w:after="200" w:line="276" w:lineRule="auto"/>
        <w:jc w:val="both"/>
        <w:rPr>
          <w:rFonts w:cs="B Nazanin"/>
          <w:color w:val="000000"/>
        </w:rPr>
      </w:pPr>
      <w:r w:rsidRPr="001A14D3">
        <w:rPr>
          <w:rFonts w:cs="B Nazanin"/>
          <w:color w:val="000000"/>
        </w:rPr>
        <w:t>The unified process</w:t>
      </w:r>
      <w:r w:rsidRPr="001A14D3">
        <w:rPr>
          <w:rFonts w:cs="B Nazanin"/>
          <w:color w:val="000000"/>
          <w:rtl/>
        </w:rPr>
        <w:t>:</w:t>
      </w:r>
      <w:r w:rsidR="009C6433" w:rsidRPr="001A14D3">
        <w:rPr>
          <w:rFonts w:cs="B Nazanin"/>
          <w:color w:val="000000"/>
          <w:rtl/>
        </w:rPr>
        <w:t xml:space="preserve"> </w:t>
      </w:r>
      <w:r w:rsidRPr="001A14D3">
        <w:rPr>
          <w:rFonts w:cs="B Nazanin"/>
          <w:color w:val="000000"/>
          <w:rtl/>
        </w:rPr>
        <w:t xml:space="preserve">به دلیل استفاده از </w:t>
      </w:r>
      <w:r w:rsidR="009C6433" w:rsidRPr="001A14D3">
        <w:rPr>
          <w:rFonts w:cs="B Nazanin"/>
          <w:color w:val="000000"/>
        </w:rPr>
        <w:t>UML</w:t>
      </w:r>
      <w:r w:rsidRPr="001A14D3">
        <w:rPr>
          <w:rFonts w:cs="B Nazanin"/>
          <w:color w:val="000000"/>
          <w:rtl/>
        </w:rPr>
        <w:t xml:space="preserve"> و مستند سازی بین هر دو قدم روند،تغییرات هزینه بر هستند و نسبت به تغییرات مقاوت خواهیم داشت</w:t>
      </w:r>
      <w:r w:rsidR="009C6433" w:rsidRPr="001A14D3">
        <w:rPr>
          <w:rFonts w:cs="B Nazanin"/>
          <w:color w:val="000000"/>
          <w:rtl/>
        </w:rPr>
        <w:t xml:space="preserve"> (که باعث کاهش انعطاف پذیری </w:t>
      </w:r>
      <w:r w:rsidRPr="001A14D3">
        <w:rPr>
          <w:rFonts w:cs="B Nazanin"/>
          <w:color w:val="000000"/>
          <w:rtl/>
        </w:rPr>
        <w:t>می شود)</w:t>
      </w:r>
      <w:r w:rsidR="009C6433" w:rsidRPr="001A14D3">
        <w:rPr>
          <w:rFonts w:cs="B Nazanin"/>
          <w:color w:val="000000"/>
          <w:rtl/>
        </w:rPr>
        <w:t xml:space="preserve"> </w:t>
      </w:r>
      <w:r w:rsidRPr="001A14D3">
        <w:rPr>
          <w:rFonts w:cs="B Nazanin"/>
          <w:color w:val="000000"/>
          <w:rtl/>
        </w:rPr>
        <w:t xml:space="preserve">، همچنین تولید نمونه های اولیه مکرر در فاز های </w:t>
      </w:r>
      <w:r w:rsidRPr="001A14D3">
        <w:rPr>
          <w:rFonts w:cs="B Nazanin"/>
          <w:color w:val="000000"/>
        </w:rPr>
        <w:t xml:space="preserve">inception </w:t>
      </w:r>
      <w:r w:rsidRPr="001A14D3">
        <w:rPr>
          <w:rFonts w:cs="B Nazanin"/>
          <w:color w:val="000000"/>
          <w:rtl/>
        </w:rPr>
        <w:t xml:space="preserve"> و </w:t>
      </w:r>
      <w:r w:rsidRPr="001A14D3">
        <w:rPr>
          <w:rFonts w:cs="B Nazanin"/>
          <w:color w:val="000000"/>
        </w:rPr>
        <w:t>elaboration</w:t>
      </w:r>
      <w:r w:rsidRPr="001A14D3">
        <w:rPr>
          <w:rFonts w:cs="B Nazanin"/>
          <w:color w:val="000000"/>
          <w:rtl/>
        </w:rPr>
        <w:t xml:space="preserve"> باعث دخالت زیاد مشتری می شود،که ریتم تیم توسعه  به هم می خورد و باعث کاهش بیشتر انعطاف پذیری می شود،و در کل در این مدل انعطاف پذیری پایین است،. اما به خاطر تکراری بودن این مدل،این پایین بودن کمی جبران می شود.</w:t>
      </w:r>
    </w:p>
    <w:p w:rsidR="005E5D29" w:rsidRPr="008353AB" w:rsidRDefault="005E5D29" w:rsidP="005E5D29">
      <w:pPr>
        <w:autoSpaceDE w:val="0"/>
        <w:autoSpaceDN w:val="0"/>
        <w:adjustRightInd w:val="0"/>
        <w:rPr>
          <w:rFonts w:cs="B Nazanin"/>
          <w:b/>
          <w:bCs/>
          <w:sz w:val="24"/>
          <w:szCs w:val="24"/>
          <w:rtl/>
        </w:rPr>
      </w:pPr>
      <w:r w:rsidRPr="008353AB">
        <w:rPr>
          <w:rFonts w:cs="B Nazanin"/>
          <w:b/>
          <w:bCs/>
          <w:sz w:val="24"/>
          <w:szCs w:val="24"/>
        </w:rPr>
        <w:lastRenderedPageBreak/>
        <w:t>Security Management</w:t>
      </w:r>
    </w:p>
    <w:p w:rsidR="005E5D29" w:rsidRPr="001A14D3" w:rsidRDefault="005E5D29" w:rsidP="009C6433">
      <w:pPr>
        <w:autoSpaceDE w:val="0"/>
        <w:autoSpaceDN w:val="0"/>
        <w:adjustRightInd w:val="0"/>
        <w:jc w:val="both"/>
        <w:rPr>
          <w:rFonts w:cs="B Nazanin"/>
          <w:color w:val="000000"/>
        </w:rPr>
      </w:pPr>
      <w:r w:rsidRPr="001A14D3">
        <w:rPr>
          <w:rFonts w:cs="B Nazanin"/>
          <w:color w:val="000000"/>
          <w:rtl/>
        </w:rPr>
        <w:t xml:space="preserve">با توجه به اینکه  کاربران با اسفاده از حساب هایی  با این نرم افزار حاصل از پروژه کار می کنند،که این حساب ها شامل اطلاعات خصوصی کاربر(مانند نام کاربری،پسورد،آدرس و...) می شود،و حفاظت از این اطلاعت مهم می باشد(که اگر </w:t>
      </w:r>
      <w:r w:rsidRPr="001A14D3">
        <w:rPr>
          <w:rFonts w:cs="B Nazanin"/>
          <w:color w:val="000000"/>
          <w:u w:val="single"/>
          <w:rtl/>
        </w:rPr>
        <w:t>امنیت</w:t>
      </w:r>
      <w:r w:rsidRPr="001A14D3">
        <w:rPr>
          <w:rFonts w:cs="B Nazanin"/>
          <w:color w:val="000000"/>
          <w:rtl/>
        </w:rPr>
        <w:t xml:space="preserve"> برنامه پایین باشد، دزدیده می شوند)،و همچنین امکان حملات هکری به قسمت هایی از برنامه(مانند قسمت وارد شدن به حساب</w:t>
      </w:r>
      <w:r w:rsidR="00935456" w:rsidRPr="001A14D3">
        <w:rPr>
          <w:rFonts w:cs="B Nazanin" w:hint="cs"/>
          <w:color w:val="000000"/>
          <w:rtl/>
        </w:rPr>
        <w:t xml:space="preserve"> با ارسال </w:t>
      </w:r>
      <w:r w:rsidR="00935456" w:rsidRPr="001A14D3">
        <w:rPr>
          <w:rFonts w:cs="B Nazanin"/>
          <w:color w:val="000000"/>
        </w:rPr>
        <w:t>request</w:t>
      </w:r>
      <w:r w:rsidR="00935456" w:rsidRPr="001A14D3">
        <w:rPr>
          <w:rFonts w:cs="B Nazanin" w:hint="cs"/>
          <w:color w:val="000000"/>
          <w:rtl/>
        </w:rPr>
        <w:t xml:space="preserve">های زیاد به سمت سرور مثل حملات </w:t>
      </w:r>
      <w:r w:rsidR="00935456" w:rsidRPr="001A14D3">
        <w:rPr>
          <w:rFonts w:cs="B Nazanin"/>
          <w:color w:val="000000"/>
        </w:rPr>
        <w:t>DDoS</w:t>
      </w:r>
      <w:r w:rsidR="00935456" w:rsidRPr="001A14D3">
        <w:rPr>
          <w:rFonts w:cs="B Nazanin" w:hint="cs"/>
          <w:color w:val="000000"/>
          <w:rtl/>
        </w:rPr>
        <w:t xml:space="preserve"> و ... </w:t>
      </w:r>
      <w:r w:rsidRPr="001A14D3">
        <w:rPr>
          <w:rFonts w:cs="B Nazanin"/>
          <w:color w:val="000000"/>
          <w:rtl/>
        </w:rPr>
        <w:t>) وجود دارد( که اگر امنیت برنامه پایین باشد، این حملات موفق می شوند) و درنهایت به خاطر طبیعت پروژه،که درآن نیازمندی هایی جدیدی به طور مکرر روی برنامه اعمال می شون</w:t>
      </w:r>
      <w:r w:rsidR="00262882" w:rsidRPr="001A14D3">
        <w:rPr>
          <w:rFonts w:cs="B Nazanin"/>
          <w:color w:val="000000"/>
          <w:rtl/>
        </w:rPr>
        <w:t>د(که با اعمال هر تغییر،باید مطم</w:t>
      </w:r>
      <w:r w:rsidR="00262882" w:rsidRPr="001A14D3">
        <w:rPr>
          <w:rFonts w:cs="B Nazanin" w:hint="cs"/>
          <w:color w:val="000000"/>
          <w:rtl/>
        </w:rPr>
        <w:t>ی</w:t>
      </w:r>
      <w:r w:rsidRPr="001A14D3">
        <w:rPr>
          <w:rFonts w:cs="B Nazanin"/>
          <w:color w:val="000000"/>
          <w:rtl/>
        </w:rPr>
        <w:t>ن شویم که امنیت برنامه پایین نیاید)،باید از مدل هایی استفاده شود که در آن امنیت برنامه به راحتی کنترل و مدیریت می شود.</w:t>
      </w:r>
    </w:p>
    <w:p w:rsidR="005E5D29" w:rsidRPr="001A14D3" w:rsidRDefault="005E5D29" w:rsidP="009C6433">
      <w:pPr>
        <w:pStyle w:val="ListParagraph"/>
        <w:numPr>
          <w:ilvl w:val="0"/>
          <w:numId w:val="34"/>
        </w:numPr>
        <w:autoSpaceDE w:val="0"/>
        <w:autoSpaceDN w:val="0"/>
        <w:adjustRightInd w:val="0"/>
        <w:spacing w:after="200" w:line="276" w:lineRule="auto"/>
        <w:rPr>
          <w:rFonts w:cs="B Nazanin"/>
          <w:color w:val="000000"/>
          <w:rtl/>
        </w:rPr>
      </w:pPr>
      <w:r w:rsidRPr="001A14D3">
        <w:rPr>
          <w:rFonts w:cs="B Nazanin"/>
          <w:color w:val="000000"/>
        </w:rPr>
        <w:t>Code and fix</w:t>
      </w:r>
      <w:r w:rsidRPr="001A14D3">
        <w:rPr>
          <w:rFonts w:cs="B Nazanin"/>
          <w:color w:val="000000"/>
          <w:rtl/>
        </w:rPr>
        <w:t>:</w:t>
      </w:r>
      <w:r w:rsidR="009C6433" w:rsidRPr="001A14D3">
        <w:rPr>
          <w:rFonts w:cs="B Nazanin"/>
          <w:color w:val="000000"/>
          <w:rtl/>
        </w:rPr>
        <w:t xml:space="preserve"> </w:t>
      </w:r>
      <w:r w:rsidRPr="001A14D3">
        <w:rPr>
          <w:rFonts w:cs="B Nazanin"/>
          <w:color w:val="000000"/>
          <w:rtl/>
        </w:rPr>
        <w:t>برای امنیت و مدیریت آن روشی در نظر نمی گیرد.</w:t>
      </w:r>
    </w:p>
    <w:p w:rsidR="005E5D29" w:rsidRPr="001A14D3" w:rsidRDefault="005E5D29" w:rsidP="009C6433">
      <w:pPr>
        <w:pStyle w:val="ListParagraph"/>
        <w:numPr>
          <w:ilvl w:val="0"/>
          <w:numId w:val="34"/>
        </w:numPr>
        <w:autoSpaceDE w:val="0"/>
        <w:autoSpaceDN w:val="0"/>
        <w:adjustRightInd w:val="0"/>
        <w:spacing w:after="200" w:line="276" w:lineRule="auto"/>
        <w:jc w:val="both"/>
        <w:rPr>
          <w:rFonts w:cs="B Nazanin"/>
          <w:color w:val="000000"/>
        </w:rPr>
      </w:pPr>
      <w:r w:rsidRPr="001A14D3">
        <w:rPr>
          <w:rFonts w:cs="B Nazanin"/>
          <w:color w:val="000000"/>
        </w:rPr>
        <w:t>The waterfall</w:t>
      </w:r>
      <w:r w:rsidRPr="001A14D3">
        <w:rPr>
          <w:rFonts w:cs="B Nazanin"/>
          <w:color w:val="000000"/>
          <w:rtl/>
        </w:rPr>
        <w:t>:</w:t>
      </w:r>
      <w:r w:rsidR="009C6433" w:rsidRPr="001A14D3">
        <w:rPr>
          <w:rFonts w:cs="B Nazanin"/>
          <w:color w:val="000000"/>
          <w:rtl/>
        </w:rPr>
        <w:t xml:space="preserve"> </w:t>
      </w:r>
      <w:r w:rsidRPr="001A14D3">
        <w:rPr>
          <w:rFonts w:cs="B Nazanin"/>
          <w:color w:val="000000"/>
          <w:rtl/>
        </w:rPr>
        <w:t>به خاطر عدم توانایی بازگشت به قدم های قبل روند</w:t>
      </w:r>
      <w:r w:rsidR="009C6433" w:rsidRPr="001A14D3">
        <w:rPr>
          <w:rFonts w:cs="B Nazanin"/>
          <w:color w:val="000000"/>
          <w:rtl/>
        </w:rPr>
        <w:t xml:space="preserve"> </w:t>
      </w:r>
      <w:r w:rsidRPr="001A14D3">
        <w:rPr>
          <w:rFonts w:cs="B Nazanin"/>
          <w:color w:val="000000"/>
          <w:rtl/>
        </w:rPr>
        <w:t xml:space="preserve">(مگر اینکه مدل </w:t>
      </w:r>
      <w:r w:rsidRPr="001A14D3">
        <w:rPr>
          <w:rFonts w:cs="B Nazanin"/>
          <w:color w:val="000000"/>
        </w:rPr>
        <w:t xml:space="preserve">iterative </w:t>
      </w:r>
      <w:r w:rsidRPr="001A14D3">
        <w:rPr>
          <w:rFonts w:cs="B Nazanin"/>
          <w:color w:val="000000"/>
          <w:rtl/>
        </w:rPr>
        <w:t xml:space="preserve"> باشد)،و در نت</w:t>
      </w:r>
      <w:r w:rsidR="00FE7126" w:rsidRPr="001A14D3">
        <w:rPr>
          <w:rFonts w:cs="B Nazanin"/>
          <w:color w:val="000000"/>
          <w:rtl/>
        </w:rPr>
        <w:t>یجه جمع آوری تمام نیاز ها و ویژ</w:t>
      </w:r>
      <w:r w:rsidR="00FE7126" w:rsidRPr="001A14D3">
        <w:rPr>
          <w:rFonts w:cs="B Nazanin" w:hint="cs"/>
          <w:color w:val="000000"/>
          <w:rtl/>
        </w:rPr>
        <w:t>گ</w:t>
      </w:r>
      <w:r w:rsidRPr="001A14D3">
        <w:rPr>
          <w:rFonts w:cs="B Nazanin"/>
          <w:color w:val="000000"/>
          <w:rtl/>
        </w:rPr>
        <w:t>ی های لازمه پروژه در مرحله اول،و مستند سازی قوی بین هر دو گام روند،دارای امنیت بالایی می بشد و مدیریت امنیت در آن راحت است.</w:t>
      </w:r>
    </w:p>
    <w:p w:rsidR="005E5D29" w:rsidRPr="001A14D3" w:rsidRDefault="009C6433" w:rsidP="009C6433">
      <w:pPr>
        <w:pStyle w:val="ListParagraph"/>
        <w:numPr>
          <w:ilvl w:val="0"/>
          <w:numId w:val="34"/>
        </w:numPr>
        <w:autoSpaceDE w:val="0"/>
        <w:autoSpaceDN w:val="0"/>
        <w:adjustRightInd w:val="0"/>
        <w:spacing w:after="200" w:line="276" w:lineRule="auto"/>
        <w:jc w:val="both"/>
        <w:rPr>
          <w:rFonts w:cs="B Nazanin"/>
          <w:color w:val="000000"/>
          <w:rtl/>
        </w:rPr>
      </w:pPr>
      <w:r w:rsidRPr="001A14D3">
        <w:rPr>
          <w:rFonts w:cs="B Nazanin"/>
          <w:color w:val="000000"/>
        </w:rPr>
        <w:t>V</w:t>
      </w:r>
      <w:r w:rsidR="005E5D29" w:rsidRPr="001A14D3">
        <w:rPr>
          <w:rFonts w:cs="B Nazanin"/>
          <w:color w:val="000000"/>
        </w:rPr>
        <w:t>-model</w:t>
      </w:r>
      <w:r w:rsidR="005E5D29" w:rsidRPr="001A14D3">
        <w:rPr>
          <w:rFonts w:cs="B Nazanin"/>
          <w:color w:val="000000"/>
          <w:rtl/>
        </w:rPr>
        <w:t>: به خاطر تست های زیاد (که شامل تست های امنیتی هم می شود)،و اینکه در صورت شکست تست ها ،باید تغییراتی در پروژه ایجاد کنیم و در صورت لزوم امنیت را بالا ببریم،امنیت بالا و مدیریت ان راحت است.</w:t>
      </w:r>
    </w:p>
    <w:p w:rsidR="005E5D29" w:rsidRPr="001A14D3" w:rsidRDefault="005E5D29" w:rsidP="009C6433">
      <w:pPr>
        <w:pStyle w:val="ListParagraph"/>
        <w:numPr>
          <w:ilvl w:val="0"/>
          <w:numId w:val="34"/>
        </w:numPr>
        <w:autoSpaceDE w:val="0"/>
        <w:autoSpaceDN w:val="0"/>
        <w:adjustRightInd w:val="0"/>
        <w:spacing w:before="240" w:after="200" w:line="276" w:lineRule="auto"/>
        <w:jc w:val="both"/>
        <w:rPr>
          <w:rFonts w:cs="B Nazanin"/>
          <w:color w:val="000000"/>
          <w:rtl/>
        </w:rPr>
      </w:pPr>
      <w:r w:rsidRPr="001A14D3">
        <w:rPr>
          <w:rFonts w:cs="B Nazanin"/>
          <w:color w:val="000000"/>
        </w:rPr>
        <w:t>Incremental</w:t>
      </w:r>
      <w:r w:rsidRPr="001A14D3">
        <w:rPr>
          <w:rFonts w:cs="B Nazanin"/>
          <w:color w:val="000000"/>
          <w:rtl/>
        </w:rPr>
        <w:t>: چون در اخر توسعه هر جزء،تست های اعتبار و صحت سنجی انجام می شوند،که باعث می شود ببنیم امنیت همه جزء ها بالا هستند وامنیت آن ها را مدیریت کنیم و در نتیجه فقط امنیت جزء ها را کنار هم در انتها پروژه در نظر نگیریم</w:t>
      </w:r>
      <w:r w:rsidR="009C6433" w:rsidRPr="001A14D3">
        <w:rPr>
          <w:rFonts w:cs="B Nazanin"/>
          <w:color w:val="000000"/>
          <w:rtl/>
        </w:rPr>
        <w:t xml:space="preserve"> </w:t>
      </w:r>
      <w:r w:rsidRPr="001A14D3">
        <w:rPr>
          <w:rFonts w:cs="B Nazanin"/>
          <w:color w:val="000000"/>
          <w:rtl/>
        </w:rPr>
        <w:t xml:space="preserve">(مانند </w:t>
      </w:r>
      <w:r w:rsidRPr="001A14D3">
        <w:rPr>
          <w:rFonts w:cs="B Nazanin"/>
          <w:color w:val="000000"/>
        </w:rPr>
        <w:t>waterfall</w:t>
      </w:r>
      <w:r w:rsidRPr="001A14D3">
        <w:rPr>
          <w:rFonts w:cs="B Nazanin"/>
          <w:color w:val="000000"/>
          <w:rtl/>
        </w:rPr>
        <w:t>)</w:t>
      </w:r>
      <w:r w:rsidR="009C6433" w:rsidRPr="001A14D3">
        <w:rPr>
          <w:rFonts w:cs="B Nazanin"/>
          <w:color w:val="000000"/>
          <w:rtl/>
        </w:rPr>
        <w:t xml:space="preserve"> </w:t>
      </w:r>
      <w:r w:rsidRPr="001A14D3">
        <w:rPr>
          <w:rFonts w:cs="B Nazanin"/>
          <w:color w:val="000000"/>
          <w:rtl/>
        </w:rPr>
        <w:t>،مشکلات امنیتی کاهش می یابند</w:t>
      </w:r>
      <w:r w:rsidR="009C6433" w:rsidRPr="001A14D3">
        <w:rPr>
          <w:rFonts w:cs="B Nazanin"/>
          <w:color w:val="000000"/>
          <w:rtl/>
        </w:rPr>
        <w:t xml:space="preserve"> (</w:t>
      </w:r>
      <w:r w:rsidRPr="001A14D3">
        <w:rPr>
          <w:rFonts w:cs="B Nazanin"/>
          <w:color w:val="000000"/>
          <w:rtl/>
        </w:rPr>
        <w:t>چون خیلی از مشکلات امنیتی در خود جزء ها بهتر دیده شده و راحتر حل می شوند) و در نتیجه امنیت بالا تر می رود و مدیریت آن سهولت پیدا می کند.</w:t>
      </w:r>
    </w:p>
    <w:p w:rsidR="005E5D29" w:rsidRPr="001A14D3" w:rsidRDefault="005E5D29" w:rsidP="005E5D29">
      <w:pPr>
        <w:pStyle w:val="ListParagraph"/>
        <w:numPr>
          <w:ilvl w:val="0"/>
          <w:numId w:val="34"/>
        </w:numPr>
        <w:autoSpaceDE w:val="0"/>
        <w:autoSpaceDN w:val="0"/>
        <w:adjustRightInd w:val="0"/>
        <w:spacing w:after="200" w:line="276" w:lineRule="auto"/>
        <w:rPr>
          <w:rFonts w:cs="B Nazanin"/>
          <w:color w:val="000000"/>
        </w:rPr>
      </w:pPr>
      <w:r w:rsidRPr="001A14D3">
        <w:rPr>
          <w:rFonts w:cs="B Nazanin"/>
          <w:color w:val="000000"/>
        </w:rPr>
        <w:t>Prototyping</w:t>
      </w:r>
      <w:r w:rsidRPr="001A14D3">
        <w:rPr>
          <w:rFonts w:cs="B Nazanin"/>
          <w:color w:val="000000"/>
          <w:rtl/>
        </w:rPr>
        <w:t>:</w:t>
      </w:r>
      <w:r w:rsidR="009C6433" w:rsidRPr="001A14D3">
        <w:rPr>
          <w:rFonts w:cs="B Nazanin"/>
          <w:color w:val="000000"/>
          <w:rtl/>
        </w:rPr>
        <w:t xml:space="preserve"> </w:t>
      </w:r>
      <w:r w:rsidRPr="001A14D3">
        <w:rPr>
          <w:rFonts w:cs="B Nazanin"/>
          <w:color w:val="000000"/>
          <w:rtl/>
        </w:rPr>
        <w:t>با توجه به ساخت مکرر نمونه اولیه</w:t>
      </w:r>
      <w:r w:rsidRPr="001A14D3">
        <w:rPr>
          <w:rFonts w:cs="B Nazanin"/>
          <w:color w:val="000000"/>
        </w:rPr>
        <w:t xml:space="preserve"> </w:t>
      </w:r>
      <w:r w:rsidRPr="001A14D3">
        <w:rPr>
          <w:rFonts w:cs="B Nazanin"/>
          <w:color w:val="000000"/>
          <w:rtl/>
        </w:rPr>
        <w:t>و دخالت کاربر در توسعه پروژه،نقاط ضع</w:t>
      </w:r>
      <w:r w:rsidR="009C6433" w:rsidRPr="001A14D3">
        <w:rPr>
          <w:rFonts w:cs="B Nazanin"/>
          <w:color w:val="000000"/>
          <w:rtl/>
        </w:rPr>
        <w:t>ف و گنگ شناسایی می شوند،که باعث</w:t>
      </w:r>
      <w:r w:rsidRPr="001A14D3">
        <w:rPr>
          <w:rFonts w:cs="B Nazanin"/>
          <w:color w:val="000000"/>
          <w:rtl/>
        </w:rPr>
        <w:t xml:space="preserve"> افزایش اندک امن</w:t>
      </w:r>
      <w:r w:rsidR="009C6433" w:rsidRPr="001A14D3">
        <w:rPr>
          <w:rFonts w:cs="B Nazanin"/>
          <w:color w:val="000000"/>
          <w:rtl/>
        </w:rPr>
        <w:t>یت و راحتی در مدیریت آن می شود</w:t>
      </w:r>
      <w:r w:rsidRPr="001A14D3">
        <w:rPr>
          <w:rFonts w:cs="B Nazanin"/>
          <w:color w:val="000000"/>
          <w:rtl/>
        </w:rPr>
        <w:t>.</w:t>
      </w:r>
    </w:p>
    <w:p w:rsidR="005E5D29" w:rsidRPr="001A14D3" w:rsidRDefault="009C6433" w:rsidP="009C6433">
      <w:pPr>
        <w:pStyle w:val="ListParagraph"/>
        <w:numPr>
          <w:ilvl w:val="0"/>
          <w:numId w:val="34"/>
        </w:numPr>
        <w:autoSpaceDE w:val="0"/>
        <w:autoSpaceDN w:val="0"/>
        <w:adjustRightInd w:val="0"/>
        <w:spacing w:after="200" w:line="276" w:lineRule="auto"/>
        <w:jc w:val="both"/>
        <w:rPr>
          <w:rFonts w:cs="B Nazanin"/>
          <w:color w:val="000000"/>
        </w:rPr>
      </w:pPr>
      <w:r w:rsidRPr="001A14D3">
        <w:rPr>
          <w:rFonts w:cs="B Nazanin"/>
          <w:color w:val="000000"/>
        </w:rPr>
        <w:t>S</w:t>
      </w:r>
      <w:r w:rsidR="005E5D29" w:rsidRPr="001A14D3">
        <w:rPr>
          <w:rFonts w:cs="B Nazanin"/>
          <w:color w:val="000000"/>
        </w:rPr>
        <w:t>piral</w:t>
      </w:r>
      <w:r w:rsidR="005E5D29" w:rsidRPr="001A14D3">
        <w:rPr>
          <w:rFonts w:cs="B Nazanin"/>
          <w:color w:val="000000"/>
          <w:rtl/>
        </w:rPr>
        <w:t xml:space="preserve">: به خاطر تکراری بودن این مدل و آنالیز ریسک در هر </w:t>
      </w:r>
      <w:r w:rsidRPr="001A14D3">
        <w:rPr>
          <w:rFonts w:cs="B Nazanin"/>
          <w:color w:val="000000"/>
          <w:rtl/>
        </w:rPr>
        <w:t xml:space="preserve">چرخه ، باعث کاهش مشکلات امنیتی </w:t>
      </w:r>
      <w:r w:rsidR="005E5D29" w:rsidRPr="001A14D3">
        <w:rPr>
          <w:rFonts w:cs="B Nazanin"/>
          <w:color w:val="000000"/>
          <w:rtl/>
        </w:rPr>
        <w:t>می شود و باعث مدیریت بهتر امنیت در پروژه است</w:t>
      </w:r>
      <w:r w:rsidR="005E5D29" w:rsidRPr="001A14D3">
        <w:rPr>
          <w:rFonts w:cs="B Nazanin"/>
          <w:color w:val="000000"/>
        </w:rPr>
        <w:t>.</w:t>
      </w:r>
    </w:p>
    <w:p w:rsidR="005E5D29" w:rsidRPr="001A14D3" w:rsidRDefault="005E5D29" w:rsidP="009C6433">
      <w:pPr>
        <w:pStyle w:val="ListParagraph"/>
        <w:numPr>
          <w:ilvl w:val="0"/>
          <w:numId w:val="34"/>
        </w:numPr>
        <w:autoSpaceDE w:val="0"/>
        <w:autoSpaceDN w:val="0"/>
        <w:adjustRightInd w:val="0"/>
        <w:spacing w:after="200" w:line="276" w:lineRule="auto"/>
        <w:rPr>
          <w:rFonts w:cs="B Nazanin"/>
          <w:color w:val="000000"/>
          <w:rtl/>
        </w:rPr>
      </w:pPr>
      <w:r w:rsidRPr="001A14D3">
        <w:rPr>
          <w:rFonts w:cs="B Nazanin"/>
          <w:color w:val="000000"/>
        </w:rPr>
        <w:t>Concurrent</w:t>
      </w:r>
      <w:r w:rsidRPr="001A14D3">
        <w:rPr>
          <w:rFonts w:cs="B Nazanin"/>
          <w:color w:val="000000"/>
          <w:rtl/>
        </w:rPr>
        <w:t>: برای ریسک و مدیریت آن ر</w:t>
      </w:r>
      <w:r w:rsidR="009C6433" w:rsidRPr="001A14D3">
        <w:rPr>
          <w:rFonts w:cs="B Nazanin"/>
          <w:color w:val="000000"/>
          <w:rtl/>
        </w:rPr>
        <w:t>وشی در نظر نمی گیرد</w:t>
      </w:r>
      <w:r w:rsidRPr="001A14D3">
        <w:rPr>
          <w:rFonts w:cs="B Nazanin"/>
          <w:color w:val="000000"/>
          <w:rtl/>
        </w:rPr>
        <w:t>.</w:t>
      </w:r>
    </w:p>
    <w:p w:rsidR="005E5D29" w:rsidRPr="001A14D3" w:rsidRDefault="005E5D29" w:rsidP="009C6433">
      <w:pPr>
        <w:pStyle w:val="ListParagraph"/>
        <w:numPr>
          <w:ilvl w:val="0"/>
          <w:numId w:val="34"/>
        </w:numPr>
        <w:autoSpaceDE w:val="0"/>
        <w:autoSpaceDN w:val="0"/>
        <w:adjustRightInd w:val="0"/>
        <w:spacing w:after="200" w:line="276" w:lineRule="auto"/>
        <w:jc w:val="both"/>
        <w:rPr>
          <w:rFonts w:cs="B Nazanin"/>
          <w:color w:val="000000"/>
        </w:rPr>
      </w:pPr>
      <w:r w:rsidRPr="001A14D3">
        <w:rPr>
          <w:rFonts w:cs="B Nazanin"/>
          <w:color w:val="000000"/>
        </w:rPr>
        <w:t>RAD</w:t>
      </w:r>
      <w:r w:rsidRPr="001A14D3">
        <w:rPr>
          <w:rFonts w:cs="B Nazanin"/>
          <w:color w:val="000000"/>
          <w:rtl/>
        </w:rPr>
        <w:t>: به خاطر استفاده از جزء های اماده</w:t>
      </w:r>
      <w:r w:rsidR="009C6433" w:rsidRPr="001A14D3">
        <w:rPr>
          <w:rFonts w:cs="B Nazanin"/>
          <w:color w:val="000000"/>
          <w:rtl/>
        </w:rPr>
        <w:t xml:space="preserve"> </w:t>
      </w:r>
      <w:r w:rsidRPr="001A14D3">
        <w:rPr>
          <w:rFonts w:cs="B Nazanin"/>
          <w:color w:val="000000"/>
          <w:rtl/>
        </w:rPr>
        <w:t>(که تست شده اند و امنیت ان ها بالا است)</w:t>
      </w:r>
      <w:r w:rsidR="009C6433" w:rsidRPr="001A14D3">
        <w:rPr>
          <w:rFonts w:cs="B Nazanin"/>
          <w:color w:val="000000"/>
          <w:rtl/>
        </w:rPr>
        <w:t xml:space="preserve"> </w:t>
      </w:r>
      <w:r w:rsidRPr="001A14D3">
        <w:rPr>
          <w:rFonts w:cs="B Nazanin"/>
          <w:color w:val="000000"/>
          <w:rtl/>
        </w:rPr>
        <w:t>، و همچنین به</w:t>
      </w:r>
      <w:r w:rsidRPr="001A14D3">
        <w:rPr>
          <w:rFonts w:cs="B Nazanin"/>
          <w:color w:val="000000"/>
        </w:rPr>
        <w:t xml:space="preserve"> </w:t>
      </w:r>
      <w:r w:rsidRPr="001A14D3">
        <w:rPr>
          <w:rFonts w:cs="B Nazanin"/>
          <w:color w:val="000000"/>
          <w:rtl/>
        </w:rPr>
        <w:t>خاطر ساخت مکرر نمونه اولیه</w:t>
      </w:r>
      <w:r w:rsidRPr="001A14D3">
        <w:rPr>
          <w:rFonts w:cs="B Nazanin"/>
          <w:color w:val="000000"/>
        </w:rPr>
        <w:t xml:space="preserve"> </w:t>
      </w:r>
      <w:r w:rsidRPr="001A14D3">
        <w:rPr>
          <w:rFonts w:cs="B Nazanin"/>
          <w:color w:val="000000"/>
          <w:rtl/>
        </w:rPr>
        <w:t>و دخالت کاربر در توسعه پروژه</w:t>
      </w:r>
      <w:r w:rsidR="009C6433" w:rsidRPr="001A14D3">
        <w:rPr>
          <w:rFonts w:cs="B Nazanin"/>
          <w:color w:val="000000"/>
          <w:rtl/>
        </w:rPr>
        <w:t xml:space="preserve"> (</w:t>
      </w:r>
      <w:r w:rsidRPr="001A14D3">
        <w:rPr>
          <w:rFonts w:cs="B Nazanin"/>
          <w:color w:val="000000"/>
          <w:rtl/>
        </w:rPr>
        <w:t>که باعث شناسایی نقاط ضعف و گنگ می شود)</w:t>
      </w:r>
      <w:r w:rsidR="009C6433" w:rsidRPr="001A14D3">
        <w:rPr>
          <w:rFonts w:cs="B Nazanin"/>
          <w:color w:val="000000"/>
          <w:rtl/>
        </w:rPr>
        <w:t xml:space="preserve"> </w:t>
      </w:r>
      <w:r w:rsidRPr="001A14D3">
        <w:rPr>
          <w:rFonts w:cs="B Nazanin"/>
          <w:color w:val="000000"/>
          <w:rtl/>
        </w:rPr>
        <w:t>،</w:t>
      </w:r>
      <w:r w:rsidR="009C6433" w:rsidRPr="001A14D3">
        <w:rPr>
          <w:rFonts w:cs="B Nazanin"/>
          <w:color w:val="000000"/>
          <w:rtl/>
        </w:rPr>
        <w:t xml:space="preserve"> </w:t>
      </w:r>
      <w:r w:rsidRPr="001A14D3">
        <w:rPr>
          <w:rFonts w:cs="B Nazanin"/>
          <w:color w:val="000000"/>
          <w:rtl/>
        </w:rPr>
        <w:t>از امنیت نسبتا بالایی برخوردار است و مدیریت امنیت در آن مشکل نیست.</w:t>
      </w:r>
    </w:p>
    <w:p w:rsidR="005E5D29" w:rsidRPr="001A14D3" w:rsidRDefault="005E5D29" w:rsidP="009C6433">
      <w:pPr>
        <w:pStyle w:val="ListParagraph"/>
        <w:numPr>
          <w:ilvl w:val="0"/>
          <w:numId w:val="34"/>
        </w:numPr>
        <w:autoSpaceDE w:val="0"/>
        <w:autoSpaceDN w:val="0"/>
        <w:adjustRightInd w:val="0"/>
        <w:spacing w:after="200" w:line="276" w:lineRule="auto"/>
        <w:jc w:val="both"/>
        <w:rPr>
          <w:rFonts w:cs="B Nazanin"/>
          <w:color w:val="000000"/>
          <w:rtl/>
        </w:rPr>
      </w:pPr>
      <w:r w:rsidRPr="001A14D3">
        <w:rPr>
          <w:rFonts w:cs="B Nazanin"/>
          <w:color w:val="000000"/>
        </w:rPr>
        <w:t>Component based</w:t>
      </w:r>
      <w:r w:rsidRPr="001A14D3">
        <w:rPr>
          <w:rFonts w:cs="B Nazanin"/>
          <w:color w:val="000000"/>
          <w:rtl/>
        </w:rPr>
        <w:t xml:space="preserve"> :مانند </w:t>
      </w:r>
      <w:r w:rsidRPr="001A14D3">
        <w:rPr>
          <w:rFonts w:cs="B Nazanin"/>
          <w:color w:val="000000"/>
        </w:rPr>
        <w:t xml:space="preserve"> RAD</w:t>
      </w:r>
      <w:r w:rsidRPr="001A14D3">
        <w:rPr>
          <w:rFonts w:cs="B Nazanin"/>
          <w:color w:val="000000"/>
          <w:rtl/>
        </w:rPr>
        <w:t>، به خاطر استفاده از جزء های اماده(که تست شده اند و امنیت ان ها بالا است)، و همچنین به</w:t>
      </w:r>
      <w:r w:rsidRPr="001A14D3">
        <w:rPr>
          <w:rFonts w:cs="B Nazanin"/>
          <w:color w:val="000000"/>
        </w:rPr>
        <w:t xml:space="preserve"> </w:t>
      </w:r>
      <w:r w:rsidRPr="001A14D3">
        <w:rPr>
          <w:rFonts w:cs="B Nazanin"/>
          <w:color w:val="000000"/>
          <w:rtl/>
        </w:rPr>
        <w:t xml:space="preserve"> خاطر ساخت مکرر نمونه اولیه</w:t>
      </w:r>
      <w:r w:rsidRPr="001A14D3">
        <w:rPr>
          <w:rFonts w:cs="B Nazanin"/>
          <w:color w:val="000000"/>
        </w:rPr>
        <w:t xml:space="preserve"> </w:t>
      </w:r>
      <w:r w:rsidRPr="001A14D3">
        <w:rPr>
          <w:rFonts w:cs="B Nazanin"/>
          <w:color w:val="000000"/>
          <w:rtl/>
        </w:rPr>
        <w:t xml:space="preserve"> و دخالت کاربر در توسعه پروژه( که باعث شناسایی نقاط ضعف و گنگ می شود)،از امنیت نسبتا بالایی برخوردار است و مدیریت امنیت در آن مشکل نیست .</w:t>
      </w:r>
    </w:p>
    <w:p w:rsidR="005E5D29" w:rsidRPr="001A14D3" w:rsidRDefault="005E5D29" w:rsidP="009C6433">
      <w:pPr>
        <w:pStyle w:val="ListParagraph"/>
        <w:numPr>
          <w:ilvl w:val="0"/>
          <w:numId w:val="34"/>
        </w:numPr>
        <w:autoSpaceDE w:val="0"/>
        <w:autoSpaceDN w:val="0"/>
        <w:adjustRightInd w:val="0"/>
        <w:spacing w:after="200" w:line="276" w:lineRule="auto"/>
        <w:jc w:val="both"/>
        <w:rPr>
          <w:rFonts w:cs="B Nazanin"/>
          <w:color w:val="000000"/>
          <w:rtl/>
        </w:rPr>
      </w:pPr>
      <w:r w:rsidRPr="001A14D3">
        <w:rPr>
          <w:rFonts w:cs="B Nazanin"/>
          <w:color w:val="000000"/>
        </w:rPr>
        <w:t>Reuse oriented</w:t>
      </w:r>
      <w:r w:rsidRPr="001A14D3">
        <w:rPr>
          <w:rFonts w:cs="B Nazanin"/>
          <w:color w:val="000000"/>
          <w:rtl/>
        </w:rPr>
        <w:t>:</w:t>
      </w:r>
      <w:r w:rsidR="009C6433" w:rsidRPr="001A14D3">
        <w:rPr>
          <w:rFonts w:cs="B Nazanin"/>
          <w:color w:val="000000"/>
          <w:rtl/>
        </w:rPr>
        <w:t xml:space="preserve"> </w:t>
      </w:r>
      <w:r w:rsidRPr="001A14D3">
        <w:rPr>
          <w:rFonts w:cs="B Nazanin"/>
          <w:color w:val="000000"/>
          <w:rtl/>
        </w:rPr>
        <w:t xml:space="preserve">باز هم مانند </w:t>
      </w:r>
      <w:r w:rsidRPr="001A14D3">
        <w:rPr>
          <w:rFonts w:cs="B Nazanin"/>
          <w:color w:val="000000"/>
        </w:rPr>
        <w:t xml:space="preserve">RAD </w:t>
      </w:r>
      <w:r w:rsidRPr="001A14D3">
        <w:rPr>
          <w:rFonts w:cs="B Nazanin"/>
          <w:color w:val="000000"/>
          <w:rtl/>
        </w:rPr>
        <w:t xml:space="preserve"> و </w:t>
      </w:r>
      <w:r w:rsidRPr="001A14D3">
        <w:rPr>
          <w:rFonts w:cs="B Nazanin"/>
          <w:color w:val="000000"/>
        </w:rPr>
        <w:t>Component based</w:t>
      </w:r>
      <w:r w:rsidRPr="001A14D3">
        <w:rPr>
          <w:rFonts w:cs="B Nazanin"/>
          <w:color w:val="000000"/>
          <w:rtl/>
        </w:rPr>
        <w:t xml:space="preserve"> ، به خاطر استفاده از جزء های اماده(که تست شده اند و امنیت ان ها بالا است)،از امنیت برخوردار است ،اما به خاطر اینکه بعضی از جزء ها ممکن هست آماده نباشند و ساخته شوند</w:t>
      </w:r>
      <w:r w:rsidR="009C6433" w:rsidRPr="001A14D3">
        <w:rPr>
          <w:rFonts w:cs="B Nazanin"/>
          <w:color w:val="000000"/>
          <w:rtl/>
        </w:rPr>
        <w:t>،مدیریت امنیت کمی سختر می شود.</w:t>
      </w:r>
    </w:p>
    <w:p w:rsidR="006C1574" w:rsidRPr="001A14D3" w:rsidRDefault="005E5D29" w:rsidP="009C6433">
      <w:pPr>
        <w:pStyle w:val="ListParagraph"/>
        <w:numPr>
          <w:ilvl w:val="0"/>
          <w:numId w:val="34"/>
        </w:numPr>
        <w:autoSpaceDE w:val="0"/>
        <w:autoSpaceDN w:val="0"/>
        <w:adjustRightInd w:val="0"/>
        <w:spacing w:after="200" w:line="276" w:lineRule="auto"/>
        <w:jc w:val="both"/>
        <w:rPr>
          <w:rFonts w:cs="B Nazanin"/>
          <w:color w:val="000000"/>
        </w:rPr>
      </w:pPr>
      <w:r w:rsidRPr="001A14D3">
        <w:rPr>
          <w:rFonts w:cs="B Nazanin"/>
          <w:color w:val="000000"/>
        </w:rPr>
        <w:t>Formal</w:t>
      </w:r>
      <w:r w:rsidRPr="001A14D3">
        <w:rPr>
          <w:rFonts w:cs="B Nazanin"/>
          <w:color w:val="000000"/>
          <w:rtl/>
        </w:rPr>
        <w:t>:</w:t>
      </w:r>
      <w:r w:rsidR="009C6433" w:rsidRPr="001A14D3">
        <w:rPr>
          <w:rFonts w:cs="B Nazanin"/>
          <w:color w:val="000000"/>
          <w:rtl/>
        </w:rPr>
        <w:t xml:space="preserve"> </w:t>
      </w:r>
      <w:r w:rsidRPr="001A14D3">
        <w:rPr>
          <w:rFonts w:cs="B Nazanin"/>
          <w:color w:val="000000"/>
          <w:rtl/>
        </w:rPr>
        <w:t xml:space="preserve">به خاطر استفاده از زبان ریاضی در همه مراحل آن(که باعث کاهش گنگی،ناکاملی و تناقض در تعریف پروژه می شود)،و اینکه تغییرات باید به صورت زبان ریاضی اعمال شوند و همچنین چون از قواعد </w:t>
      </w:r>
    </w:p>
    <w:p w:rsidR="005E5D29" w:rsidRPr="001A14D3" w:rsidRDefault="005E5D29" w:rsidP="006C1574">
      <w:pPr>
        <w:pStyle w:val="ListParagraph"/>
        <w:autoSpaceDE w:val="0"/>
        <w:autoSpaceDN w:val="0"/>
        <w:adjustRightInd w:val="0"/>
        <w:spacing w:after="200" w:line="276" w:lineRule="auto"/>
        <w:jc w:val="both"/>
        <w:rPr>
          <w:rFonts w:cs="B Nazanin"/>
          <w:color w:val="000000"/>
          <w:rtl/>
        </w:rPr>
      </w:pPr>
      <w:r w:rsidRPr="001A14D3">
        <w:rPr>
          <w:rFonts w:cs="B Nazanin"/>
          <w:color w:val="000000"/>
        </w:rPr>
        <w:t xml:space="preserve">cleanroom software engineering </w:t>
      </w:r>
      <w:r w:rsidRPr="001A14D3">
        <w:rPr>
          <w:rFonts w:cs="B Nazanin"/>
          <w:color w:val="000000"/>
          <w:rtl/>
        </w:rPr>
        <w:t xml:space="preserve"> استفاده می شود،باعث افزایش زیاد امنیت و همچنین سهولت در مدیریت امنیت می شود.</w:t>
      </w:r>
    </w:p>
    <w:p w:rsidR="005E5D29" w:rsidRPr="001A14D3" w:rsidRDefault="005E5D29" w:rsidP="009C6433">
      <w:pPr>
        <w:pStyle w:val="ListParagraph"/>
        <w:numPr>
          <w:ilvl w:val="0"/>
          <w:numId w:val="34"/>
        </w:numPr>
        <w:autoSpaceDE w:val="0"/>
        <w:autoSpaceDN w:val="0"/>
        <w:adjustRightInd w:val="0"/>
        <w:spacing w:after="200" w:line="276" w:lineRule="auto"/>
        <w:jc w:val="both"/>
        <w:rPr>
          <w:rFonts w:cs="B Nazanin"/>
          <w:color w:val="000000"/>
          <w:rtl/>
        </w:rPr>
      </w:pPr>
      <w:r w:rsidRPr="001A14D3">
        <w:rPr>
          <w:rFonts w:cs="B Nazanin"/>
          <w:color w:val="000000"/>
        </w:rPr>
        <w:lastRenderedPageBreak/>
        <w:t>Aspect oriented</w:t>
      </w:r>
      <w:r w:rsidRPr="001A14D3">
        <w:rPr>
          <w:rFonts w:cs="B Nazanin"/>
          <w:color w:val="000000"/>
          <w:rtl/>
        </w:rPr>
        <w:t xml:space="preserve">: با توجه به اینکه </w:t>
      </w:r>
      <w:r w:rsidRPr="001A14D3">
        <w:rPr>
          <w:rFonts w:cs="B Nazanin"/>
          <w:color w:val="000000"/>
        </w:rPr>
        <w:t>core-concern</w:t>
      </w:r>
      <w:r w:rsidRPr="001A14D3">
        <w:rPr>
          <w:rFonts w:cs="B Nazanin"/>
          <w:color w:val="000000"/>
          <w:rtl/>
        </w:rPr>
        <w:t xml:space="preserve"> ها دسته بندی شده و به صورت جدا توسعه داده</w:t>
      </w:r>
      <w:r w:rsidR="009C6433" w:rsidRPr="001A14D3">
        <w:rPr>
          <w:rFonts w:cs="B Nazanin"/>
          <w:color w:val="000000"/>
          <w:rtl/>
        </w:rPr>
        <w:t xml:space="preserve"> </w:t>
      </w:r>
      <w:r w:rsidRPr="001A14D3">
        <w:rPr>
          <w:rFonts w:cs="B Nazanin"/>
          <w:color w:val="000000"/>
          <w:rtl/>
        </w:rPr>
        <w:t xml:space="preserve">(که از مشکلاتی مانند </w:t>
      </w:r>
      <w:r w:rsidRPr="001A14D3">
        <w:rPr>
          <w:rFonts w:cs="B Nazanin"/>
          <w:color w:val="000000"/>
        </w:rPr>
        <w:t>tangling</w:t>
      </w:r>
      <w:r w:rsidRPr="001A14D3">
        <w:rPr>
          <w:rFonts w:cs="B Nazanin"/>
          <w:color w:val="000000"/>
          <w:rtl/>
        </w:rPr>
        <w:t xml:space="preserve"> و </w:t>
      </w:r>
      <w:r w:rsidRPr="001A14D3">
        <w:rPr>
          <w:rFonts w:cs="B Nazanin"/>
          <w:color w:val="000000"/>
        </w:rPr>
        <w:t>scattering</w:t>
      </w:r>
      <w:r w:rsidRPr="001A14D3">
        <w:rPr>
          <w:rFonts w:cs="B Nazanin"/>
          <w:color w:val="000000"/>
          <w:rtl/>
        </w:rPr>
        <w:t xml:space="preserve"> جلوگیری می کند و مشکلات امنیتی را کاهش می دهد</w:t>
      </w:r>
      <w:r w:rsidR="009C6433" w:rsidRPr="001A14D3">
        <w:rPr>
          <w:rFonts w:cs="B Nazanin"/>
          <w:color w:val="000000"/>
          <w:rtl/>
        </w:rPr>
        <w:t xml:space="preserve">) می شوند و </w:t>
      </w:r>
      <w:r w:rsidRPr="001A14D3">
        <w:rPr>
          <w:rFonts w:cs="B Nazanin"/>
          <w:color w:val="000000"/>
          <w:rtl/>
        </w:rPr>
        <w:t>همچنین دسته بندی</w:t>
      </w:r>
      <w:r w:rsidRPr="001A14D3">
        <w:rPr>
          <w:rFonts w:cs="B Nazanin"/>
          <w:color w:val="000000"/>
        </w:rPr>
        <w:t xml:space="preserve">  </w:t>
      </w:r>
      <w:r w:rsidRPr="001A14D3">
        <w:rPr>
          <w:rFonts w:cs="B Nazanin"/>
          <w:color w:val="000000"/>
          <w:rtl/>
        </w:rPr>
        <w:t xml:space="preserve"> </w:t>
      </w:r>
      <w:r w:rsidRPr="001A14D3">
        <w:rPr>
          <w:rFonts w:cs="B Nazanin"/>
          <w:color w:val="000000"/>
        </w:rPr>
        <w:t>cross-cutting concern</w:t>
      </w:r>
      <w:r w:rsidRPr="001A14D3">
        <w:rPr>
          <w:rFonts w:cs="B Nazanin"/>
          <w:color w:val="000000"/>
          <w:rtl/>
        </w:rPr>
        <w:t>(که امنیت شامل آن ها می شود و باعث می شود که بتوان آن ها را به صورت جدا توسعه ومدیریت کرد)،این مدل باعث ایجاد امنیت زیاد و راحتی در مدیریت امنیت می شود .</w:t>
      </w:r>
    </w:p>
    <w:p w:rsidR="005E5D29" w:rsidRPr="001A14D3" w:rsidRDefault="005E5D29" w:rsidP="009C6433">
      <w:pPr>
        <w:pStyle w:val="ListParagraph"/>
        <w:numPr>
          <w:ilvl w:val="0"/>
          <w:numId w:val="34"/>
        </w:numPr>
        <w:autoSpaceDE w:val="0"/>
        <w:autoSpaceDN w:val="0"/>
        <w:adjustRightInd w:val="0"/>
        <w:spacing w:after="200" w:line="276" w:lineRule="auto"/>
        <w:jc w:val="both"/>
        <w:rPr>
          <w:rFonts w:cs="B Nazanin"/>
          <w:color w:val="000000"/>
          <w:rtl/>
        </w:rPr>
      </w:pPr>
      <w:r w:rsidRPr="001A14D3">
        <w:rPr>
          <w:rFonts w:cs="B Nazanin"/>
          <w:color w:val="000000"/>
        </w:rPr>
        <w:t>The unified process</w:t>
      </w:r>
      <w:r w:rsidRPr="001A14D3">
        <w:rPr>
          <w:rFonts w:cs="B Nazanin"/>
          <w:color w:val="000000"/>
          <w:rtl/>
        </w:rPr>
        <w:t>:</w:t>
      </w:r>
      <w:r w:rsidR="009C6433" w:rsidRPr="001A14D3">
        <w:rPr>
          <w:rFonts w:cs="B Nazanin"/>
          <w:color w:val="000000"/>
          <w:rtl/>
        </w:rPr>
        <w:t xml:space="preserve"> </w:t>
      </w:r>
      <w:r w:rsidRPr="001A14D3">
        <w:rPr>
          <w:rFonts w:cs="B Nazanin"/>
          <w:color w:val="000000"/>
          <w:rtl/>
        </w:rPr>
        <w:t xml:space="preserve">به دلیل استفاده از </w:t>
      </w:r>
      <w:r w:rsidR="009C6433" w:rsidRPr="001A14D3">
        <w:rPr>
          <w:rFonts w:cs="B Nazanin"/>
          <w:color w:val="000000"/>
        </w:rPr>
        <w:t>UML</w:t>
      </w:r>
      <w:r w:rsidRPr="001A14D3">
        <w:rPr>
          <w:rFonts w:cs="B Nazanin"/>
          <w:color w:val="000000"/>
          <w:rtl/>
        </w:rPr>
        <w:t xml:space="preserve"> و مستند سازی بین هر دو قدم روند</w:t>
      </w:r>
      <w:r w:rsidR="009C6433" w:rsidRPr="001A14D3">
        <w:rPr>
          <w:rFonts w:cs="B Nazanin"/>
          <w:color w:val="000000"/>
          <w:rtl/>
        </w:rPr>
        <w:t xml:space="preserve"> </w:t>
      </w:r>
      <w:r w:rsidRPr="001A14D3">
        <w:rPr>
          <w:rFonts w:cs="B Nazanin"/>
          <w:color w:val="000000"/>
          <w:rtl/>
        </w:rPr>
        <w:t>(که باعث می شود اثر تغییرات در پروژه بهتر دیده شوند و در نتیجه مشکلات امنیتی کاهش یابند)</w:t>
      </w:r>
      <w:r w:rsidR="00907868" w:rsidRPr="001A14D3">
        <w:rPr>
          <w:rFonts w:cs="B Nazanin"/>
          <w:color w:val="000000"/>
          <w:rtl/>
        </w:rPr>
        <w:t xml:space="preserve"> </w:t>
      </w:r>
      <w:r w:rsidRPr="001A14D3">
        <w:rPr>
          <w:rFonts w:cs="B Nazanin"/>
          <w:color w:val="000000"/>
          <w:rtl/>
        </w:rPr>
        <w:t>و</w:t>
      </w:r>
      <w:r w:rsidR="00907868" w:rsidRPr="001A14D3">
        <w:rPr>
          <w:rFonts w:cs="B Nazanin"/>
          <w:color w:val="000000"/>
          <w:rtl/>
        </w:rPr>
        <w:t xml:space="preserve"> همچنین تولید</w:t>
      </w:r>
      <w:r w:rsidRPr="001A14D3">
        <w:rPr>
          <w:rFonts w:cs="B Nazanin"/>
          <w:color w:val="000000"/>
          <w:rtl/>
        </w:rPr>
        <w:t xml:space="preserve"> نمونه های اولیه مکرردر فاز های </w:t>
      </w:r>
      <w:r w:rsidRPr="001A14D3">
        <w:rPr>
          <w:rFonts w:cs="B Nazanin"/>
          <w:color w:val="000000"/>
        </w:rPr>
        <w:t xml:space="preserve">inception </w:t>
      </w:r>
      <w:r w:rsidRPr="001A14D3">
        <w:rPr>
          <w:rFonts w:cs="B Nazanin"/>
          <w:color w:val="000000"/>
          <w:rtl/>
        </w:rPr>
        <w:t xml:space="preserve"> و </w:t>
      </w:r>
      <w:r w:rsidRPr="001A14D3">
        <w:rPr>
          <w:rFonts w:cs="B Nazanin"/>
          <w:color w:val="000000"/>
        </w:rPr>
        <w:t>elaboration</w:t>
      </w:r>
      <w:r w:rsidRPr="001A14D3">
        <w:rPr>
          <w:rFonts w:cs="B Nazanin"/>
          <w:color w:val="000000"/>
          <w:rtl/>
        </w:rPr>
        <w:t xml:space="preserve"> (که باعث می شود نقاط ضعف و گنگ شناسایی شوند) ، از خطا های امنیتی به خوبی جلوگیری می شود،که باعث افزایش زیاد امنیت و سهولت مدیریت آن می شود.</w:t>
      </w:r>
    </w:p>
    <w:p w:rsidR="005E5D29" w:rsidRPr="002131F0" w:rsidRDefault="005E5D29" w:rsidP="005E5D29">
      <w:pPr>
        <w:autoSpaceDE w:val="0"/>
        <w:autoSpaceDN w:val="0"/>
        <w:adjustRightInd w:val="0"/>
        <w:rPr>
          <w:rFonts w:cs="B Nazanin"/>
          <w:b/>
          <w:bCs/>
          <w:sz w:val="24"/>
          <w:szCs w:val="24"/>
          <w:rtl/>
        </w:rPr>
      </w:pPr>
      <w:r w:rsidRPr="002131F0">
        <w:rPr>
          <w:rFonts w:cs="B Nazanin"/>
          <w:b/>
          <w:bCs/>
          <w:sz w:val="24"/>
          <w:szCs w:val="24"/>
        </w:rPr>
        <w:t>Risk Management</w:t>
      </w:r>
    </w:p>
    <w:p w:rsidR="005E5D29" w:rsidRPr="001A14D3" w:rsidRDefault="005E5D29" w:rsidP="00907868">
      <w:pPr>
        <w:autoSpaceDE w:val="0"/>
        <w:autoSpaceDN w:val="0"/>
        <w:adjustRightInd w:val="0"/>
        <w:jc w:val="both"/>
        <w:rPr>
          <w:rFonts w:cs="B Nazanin"/>
          <w:color w:val="000000" w:themeColor="text1"/>
          <w:rtl/>
        </w:rPr>
      </w:pPr>
      <w:r w:rsidRPr="001A14D3">
        <w:rPr>
          <w:rFonts w:cs="B Nazanin"/>
          <w:color w:val="000000" w:themeColor="text1"/>
          <w:rtl/>
        </w:rPr>
        <w:t xml:space="preserve">با توجه به </w:t>
      </w:r>
      <w:r w:rsidRPr="001A14D3">
        <w:rPr>
          <w:rFonts w:cs="B Nazanin"/>
          <w:color w:val="000000" w:themeColor="text1"/>
        </w:rPr>
        <w:t>complexity</w:t>
      </w:r>
      <w:r w:rsidRPr="001A14D3">
        <w:rPr>
          <w:rFonts w:cs="B Nazanin"/>
          <w:color w:val="000000" w:themeColor="text1"/>
          <w:rtl/>
        </w:rPr>
        <w:t xml:space="preserve"> و </w:t>
      </w:r>
      <w:r w:rsidRPr="001A14D3">
        <w:rPr>
          <w:rFonts w:cs="B Nazanin"/>
          <w:color w:val="000000" w:themeColor="text1"/>
          <w:u w:val="single"/>
          <w:rtl/>
        </w:rPr>
        <w:t>بزرگی پروژه</w:t>
      </w:r>
      <w:r w:rsidRPr="001A14D3">
        <w:rPr>
          <w:rFonts w:cs="B Nazanin"/>
          <w:color w:val="000000" w:themeColor="text1"/>
          <w:rtl/>
        </w:rPr>
        <w:t>،که باعث ایجاد ریسک های مختلفی در طول توسعه برنامه می شود،ما به دنبال مدلی هستیم که بتواند این ریسک ها را کاهش دهند و آن ها را به نحوه ی خوبی مدیریت کند،چرا که با مدیریت درست ریسک ها ،هزینه توسعه کاهش می یابد،و چون بودجه پروژه محدود و کم می باشد(با توجه به اینکه پروژه،یک پروژه استارت آپ است)،این برای ما بسیار مهم است.</w:t>
      </w:r>
      <w:r w:rsidR="00BA2BC6" w:rsidRPr="001A14D3">
        <w:rPr>
          <w:rFonts w:cs="B Nazanin" w:hint="cs"/>
          <w:color w:val="000000" w:themeColor="text1"/>
          <w:rtl/>
        </w:rPr>
        <w:t xml:space="preserve"> ( انتخاب راه حل مناسب)</w:t>
      </w:r>
    </w:p>
    <w:p w:rsidR="005E5D29" w:rsidRPr="001A14D3" w:rsidRDefault="005E5D29" w:rsidP="00907868">
      <w:pPr>
        <w:pStyle w:val="ListParagraph"/>
        <w:numPr>
          <w:ilvl w:val="0"/>
          <w:numId w:val="39"/>
        </w:numPr>
        <w:autoSpaceDE w:val="0"/>
        <w:autoSpaceDN w:val="0"/>
        <w:adjustRightInd w:val="0"/>
        <w:spacing w:after="200" w:line="276" w:lineRule="auto"/>
        <w:rPr>
          <w:rFonts w:cs="B Nazanin"/>
          <w:color w:val="000000"/>
          <w:rtl/>
        </w:rPr>
      </w:pPr>
      <w:r w:rsidRPr="001A14D3">
        <w:rPr>
          <w:rFonts w:cs="B Nazanin"/>
          <w:color w:val="000000"/>
        </w:rPr>
        <w:t>Code and fix</w:t>
      </w:r>
      <w:r w:rsidRPr="001A14D3">
        <w:rPr>
          <w:rFonts w:cs="B Nazanin"/>
          <w:color w:val="000000"/>
          <w:rtl/>
        </w:rPr>
        <w:t>:</w:t>
      </w:r>
      <w:r w:rsidR="00907868" w:rsidRPr="001A14D3">
        <w:rPr>
          <w:rFonts w:cs="B Nazanin"/>
          <w:color w:val="000000"/>
          <w:rtl/>
        </w:rPr>
        <w:t xml:space="preserve"> </w:t>
      </w:r>
      <w:r w:rsidRPr="001A14D3">
        <w:rPr>
          <w:rFonts w:cs="B Nazanin"/>
          <w:color w:val="000000"/>
          <w:rtl/>
        </w:rPr>
        <w:t>برای ریسک و مدیریت ان روشی در نظر نمی گیرد.</w:t>
      </w:r>
    </w:p>
    <w:p w:rsidR="005E5D29" w:rsidRPr="001A14D3" w:rsidRDefault="005E5D29" w:rsidP="00907868">
      <w:pPr>
        <w:pStyle w:val="ListParagraph"/>
        <w:numPr>
          <w:ilvl w:val="0"/>
          <w:numId w:val="35"/>
        </w:numPr>
        <w:autoSpaceDE w:val="0"/>
        <w:autoSpaceDN w:val="0"/>
        <w:adjustRightInd w:val="0"/>
        <w:spacing w:after="200" w:line="276" w:lineRule="auto"/>
        <w:jc w:val="both"/>
        <w:rPr>
          <w:rFonts w:cs="B Nazanin"/>
          <w:color w:val="000000"/>
        </w:rPr>
      </w:pPr>
      <w:r w:rsidRPr="001A14D3">
        <w:rPr>
          <w:rFonts w:cs="B Nazanin"/>
          <w:color w:val="000000"/>
        </w:rPr>
        <w:t>The waterfall</w:t>
      </w:r>
      <w:r w:rsidRPr="001A14D3">
        <w:rPr>
          <w:rFonts w:cs="B Nazanin"/>
          <w:color w:val="000000"/>
          <w:rtl/>
        </w:rPr>
        <w:t>:</w:t>
      </w:r>
      <w:r w:rsidR="00907868" w:rsidRPr="001A14D3">
        <w:rPr>
          <w:rFonts w:cs="B Nazanin"/>
          <w:color w:val="000000"/>
          <w:rtl/>
        </w:rPr>
        <w:t xml:space="preserve"> </w:t>
      </w:r>
      <w:r w:rsidRPr="001A14D3">
        <w:rPr>
          <w:rFonts w:cs="B Nazanin"/>
          <w:color w:val="000000"/>
          <w:rtl/>
        </w:rPr>
        <w:t xml:space="preserve">به خاطر عدم توانایی بازگشت به قدم های قبل روند(مگر اینکه مدل </w:t>
      </w:r>
      <w:r w:rsidRPr="001A14D3">
        <w:rPr>
          <w:rFonts w:cs="B Nazanin"/>
          <w:color w:val="000000"/>
        </w:rPr>
        <w:t xml:space="preserve">iterative </w:t>
      </w:r>
      <w:r w:rsidRPr="001A14D3">
        <w:rPr>
          <w:rFonts w:cs="B Nazanin"/>
          <w:color w:val="000000"/>
          <w:rtl/>
        </w:rPr>
        <w:t xml:space="preserve"> باشد)،و در نتی</w:t>
      </w:r>
      <w:r w:rsidR="007A7269" w:rsidRPr="001A14D3">
        <w:rPr>
          <w:rFonts w:cs="B Nazanin"/>
          <w:color w:val="000000"/>
          <w:rtl/>
        </w:rPr>
        <w:t>جه جمع آوری تمام نیاز ها و ویژ</w:t>
      </w:r>
      <w:r w:rsidR="007A7269" w:rsidRPr="001A14D3">
        <w:rPr>
          <w:rFonts w:cs="B Nazanin" w:hint="cs"/>
          <w:color w:val="000000"/>
          <w:rtl/>
        </w:rPr>
        <w:t>گی</w:t>
      </w:r>
      <w:r w:rsidRPr="001A14D3">
        <w:rPr>
          <w:rFonts w:cs="B Nazanin"/>
          <w:color w:val="000000"/>
          <w:rtl/>
        </w:rPr>
        <w:t xml:space="preserve"> های لازمه پروژه در مرحله اول(که شامل خطا های ممکن و ریسک ها می شود)،و مستند سازی قوی بین هر دو گام روند،دارای ریسک پایین می باشد و مدیریت ریسک در آن راحت است،اما چون این ریسک وجود دارد که پروژه با نیازمندی های مشتری همخوانی نداشته باشد(که این ریسک بزرگی است،با توجه به ماهیت پروژه)ریسک اندکی افزایش می باید و مدیریت ان اندکی سخت می شود.</w:t>
      </w:r>
    </w:p>
    <w:p w:rsidR="005E5D29" w:rsidRPr="001A14D3" w:rsidRDefault="00907868" w:rsidP="00907868">
      <w:pPr>
        <w:pStyle w:val="ListParagraph"/>
        <w:numPr>
          <w:ilvl w:val="0"/>
          <w:numId w:val="35"/>
        </w:numPr>
        <w:autoSpaceDE w:val="0"/>
        <w:autoSpaceDN w:val="0"/>
        <w:adjustRightInd w:val="0"/>
        <w:spacing w:after="200" w:line="276" w:lineRule="auto"/>
        <w:jc w:val="both"/>
        <w:rPr>
          <w:rFonts w:cs="B Nazanin"/>
          <w:color w:val="000000"/>
          <w:rtl/>
        </w:rPr>
      </w:pPr>
      <w:r w:rsidRPr="001A14D3">
        <w:rPr>
          <w:rFonts w:cs="B Nazanin"/>
          <w:color w:val="000000"/>
        </w:rPr>
        <w:t>V</w:t>
      </w:r>
      <w:r w:rsidR="005E5D29" w:rsidRPr="001A14D3">
        <w:rPr>
          <w:rFonts w:cs="B Nazanin"/>
          <w:color w:val="000000"/>
        </w:rPr>
        <w:t>-model</w:t>
      </w:r>
      <w:r w:rsidR="005E5D29" w:rsidRPr="001A14D3">
        <w:rPr>
          <w:rFonts w:cs="B Nazanin"/>
          <w:color w:val="000000"/>
          <w:rtl/>
        </w:rPr>
        <w:t>: به خاطر تست های زیاد در آن ،که باعث اگاهی از نقاط ضعف پروژه و بعضی از ریسک های مربوط به معماری نرم افزار حاصل از پروژه و کد آن می شود ، تا حد کمی باعث کاهش ریسک و سختی در مدیریت ریسک می شود.</w:t>
      </w:r>
    </w:p>
    <w:p w:rsidR="005E5D29" w:rsidRPr="001A14D3" w:rsidRDefault="005E5D29" w:rsidP="00907868">
      <w:pPr>
        <w:pStyle w:val="ListParagraph"/>
        <w:numPr>
          <w:ilvl w:val="0"/>
          <w:numId w:val="35"/>
        </w:numPr>
        <w:autoSpaceDE w:val="0"/>
        <w:autoSpaceDN w:val="0"/>
        <w:adjustRightInd w:val="0"/>
        <w:spacing w:after="200" w:line="276" w:lineRule="auto"/>
        <w:jc w:val="both"/>
        <w:rPr>
          <w:rFonts w:cs="B Nazanin"/>
          <w:color w:val="000000"/>
          <w:rtl/>
        </w:rPr>
      </w:pPr>
      <w:r w:rsidRPr="001A14D3">
        <w:rPr>
          <w:rFonts w:cs="B Nazanin"/>
          <w:color w:val="000000"/>
        </w:rPr>
        <w:t>Incremental</w:t>
      </w:r>
      <w:r w:rsidRPr="001A14D3">
        <w:rPr>
          <w:rFonts w:cs="B Nazanin"/>
          <w:color w:val="000000"/>
          <w:rtl/>
        </w:rPr>
        <w:t xml:space="preserve">: چون در اخر توسعه هر جزء، دو تست اعتبار و صحت سنجی انجام می شوند،که باعث دیدن مشکلات هر جزء می شود، و در نتیجه فقط خطاهای جزء ها در کنار هم در نظر گرفته نمی شود(مانند قدم اخر </w:t>
      </w:r>
      <w:r w:rsidRPr="001A14D3">
        <w:rPr>
          <w:rFonts w:cs="B Nazanin"/>
          <w:color w:val="000000"/>
        </w:rPr>
        <w:t>waterfall</w:t>
      </w:r>
      <w:r w:rsidRPr="001A14D3">
        <w:rPr>
          <w:rFonts w:cs="B Nazanin"/>
          <w:color w:val="000000"/>
          <w:rtl/>
        </w:rPr>
        <w:t xml:space="preserve"> </w:t>
      </w:r>
      <w:r w:rsidRPr="001A14D3">
        <w:rPr>
          <w:rFonts w:cs="B Nazanin"/>
          <w:color w:val="000000"/>
        </w:rPr>
        <w:t>(</w:t>
      </w:r>
      <w:r w:rsidRPr="001A14D3">
        <w:rPr>
          <w:rFonts w:cs="B Nazanin"/>
          <w:color w:val="000000"/>
          <w:rtl/>
        </w:rPr>
        <w:t>،خیلی از اشکال ها زود شناسایی می شوند وچون این خطا ها فقط در یک جزء هستند و نه در کل پروژه(که می توان راحتر آن ها را اصلاح کرد و از خطا های بیشتر در آینده جلوگیری کرد)، باعث کاهش خطا ها در کل پروژه می شود ،که تا حدی از ریسک ها جلوگیری کرده و در مدیریت ریسک کمک می کند،اما چون امکان دارد که در اول پروژه بخش بندی جزء ها و معماری به طور درست انجام نشده باشد،مزیت های آن کمی کاهش می یابد.</w:t>
      </w:r>
    </w:p>
    <w:p w:rsidR="005E5D29" w:rsidRPr="001A14D3" w:rsidRDefault="005E5D29" w:rsidP="00907868">
      <w:pPr>
        <w:pStyle w:val="ListParagraph"/>
        <w:numPr>
          <w:ilvl w:val="0"/>
          <w:numId w:val="35"/>
        </w:numPr>
        <w:autoSpaceDE w:val="0"/>
        <w:autoSpaceDN w:val="0"/>
        <w:adjustRightInd w:val="0"/>
        <w:spacing w:after="200" w:line="276" w:lineRule="auto"/>
        <w:jc w:val="both"/>
        <w:rPr>
          <w:rFonts w:cs="B Nazanin"/>
          <w:color w:val="000000"/>
        </w:rPr>
      </w:pPr>
      <w:r w:rsidRPr="001A14D3">
        <w:rPr>
          <w:rFonts w:cs="B Nazanin"/>
          <w:color w:val="000000"/>
        </w:rPr>
        <w:t>Prototyping</w:t>
      </w:r>
      <w:r w:rsidRPr="001A14D3">
        <w:rPr>
          <w:rFonts w:cs="B Nazanin"/>
          <w:color w:val="000000"/>
          <w:rtl/>
        </w:rPr>
        <w:t>:</w:t>
      </w:r>
      <w:r w:rsidR="00907868" w:rsidRPr="001A14D3">
        <w:rPr>
          <w:rFonts w:cs="B Nazanin"/>
          <w:color w:val="000000"/>
          <w:rtl/>
        </w:rPr>
        <w:t xml:space="preserve"> </w:t>
      </w:r>
      <w:r w:rsidRPr="001A14D3">
        <w:rPr>
          <w:rFonts w:cs="B Nazanin"/>
          <w:color w:val="000000"/>
          <w:rtl/>
        </w:rPr>
        <w:t>با توجه به ساخت مکرر نمونه اولیه</w:t>
      </w:r>
      <w:r w:rsidRPr="001A14D3">
        <w:rPr>
          <w:rFonts w:cs="B Nazanin"/>
          <w:color w:val="000000"/>
        </w:rPr>
        <w:t xml:space="preserve"> </w:t>
      </w:r>
      <w:r w:rsidRPr="001A14D3">
        <w:rPr>
          <w:rFonts w:cs="B Nazanin"/>
          <w:color w:val="000000"/>
          <w:rtl/>
        </w:rPr>
        <w:t xml:space="preserve">و دخالت کاربر در توسعه پروژه،نقاط ضعف و گنگ و همچینین خطا ها زودتر شناسایی می شوند،که باعث کاهش ریسک و سختی در مدیریت آن می شود.  </w:t>
      </w:r>
    </w:p>
    <w:p w:rsidR="005E5D29" w:rsidRPr="001A14D3" w:rsidRDefault="00907868" w:rsidP="00907868">
      <w:pPr>
        <w:pStyle w:val="ListParagraph"/>
        <w:numPr>
          <w:ilvl w:val="0"/>
          <w:numId w:val="35"/>
        </w:numPr>
        <w:autoSpaceDE w:val="0"/>
        <w:autoSpaceDN w:val="0"/>
        <w:adjustRightInd w:val="0"/>
        <w:spacing w:after="200" w:line="276" w:lineRule="auto"/>
        <w:rPr>
          <w:rFonts w:cs="B Nazanin"/>
          <w:color w:val="000000"/>
          <w:rtl/>
        </w:rPr>
      </w:pPr>
      <w:r w:rsidRPr="001A14D3">
        <w:rPr>
          <w:rFonts w:cs="B Nazanin"/>
          <w:color w:val="000000"/>
        </w:rPr>
        <w:t>S</w:t>
      </w:r>
      <w:r w:rsidR="005E5D29" w:rsidRPr="001A14D3">
        <w:rPr>
          <w:rFonts w:cs="B Nazanin"/>
          <w:color w:val="000000"/>
        </w:rPr>
        <w:t>piral</w:t>
      </w:r>
      <w:r w:rsidR="005E5D29" w:rsidRPr="001A14D3">
        <w:rPr>
          <w:rFonts w:cs="B Nazanin"/>
          <w:color w:val="000000"/>
          <w:rtl/>
        </w:rPr>
        <w:t>: به خاطر تکراری بودن این مدل و تمرکز این مدل بر ریسک و آنالیز ریسک در هر چرخه آن، ریسک کاهش و مدیریت آن به آسانی انجام می شود.</w:t>
      </w:r>
      <w:r w:rsidR="005E5D29" w:rsidRPr="001A14D3">
        <w:rPr>
          <w:rFonts w:cs="B Nazanin"/>
          <w:color w:val="000000"/>
        </w:rPr>
        <w:t xml:space="preserve"> </w:t>
      </w:r>
    </w:p>
    <w:p w:rsidR="005E5D29" w:rsidRPr="001A14D3" w:rsidRDefault="005E5D29" w:rsidP="00907868">
      <w:pPr>
        <w:pStyle w:val="ListParagraph"/>
        <w:numPr>
          <w:ilvl w:val="0"/>
          <w:numId w:val="35"/>
        </w:numPr>
        <w:autoSpaceDE w:val="0"/>
        <w:autoSpaceDN w:val="0"/>
        <w:adjustRightInd w:val="0"/>
        <w:spacing w:after="200" w:line="276" w:lineRule="auto"/>
        <w:rPr>
          <w:rFonts w:cs="B Nazanin"/>
          <w:color w:val="000000"/>
          <w:rtl/>
        </w:rPr>
      </w:pPr>
      <w:r w:rsidRPr="001A14D3">
        <w:rPr>
          <w:rFonts w:cs="B Nazanin"/>
          <w:color w:val="000000"/>
        </w:rPr>
        <w:t>Concurrent</w:t>
      </w:r>
      <w:r w:rsidRPr="001A14D3">
        <w:rPr>
          <w:rFonts w:cs="B Nazanin"/>
          <w:color w:val="000000"/>
          <w:rtl/>
        </w:rPr>
        <w:t>: برای ریسک و مدیریت ان روشی در نظ</w:t>
      </w:r>
      <w:r w:rsidR="00907868" w:rsidRPr="001A14D3">
        <w:rPr>
          <w:rFonts w:cs="B Nazanin"/>
          <w:color w:val="000000"/>
          <w:rtl/>
        </w:rPr>
        <w:t>ر نمیگیرد.</w:t>
      </w:r>
    </w:p>
    <w:p w:rsidR="005E5D29" w:rsidRPr="001A14D3" w:rsidRDefault="005E5D29" w:rsidP="00907868">
      <w:pPr>
        <w:pStyle w:val="ListParagraph"/>
        <w:numPr>
          <w:ilvl w:val="0"/>
          <w:numId w:val="35"/>
        </w:numPr>
        <w:autoSpaceDE w:val="0"/>
        <w:autoSpaceDN w:val="0"/>
        <w:adjustRightInd w:val="0"/>
        <w:spacing w:after="200" w:line="276" w:lineRule="auto"/>
        <w:jc w:val="both"/>
        <w:rPr>
          <w:rFonts w:cs="B Nazanin"/>
          <w:color w:val="000000"/>
        </w:rPr>
      </w:pPr>
      <w:r w:rsidRPr="001A14D3">
        <w:rPr>
          <w:rFonts w:cs="B Nazanin"/>
          <w:color w:val="000000"/>
        </w:rPr>
        <w:t>RAD</w:t>
      </w:r>
      <w:r w:rsidRPr="001A14D3">
        <w:rPr>
          <w:rFonts w:cs="B Nazanin"/>
          <w:color w:val="000000"/>
          <w:rtl/>
        </w:rPr>
        <w:t>: به خاطر استفاده از جزء های آماده، این ریسک وجود دارد که جزء های آماده همه نیازمندی ها را برآورده نکنند،که باعث افزایش ریسک در پروژه و سختی مدریت آن می شود، اما به</w:t>
      </w:r>
      <w:r w:rsidRPr="001A14D3">
        <w:rPr>
          <w:rFonts w:cs="B Nazanin"/>
          <w:color w:val="000000"/>
        </w:rPr>
        <w:t xml:space="preserve"> </w:t>
      </w:r>
      <w:r w:rsidRPr="001A14D3">
        <w:rPr>
          <w:rFonts w:cs="B Nazanin"/>
          <w:color w:val="000000"/>
          <w:rtl/>
        </w:rPr>
        <w:t>خاطر ساخت مکرر نمونه اولیه</w:t>
      </w:r>
      <w:r w:rsidRPr="001A14D3">
        <w:rPr>
          <w:rFonts w:cs="B Nazanin"/>
          <w:color w:val="000000"/>
        </w:rPr>
        <w:t xml:space="preserve"> </w:t>
      </w:r>
      <w:r w:rsidRPr="001A14D3">
        <w:rPr>
          <w:rFonts w:cs="B Nazanin"/>
          <w:color w:val="000000"/>
          <w:rtl/>
        </w:rPr>
        <w:t>و دخالت کاربر در توسعه پروژه</w:t>
      </w:r>
      <w:r w:rsidR="00907868" w:rsidRPr="001A14D3">
        <w:rPr>
          <w:rFonts w:cs="B Nazanin"/>
          <w:color w:val="000000"/>
          <w:rtl/>
        </w:rPr>
        <w:t xml:space="preserve"> (</w:t>
      </w:r>
      <w:r w:rsidRPr="001A14D3">
        <w:rPr>
          <w:rFonts w:cs="B Nazanin"/>
          <w:color w:val="000000"/>
          <w:rtl/>
        </w:rPr>
        <w:t>که باعث شناسایی نقاط ضعف و گنگ و خطا ها می شود)</w:t>
      </w:r>
      <w:r w:rsidR="00907868" w:rsidRPr="001A14D3">
        <w:rPr>
          <w:rFonts w:cs="B Nazanin"/>
          <w:color w:val="000000"/>
          <w:rtl/>
        </w:rPr>
        <w:t xml:space="preserve"> </w:t>
      </w:r>
      <w:r w:rsidRPr="001A14D3">
        <w:rPr>
          <w:rFonts w:cs="B Nazanin"/>
          <w:color w:val="000000"/>
          <w:rtl/>
        </w:rPr>
        <w:t>،</w:t>
      </w:r>
      <w:r w:rsidR="00907868" w:rsidRPr="001A14D3">
        <w:rPr>
          <w:rFonts w:cs="B Nazanin"/>
          <w:color w:val="000000"/>
          <w:rtl/>
        </w:rPr>
        <w:t xml:space="preserve"> </w:t>
      </w:r>
      <w:r w:rsidRPr="001A14D3">
        <w:rPr>
          <w:rFonts w:cs="B Nazanin"/>
          <w:color w:val="000000"/>
          <w:rtl/>
        </w:rPr>
        <w:t>کمی از افزایش ریسک جبران می شود و مدیریت آن اندکی سهولت می یابد.</w:t>
      </w:r>
    </w:p>
    <w:p w:rsidR="005E5D29" w:rsidRPr="001A14D3" w:rsidRDefault="005E5D29" w:rsidP="00907868">
      <w:pPr>
        <w:pStyle w:val="ListParagraph"/>
        <w:numPr>
          <w:ilvl w:val="0"/>
          <w:numId w:val="35"/>
        </w:numPr>
        <w:autoSpaceDE w:val="0"/>
        <w:autoSpaceDN w:val="0"/>
        <w:adjustRightInd w:val="0"/>
        <w:spacing w:after="200" w:line="276" w:lineRule="auto"/>
        <w:jc w:val="both"/>
        <w:rPr>
          <w:rFonts w:cs="B Nazanin"/>
          <w:color w:val="000000"/>
          <w:rtl/>
        </w:rPr>
      </w:pPr>
      <w:r w:rsidRPr="001A14D3">
        <w:rPr>
          <w:rFonts w:cs="B Nazanin"/>
          <w:color w:val="000000"/>
        </w:rPr>
        <w:lastRenderedPageBreak/>
        <w:t xml:space="preserve">Component </w:t>
      </w:r>
      <w:r w:rsidR="00907868" w:rsidRPr="001A14D3">
        <w:rPr>
          <w:rFonts w:cs="B Nazanin"/>
          <w:color w:val="000000"/>
        </w:rPr>
        <w:t>B</w:t>
      </w:r>
      <w:r w:rsidRPr="001A14D3">
        <w:rPr>
          <w:rFonts w:cs="B Nazanin"/>
          <w:color w:val="000000"/>
        </w:rPr>
        <w:t>ased</w:t>
      </w:r>
      <w:r w:rsidRPr="001A14D3">
        <w:rPr>
          <w:rFonts w:cs="B Nazanin"/>
          <w:color w:val="000000"/>
          <w:rtl/>
        </w:rPr>
        <w:t>:</w:t>
      </w:r>
      <w:r w:rsidR="00907868" w:rsidRPr="001A14D3">
        <w:rPr>
          <w:rFonts w:cs="B Nazanin"/>
          <w:color w:val="000000"/>
          <w:rtl/>
        </w:rPr>
        <w:t xml:space="preserve"> </w:t>
      </w:r>
      <w:r w:rsidRPr="001A14D3">
        <w:rPr>
          <w:rFonts w:cs="B Nazanin"/>
          <w:color w:val="000000"/>
          <w:rtl/>
        </w:rPr>
        <w:t xml:space="preserve">مانند </w:t>
      </w:r>
      <w:r w:rsidRPr="001A14D3">
        <w:rPr>
          <w:rFonts w:cs="B Nazanin"/>
          <w:color w:val="000000"/>
        </w:rPr>
        <w:t xml:space="preserve"> RAD</w:t>
      </w:r>
      <w:r w:rsidRPr="001A14D3">
        <w:rPr>
          <w:rFonts w:cs="B Nazanin"/>
          <w:color w:val="000000"/>
          <w:rtl/>
        </w:rPr>
        <w:t>، به خاطر استفاده از جزء های آماده، این ریسک وجود دارد که جزء های آماده همه نیازمندی ها را برآورده نکنند،که باعث افزایش ریسک در پروژه و سختی مدریت آن می شود ،اما به خاطر اینکه رابطه بین این جزء ها و معماری برنامه ای که این جزء در آن قرار خواهند گرفت مورد توجه بیشتری قرار می گیرند، کمی از افزایش ریسک جبران می شود و مدیریت اندکی سهولت می یابد.</w:t>
      </w:r>
    </w:p>
    <w:p w:rsidR="005E5D29" w:rsidRPr="001A14D3" w:rsidRDefault="005E5D29" w:rsidP="00907868">
      <w:pPr>
        <w:pStyle w:val="ListParagraph"/>
        <w:numPr>
          <w:ilvl w:val="0"/>
          <w:numId w:val="35"/>
        </w:numPr>
        <w:autoSpaceDE w:val="0"/>
        <w:autoSpaceDN w:val="0"/>
        <w:adjustRightInd w:val="0"/>
        <w:spacing w:after="200" w:line="276" w:lineRule="auto"/>
        <w:jc w:val="both"/>
        <w:rPr>
          <w:rFonts w:cs="B Nazanin"/>
          <w:color w:val="000000"/>
          <w:rtl/>
        </w:rPr>
      </w:pPr>
      <w:r w:rsidRPr="001A14D3">
        <w:rPr>
          <w:rFonts w:cs="B Nazanin"/>
          <w:color w:val="000000"/>
        </w:rPr>
        <w:t>Reuse oriented</w:t>
      </w:r>
      <w:r w:rsidRPr="001A14D3">
        <w:rPr>
          <w:rFonts w:cs="B Nazanin"/>
          <w:color w:val="000000"/>
          <w:rtl/>
        </w:rPr>
        <w:t>:</w:t>
      </w:r>
      <w:r w:rsidR="00907868" w:rsidRPr="001A14D3">
        <w:rPr>
          <w:rFonts w:cs="B Nazanin"/>
          <w:color w:val="000000"/>
          <w:rtl/>
        </w:rPr>
        <w:t xml:space="preserve"> </w:t>
      </w:r>
      <w:r w:rsidRPr="001A14D3">
        <w:rPr>
          <w:rFonts w:cs="B Nazanin"/>
          <w:color w:val="000000"/>
          <w:rtl/>
        </w:rPr>
        <w:t xml:space="preserve">باز هم مانند </w:t>
      </w:r>
      <w:r w:rsidRPr="001A14D3">
        <w:rPr>
          <w:rFonts w:cs="B Nazanin"/>
          <w:color w:val="000000"/>
        </w:rPr>
        <w:t xml:space="preserve">RAD </w:t>
      </w:r>
      <w:r w:rsidRPr="001A14D3">
        <w:rPr>
          <w:rFonts w:cs="B Nazanin"/>
          <w:color w:val="000000"/>
          <w:rtl/>
        </w:rPr>
        <w:t xml:space="preserve"> و </w:t>
      </w:r>
      <w:r w:rsidRPr="001A14D3">
        <w:rPr>
          <w:rFonts w:cs="B Nazanin"/>
          <w:color w:val="000000"/>
        </w:rPr>
        <w:t>Component based</w:t>
      </w:r>
      <w:r w:rsidRPr="001A14D3">
        <w:rPr>
          <w:rFonts w:cs="B Nazanin"/>
          <w:color w:val="000000"/>
          <w:rtl/>
        </w:rPr>
        <w:t xml:space="preserve"> ، به خاطر استفاده از جزء های آماده، این ریسک وجود دارد که جزء های آماده همه نیازمندی ها را برآورده نکنند،که باعث افزایش ریسک در پروژه و سختی مدریت آن می شود ،اما به خاطر اینکه در صورت نیاز جزء هایی جدید ساخته می شود ،بخشی از ریسک جبران می شود (البته با در نظر گرفتن ریسک وجود خطا ها در جزء های جدید) و مدریت آن کمی آسان می گردد .</w:t>
      </w:r>
    </w:p>
    <w:p w:rsidR="005E5D29" w:rsidRPr="001A14D3" w:rsidRDefault="005E5D29" w:rsidP="00907868">
      <w:pPr>
        <w:pStyle w:val="ListParagraph"/>
        <w:numPr>
          <w:ilvl w:val="0"/>
          <w:numId w:val="35"/>
        </w:numPr>
        <w:autoSpaceDE w:val="0"/>
        <w:autoSpaceDN w:val="0"/>
        <w:adjustRightInd w:val="0"/>
        <w:spacing w:after="200" w:line="276" w:lineRule="auto"/>
        <w:jc w:val="both"/>
        <w:rPr>
          <w:rFonts w:cs="B Nazanin"/>
          <w:color w:val="000000"/>
          <w:rtl/>
        </w:rPr>
      </w:pPr>
      <w:r w:rsidRPr="001A14D3">
        <w:rPr>
          <w:rFonts w:cs="B Nazanin"/>
          <w:color w:val="000000"/>
        </w:rPr>
        <w:t>Formal</w:t>
      </w:r>
      <w:r w:rsidRPr="001A14D3">
        <w:rPr>
          <w:rFonts w:cs="B Nazanin"/>
          <w:color w:val="000000"/>
          <w:rtl/>
        </w:rPr>
        <w:t>:</w:t>
      </w:r>
      <w:r w:rsidR="00907868" w:rsidRPr="001A14D3">
        <w:rPr>
          <w:rFonts w:cs="B Nazanin"/>
          <w:color w:val="000000"/>
          <w:rtl/>
        </w:rPr>
        <w:t xml:space="preserve"> </w:t>
      </w:r>
      <w:r w:rsidRPr="001A14D3">
        <w:rPr>
          <w:rFonts w:cs="B Nazanin"/>
          <w:color w:val="000000"/>
          <w:rtl/>
        </w:rPr>
        <w:t>به خاطر استفاده از زبان ریاضی در همه مراحل آن</w:t>
      </w:r>
      <w:r w:rsidR="00907868" w:rsidRPr="001A14D3">
        <w:rPr>
          <w:rFonts w:cs="B Nazanin"/>
          <w:color w:val="000000"/>
          <w:rtl/>
        </w:rPr>
        <w:t xml:space="preserve"> </w:t>
      </w:r>
      <w:r w:rsidRPr="001A14D3">
        <w:rPr>
          <w:rFonts w:cs="B Nazanin"/>
          <w:color w:val="000000"/>
          <w:rtl/>
        </w:rPr>
        <w:t xml:space="preserve">(که باعث کاهش گنگی،ناکاملی و تناقض در تعریف پروژه می شود)،و همچنین استفاده از قواعد </w:t>
      </w:r>
      <w:r w:rsidRPr="001A14D3">
        <w:rPr>
          <w:rFonts w:cs="B Nazanin"/>
          <w:color w:val="000000"/>
        </w:rPr>
        <w:t xml:space="preserve">cleanroom software engineering </w:t>
      </w:r>
      <w:r w:rsidRPr="001A14D3">
        <w:rPr>
          <w:rFonts w:cs="B Nazanin"/>
          <w:color w:val="000000"/>
          <w:rtl/>
        </w:rPr>
        <w:t xml:space="preserve"> ،و خوش فرم بودن زبان فرمال در آن(که باعث می شود رابطه های بین نیازمندی ها به راحتی مشخص باشد)،و درنتیجه دیده شدن بهتر اثر تغییرات در پروژه،ریسک آن کم بود و مدیریت ریسک به راحتی امکان پذیر است .</w:t>
      </w:r>
    </w:p>
    <w:p w:rsidR="005E5D29" w:rsidRPr="001A14D3" w:rsidRDefault="005E5D29" w:rsidP="00907868">
      <w:pPr>
        <w:pStyle w:val="ListParagraph"/>
        <w:numPr>
          <w:ilvl w:val="0"/>
          <w:numId w:val="35"/>
        </w:numPr>
        <w:autoSpaceDE w:val="0"/>
        <w:autoSpaceDN w:val="0"/>
        <w:adjustRightInd w:val="0"/>
        <w:spacing w:after="200" w:line="276" w:lineRule="auto"/>
        <w:jc w:val="both"/>
        <w:rPr>
          <w:rFonts w:cs="B Nazanin"/>
          <w:color w:val="000000"/>
          <w:rtl/>
        </w:rPr>
      </w:pPr>
      <w:r w:rsidRPr="001A14D3">
        <w:rPr>
          <w:rFonts w:cs="B Nazanin"/>
          <w:color w:val="000000"/>
        </w:rPr>
        <w:t>Aspect oriented</w:t>
      </w:r>
      <w:r w:rsidRPr="001A14D3">
        <w:rPr>
          <w:rFonts w:cs="B Nazanin"/>
          <w:color w:val="000000"/>
          <w:rtl/>
        </w:rPr>
        <w:t xml:space="preserve">: با توجه به اینکه </w:t>
      </w:r>
      <w:r w:rsidRPr="001A14D3">
        <w:rPr>
          <w:rFonts w:cs="B Nazanin"/>
          <w:color w:val="000000"/>
        </w:rPr>
        <w:t>core-concern</w:t>
      </w:r>
      <w:r w:rsidRPr="001A14D3">
        <w:rPr>
          <w:rFonts w:cs="B Nazanin"/>
          <w:color w:val="000000"/>
          <w:rtl/>
        </w:rPr>
        <w:t xml:space="preserve"> ها دسته بندی می شوند و به صورت جدا توسعه داده(که از مشکلاتی مانند </w:t>
      </w:r>
      <w:r w:rsidRPr="001A14D3">
        <w:rPr>
          <w:rFonts w:cs="B Nazanin"/>
          <w:color w:val="000000"/>
        </w:rPr>
        <w:t>tangling</w:t>
      </w:r>
      <w:r w:rsidRPr="001A14D3">
        <w:rPr>
          <w:rFonts w:cs="B Nazanin"/>
          <w:color w:val="000000"/>
          <w:rtl/>
        </w:rPr>
        <w:t xml:space="preserve"> و </w:t>
      </w:r>
      <w:r w:rsidRPr="001A14D3">
        <w:rPr>
          <w:rFonts w:cs="B Nazanin"/>
          <w:color w:val="000000"/>
        </w:rPr>
        <w:t>scattering</w:t>
      </w:r>
      <w:r w:rsidRPr="001A14D3">
        <w:rPr>
          <w:rFonts w:cs="B Nazanin"/>
          <w:color w:val="000000"/>
          <w:rtl/>
        </w:rPr>
        <w:t xml:space="preserve"> جلوگیری می کند و خطا ها را کاهش می دهد </w:t>
      </w:r>
      <w:r w:rsidRPr="001A14D3">
        <w:rPr>
          <w:rFonts w:cs="B Nazanin"/>
          <w:color w:val="000000"/>
        </w:rPr>
        <w:t>(</w:t>
      </w:r>
      <w:r w:rsidRPr="001A14D3">
        <w:rPr>
          <w:rFonts w:cs="B Nazanin"/>
          <w:color w:val="000000"/>
          <w:rtl/>
        </w:rPr>
        <w:t>و همچنین دسته بندی</w:t>
      </w:r>
      <w:r w:rsidRPr="001A14D3">
        <w:rPr>
          <w:rFonts w:cs="B Nazanin"/>
          <w:color w:val="000000"/>
        </w:rPr>
        <w:t xml:space="preserve"> </w:t>
      </w:r>
      <w:r w:rsidRPr="001A14D3">
        <w:rPr>
          <w:rFonts w:cs="B Nazanin"/>
          <w:color w:val="000000"/>
          <w:rtl/>
        </w:rPr>
        <w:t xml:space="preserve"> </w:t>
      </w:r>
      <w:r w:rsidRPr="001A14D3">
        <w:rPr>
          <w:rFonts w:cs="B Nazanin"/>
          <w:color w:val="000000"/>
        </w:rPr>
        <w:t xml:space="preserve"> cross-cutting concern</w:t>
      </w:r>
      <w:r w:rsidRPr="001A14D3">
        <w:rPr>
          <w:rFonts w:cs="B Nazanin"/>
          <w:color w:val="000000"/>
          <w:rtl/>
        </w:rPr>
        <w:t xml:space="preserve">ها (که باعث می شود که بتوان آن ها را به طور مستقل توسعه ومدیریت کرد و چون خیلی از مشکلات امنیتی و دیگر خطا ها از تغییرات در این </w:t>
      </w:r>
      <w:r w:rsidRPr="001A14D3">
        <w:rPr>
          <w:rFonts w:cs="B Nazanin"/>
          <w:color w:val="000000"/>
        </w:rPr>
        <w:t>concern</w:t>
      </w:r>
      <w:r w:rsidRPr="001A14D3">
        <w:rPr>
          <w:rFonts w:cs="B Nazanin"/>
          <w:color w:val="000000"/>
          <w:rtl/>
        </w:rPr>
        <w:t xml:space="preserve"> ها ایجاد می شود ، باعث می شود که این مشکلات و خطا ها کاهش بیابند) ،این مدل باعث کاهش ریسک ها به طور خوبی(مخصوصا اگر این ریسک ها مربوط به </w:t>
      </w:r>
      <w:r w:rsidRPr="001A14D3">
        <w:rPr>
          <w:rFonts w:cs="B Nazanin"/>
          <w:color w:val="000000"/>
        </w:rPr>
        <w:t xml:space="preserve">cross-cutting concern </w:t>
      </w:r>
      <w:r w:rsidRPr="001A14D3">
        <w:rPr>
          <w:rFonts w:cs="B Nazanin"/>
          <w:color w:val="000000"/>
          <w:rtl/>
        </w:rPr>
        <w:t xml:space="preserve"> ها باشد) می شود و در مدریت ریسک تا حد مناسبی کمک می کند.</w:t>
      </w:r>
    </w:p>
    <w:p w:rsidR="005E5D29" w:rsidRPr="001A14D3" w:rsidRDefault="005E5D29" w:rsidP="00907868">
      <w:pPr>
        <w:pStyle w:val="ListParagraph"/>
        <w:numPr>
          <w:ilvl w:val="0"/>
          <w:numId w:val="35"/>
        </w:numPr>
        <w:autoSpaceDE w:val="0"/>
        <w:autoSpaceDN w:val="0"/>
        <w:adjustRightInd w:val="0"/>
        <w:spacing w:after="200" w:line="276" w:lineRule="auto"/>
        <w:jc w:val="both"/>
        <w:rPr>
          <w:rFonts w:cs="B Nazanin"/>
          <w:color w:val="000000"/>
        </w:rPr>
      </w:pPr>
      <w:r w:rsidRPr="001A14D3">
        <w:rPr>
          <w:rFonts w:cs="B Nazanin"/>
          <w:color w:val="000000"/>
        </w:rPr>
        <w:t>The unified process</w:t>
      </w:r>
      <w:r w:rsidRPr="001A14D3">
        <w:rPr>
          <w:rFonts w:cs="B Nazanin"/>
          <w:color w:val="000000"/>
          <w:rtl/>
        </w:rPr>
        <w:t xml:space="preserve">:به دلیل استفاده از </w:t>
      </w:r>
      <w:r w:rsidR="00907868" w:rsidRPr="001A14D3">
        <w:rPr>
          <w:rFonts w:cs="B Nazanin"/>
          <w:color w:val="000000"/>
        </w:rPr>
        <w:t>UML</w:t>
      </w:r>
      <w:r w:rsidRPr="001A14D3">
        <w:rPr>
          <w:rFonts w:cs="B Nazanin"/>
          <w:color w:val="000000"/>
          <w:rtl/>
        </w:rPr>
        <w:t xml:space="preserve"> و مستند سازی بین هر دو قدم این روند و تولید نمونه های اولیه مکرر(که باعث پیدا شدن نقاط ضعف و گنگ و باعث کاهش خطا ها می شود) ،از خطا ها تا حدی تا حد خوبی جلوگیری می شود (که در کاهش ریسک اثر دارد)  و باعث اطلاع بیشتری از پروژه و اثر تغییرات در آن می شود(که باعث سهولت در مدیریت ریسک می شود)،و همچینین چون که در فاز </w:t>
      </w:r>
      <w:r w:rsidRPr="001A14D3">
        <w:rPr>
          <w:rFonts w:cs="B Nazanin"/>
          <w:color w:val="000000"/>
        </w:rPr>
        <w:t>inception</w:t>
      </w:r>
      <w:r w:rsidRPr="001A14D3">
        <w:rPr>
          <w:rFonts w:cs="B Nazanin"/>
          <w:color w:val="000000"/>
          <w:rtl/>
        </w:rPr>
        <w:t xml:space="preserve"> هم از ارزیابی ریسک اسفتفاده می شود،در کل این مدل باعث افزایش ریسک پذیری و آسانی در مدیریت ریسک می شود.</w:t>
      </w:r>
    </w:p>
    <w:p w:rsidR="005E5D29" w:rsidRPr="00421785" w:rsidRDefault="005E5D29" w:rsidP="005E5D29">
      <w:pPr>
        <w:autoSpaceDE w:val="0"/>
        <w:autoSpaceDN w:val="0"/>
        <w:adjustRightInd w:val="0"/>
        <w:rPr>
          <w:rFonts w:cs="B Nazanin"/>
          <w:b/>
          <w:bCs/>
          <w:sz w:val="24"/>
          <w:szCs w:val="24"/>
          <w:rtl/>
        </w:rPr>
      </w:pPr>
      <w:r w:rsidRPr="00421785">
        <w:rPr>
          <w:rFonts w:cs="B Nazanin"/>
          <w:b/>
          <w:bCs/>
          <w:sz w:val="24"/>
          <w:szCs w:val="24"/>
        </w:rPr>
        <w:t>user Interference</w:t>
      </w:r>
    </w:p>
    <w:p w:rsidR="005E5D29" w:rsidRPr="001A14D3" w:rsidRDefault="005E5D29" w:rsidP="005E5D29">
      <w:pPr>
        <w:autoSpaceDE w:val="0"/>
        <w:autoSpaceDN w:val="0"/>
        <w:adjustRightInd w:val="0"/>
        <w:rPr>
          <w:rFonts w:cs="B Nazanin"/>
          <w:color w:val="000000" w:themeColor="text1"/>
          <w:rtl/>
        </w:rPr>
      </w:pPr>
      <w:r w:rsidRPr="001A14D3">
        <w:rPr>
          <w:rFonts w:cs="B Nazanin"/>
          <w:color w:val="000000" w:themeColor="text1"/>
          <w:rtl/>
        </w:rPr>
        <w:t xml:space="preserve">به خاطر ماهیت پروژه(که </w:t>
      </w:r>
      <w:r w:rsidRPr="001A14D3">
        <w:rPr>
          <w:rFonts w:cs="B Nazanin"/>
          <w:color w:val="000000" w:themeColor="text1"/>
        </w:rPr>
        <w:t xml:space="preserve"> complex</w:t>
      </w:r>
      <w:r w:rsidRPr="001A14D3">
        <w:rPr>
          <w:rFonts w:cs="B Nazanin"/>
          <w:color w:val="000000" w:themeColor="text1"/>
          <w:rtl/>
        </w:rPr>
        <w:t xml:space="preserve"> است و ذات </w:t>
      </w:r>
      <w:r w:rsidRPr="001A14D3">
        <w:rPr>
          <w:rFonts w:cs="B Nazanin"/>
          <w:color w:val="000000" w:themeColor="text1"/>
        </w:rPr>
        <w:t>adoptive</w:t>
      </w:r>
      <w:r w:rsidRPr="001A14D3">
        <w:rPr>
          <w:rFonts w:cs="B Nazanin"/>
          <w:color w:val="000000" w:themeColor="text1"/>
          <w:rtl/>
        </w:rPr>
        <w:t xml:space="preserve"> د</w:t>
      </w:r>
      <w:r w:rsidR="007D745C" w:rsidRPr="001A14D3">
        <w:rPr>
          <w:rFonts w:cs="B Nazanin"/>
          <w:color w:val="000000" w:themeColor="text1"/>
          <w:rtl/>
        </w:rPr>
        <w:t>ارد)،و اینکه این پروژه مدام</w:t>
      </w:r>
      <w:r w:rsidRPr="001A14D3">
        <w:rPr>
          <w:rFonts w:cs="B Nazanin"/>
          <w:color w:val="000000" w:themeColor="text1"/>
          <w:rtl/>
        </w:rPr>
        <w:t xml:space="preserve"> به بازخورد و دخالت(</w:t>
      </w:r>
      <w:r w:rsidRPr="001A14D3">
        <w:rPr>
          <w:rFonts w:cs="B Nazanin"/>
          <w:color w:val="000000" w:themeColor="text1"/>
        </w:rPr>
        <w:t xml:space="preserve">interference </w:t>
      </w:r>
      <w:r w:rsidRPr="001A14D3">
        <w:rPr>
          <w:rFonts w:cs="B Nazanin"/>
          <w:color w:val="000000" w:themeColor="text1"/>
          <w:rtl/>
        </w:rPr>
        <w:t xml:space="preserve"> ) کاربر نیازمند است(چرا که رضایت و درنتیجه بازخورد کاربر برای ما مهم است)،برای همین به مدل هایی نیازمندیم که در آن دخالت مشتری در توسعه تا حدی بالا است.</w:t>
      </w:r>
    </w:p>
    <w:p w:rsidR="005E5D29" w:rsidRPr="001A14D3" w:rsidRDefault="005E5D29" w:rsidP="00907868">
      <w:pPr>
        <w:pStyle w:val="ListParagraph"/>
        <w:numPr>
          <w:ilvl w:val="0"/>
          <w:numId w:val="36"/>
        </w:numPr>
        <w:autoSpaceDE w:val="0"/>
        <w:autoSpaceDN w:val="0"/>
        <w:adjustRightInd w:val="0"/>
        <w:spacing w:after="200" w:line="276" w:lineRule="auto"/>
        <w:rPr>
          <w:rFonts w:cs="B Nazanin"/>
          <w:color w:val="000000"/>
          <w:rtl/>
        </w:rPr>
      </w:pPr>
      <w:r w:rsidRPr="001A14D3">
        <w:rPr>
          <w:rFonts w:cs="B Nazanin"/>
          <w:color w:val="000000"/>
        </w:rPr>
        <w:t>Code and fix</w:t>
      </w:r>
      <w:r w:rsidRPr="001A14D3">
        <w:rPr>
          <w:rFonts w:cs="B Nazanin"/>
          <w:color w:val="000000"/>
          <w:rtl/>
        </w:rPr>
        <w:t>:</w:t>
      </w:r>
      <w:r w:rsidR="00907868" w:rsidRPr="001A14D3">
        <w:rPr>
          <w:rFonts w:cs="B Nazanin"/>
          <w:color w:val="000000"/>
          <w:rtl/>
        </w:rPr>
        <w:t xml:space="preserve"> </w:t>
      </w:r>
      <w:r w:rsidRPr="001A14D3">
        <w:rPr>
          <w:rFonts w:cs="B Nazanin"/>
          <w:color w:val="000000"/>
          <w:rtl/>
        </w:rPr>
        <w:t>میزان دخالت کاربر در آن مشخص نیست.</w:t>
      </w:r>
    </w:p>
    <w:p w:rsidR="005E5D29" w:rsidRPr="001A14D3" w:rsidRDefault="005E5D29" w:rsidP="00907868">
      <w:pPr>
        <w:pStyle w:val="ListParagraph"/>
        <w:numPr>
          <w:ilvl w:val="0"/>
          <w:numId w:val="36"/>
        </w:numPr>
        <w:autoSpaceDE w:val="0"/>
        <w:autoSpaceDN w:val="0"/>
        <w:adjustRightInd w:val="0"/>
        <w:spacing w:after="200" w:line="276" w:lineRule="auto"/>
        <w:jc w:val="both"/>
        <w:rPr>
          <w:rFonts w:cs="B Nazanin"/>
          <w:color w:val="000000"/>
        </w:rPr>
      </w:pPr>
      <w:r w:rsidRPr="001A14D3">
        <w:rPr>
          <w:rFonts w:cs="B Nazanin"/>
          <w:color w:val="000000"/>
        </w:rPr>
        <w:t>The waterfall</w:t>
      </w:r>
      <w:r w:rsidRPr="001A14D3">
        <w:rPr>
          <w:rFonts w:cs="B Nazanin"/>
          <w:color w:val="000000"/>
          <w:rtl/>
        </w:rPr>
        <w:t>:</w:t>
      </w:r>
      <w:r w:rsidR="00907868" w:rsidRPr="001A14D3">
        <w:rPr>
          <w:rFonts w:cs="B Nazanin"/>
          <w:color w:val="000000"/>
          <w:rtl/>
        </w:rPr>
        <w:t xml:space="preserve"> </w:t>
      </w:r>
      <w:r w:rsidRPr="001A14D3">
        <w:rPr>
          <w:rFonts w:cs="B Nazanin"/>
          <w:color w:val="000000"/>
          <w:rtl/>
        </w:rPr>
        <w:t>به خاطر جمع آوری تمام نیاز ها و ویژکی های لازمه پروژه در مرحله اول،میزان دخالت کاربر در آن بسیار کم است.</w:t>
      </w:r>
    </w:p>
    <w:p w:rsidR="005E5D29" w:rsidRPr="001A14D3" w:rsidRDefault="00907868" w:rsidP="00907868">
      <w:pPr>
        <w:pStyle w:val="ListParagraph"/>
        <w:numPr>
          <w:ilvl w:val="0"/>
          <w:numId w:val="36"/>
        </w:numPr>
        <w:autoSpaceDE w:val="0"/>
        <w:autoSpaceDN w:val="0"/>
        <w:adjustRightInd w:val="0"/>
        <w:spacing w:after="200" w:line="276" w:lineRule="auto"/>
        <w:rPr>
          <w:rFonts w:cs="B Nazanin"/>
          <w:color w:val="000000"/>
          <w:rtl/>
        </w:rPr>
      </w:pPr>
      <w:r w:rsidRPr="001A14D3">
        <w:rPr>
          <w:rFonts w:cs="B Nazanin"/>
          <w:color w:val="000000"/>
        </w:rPr>
        <w:t>V</w:t>
      </w:r>
      <w:r w:rsidR="005E5D29" w:rsidRPr="001A14D3">
        <w:rPr>
          <w:rFonts w:cs="B Nazanin"/>
          <w:color w:val="000000"/>
        </w:rPr>
        <w:t>-model</w:t>
      </w:r>
      <w:r w:rsidR="005E5D29" w:rsidRPr="001A14D3">
        <w:rPr>
          <w:rFonts w:cs="B Nazanin"/>
          <w:color w:val="000000"/>
          <w:rtl/>
        </w:rPr>
        <w:t>: به خاطر آزمون قبولی و مدل کردن نیازمندی ها،دخالت کاربر به طور کم می باشد.</w:t>
      </w:r>
    </w:p>
    <w:p w:rsidR="005E5D29" w:rsidRPr="001A14D3" w:rsidRDefault="005E5D29" w:rsidP="00907868">
      <w:pPr>
        <w:pStyle w:val="ListParagraph"/>
        <w:numPr>
          <w:ilvl w:val="0"/>
          <w:numId w:val="36"/>
        </w:numPr>
        <w:autoSpaceDE w:val="0"/>
        <w:autoSpaceDN w:val="0"/>
        <w:adjustRightInd w:val="0"/>
        <w:spacing w:after="200" w:line="276" w:lineRule="auto"/>
        <w:jc w:val="both"/>
        <w:rPr>
          <w:rFonts w:cs="B Nazanin"/>
          <w:color w:val="000000"/>
          <w:rtl/>
        </w:rPr>
      </w:pPr>
      <w:r w:rsidRPr="001A14D3">
        <w:rPr>
          <w:rFonts w:cs="B Nazanin"/>
          <w:color w:val="000000"/>
        </w:rPr>
        <w:t>Incremental</w:t>
      </w:r>
      <w:r w:rsidRPr="001A14D3">
        <w:rPr>
          <w:rFonts w:cs="B Nazanin"/>
          <w:color w:val="000000"/>
          <w:rtl/>
        </w:rPr>
        <w:t>:</w:t>
      </w:r>
      <w:r w:rsidR="00907868" w:rsidRPr="001A14D3">
        <w:rPr>
          <w:rFonts w:cs="B Nazanin"/>
          <w:color w:val="000000"/>
          <w:rtl/>
        </w:rPr>
        <w:t xml:space="preserve"> </w:t>
      </w:r>
      <w:r w:rsidRPr="001A14D3">
        <w:rPr>
          <w:rFonts w:cs="B Nazanin"/>
          <w:color w:val="000000"/>
          <w:rtl/>
        </w:rPr>
        <w:t>به خاطرارتباطات با مشتری و تعریف نیازمندی ها در ابتدای توسعه هر جزء و همچنین تولید جزء ها که کاربر می تواند از آن ها استفاده کند و بازخورد بدهد ،د</w:t>
      </w:r>
      <w:r w:rsidR="00907868" w:rsidRPr="001A14D3">
        <w:rPr>
          <w:rFonts w:cs="B Nazanin"/>
          <w:color w:val="000000"/>
          <w:rtl/>
        </w:rPr>
        <w:t>خالت کاربر به طور متوسط می باشد</w:t>
      </w:r>
      <w:r w:rsidRPr="001A14D3">
        <w:rPr>
          <w:rFonts w:cs="B Nazanin"/>
          <w:color w:val="000000"/>
          <w:rtl/>
        </w:rPr>
        <w:t>.</w:t>
      </w:r>
    </w:p>
    <w:p w:rsidR="005E5D29" w:rsidRPr="001A14D3" w:rsidRDefault="005E5D29" w:rsidP="00907868">
      <w:pPr>
        <w:pStyle w:val="ListParagraph"/>
        <w:numPr>
          <w:ilvl w:val="0"/>
          <w:numId w:val="36"/>
        </w:numPr>
        <w:autoSpaceDE w:val="0"/>
        <w:autoSpaceDN w:val="0"/>
        <w:adjustRightInd w:val="0"/>
        <w:spacing w:after="200" w:line="276" w:lineRule="auto"/>
        <w:jc w:val="both"/>
        <w:rPr>
          <w:rFonts w:cs="B Nazanin"/>
          <w:color w:val="000000"/>
        </w:rPr>
      </w:pPr>
      <w:r w:rsidRPr="001A14D3">
        <w:rPr>
          <w:rFonts w:cs="B Nazanin"/>
          <w:color w:val="000000"/>
        </w:rPr>
        <w:t>Prototyping</w:t>
      </w:r>
      <w:r w:rsidRPr="001A14D3">
        <w:rPr>
          <w:rFonts w:cs="B Nazanin"/>
          <w:color w:val="000000"/>
          <w:rtl/>
        </w:rPr>
        <w:t>:</w:t>
      </w:r>
      <w:r w:rsidR="00907868" w:rsidRPr="001A14D3">
        <w:rPr>
          <w:rFonts w:cs="B Nazanin"/>
          <w:color w:val="000000"/>
          <w:rtl/>
        </w:rPr>
        <w:t xml:space="preserve"> </w:t>
      </w:r>
      <w:r w:rsidRPr="001A14D3">
        <w:rPr>
          <w:rFonts w:cs="B Nazanin"/>
          <w:color w:val="000000"/>
          <w:rtl/>
        </w:rPr>
        <w:t>با توج</w:t>
      </w:r>
      <w:r w:rsidR="00907868" w:rsidRPr="001A14D3">
        <w:rPr>
          <w:rFonts w:cs="B Nazanin"/>
          <w:color w:val="000000"/>
          <w:rtl/>
        </w:rPr>
        <w:t xml:space="preserve">ه به </w:t>
      </w:r>
      <w:r w:rsidRPr="001A14D3">
        <w:rPr>
          <w:rFonts w:cs="B Nazanin"/>
          <w:color w:val="000000"/>
          <w:rtl/>
        </w:rPr>
        <w:t xml:space="preserve">جمع آوری نیازمندی </w:t>
      </w:r>
      <w:r w:rsidR="00907868" w:rsidRPr="001A14D3">
        <w:rPr>
          <w:rFonts w:cs="B Nazanin"/>
          <w:color w:val="000000"/>
          <w:rtl/>
        </w:rPr>
        <w:t>ها و ساخت نمونه اولیه در هر چرخه</w:t>
      </w:r>
      <w:r w:rsidRPr="001A14D3">
        <w:rPr>
          <w:rFonts w:cs="B Nazanin"/>
          <w:color w:val="000000"/>
        </w:rPr>
        <w:t xml:space="preserve"> </w:t>
      </w:r>
      <w:r w:rsidRPr="001A14D3">
        <w:rPr>
          <w:rFonts w:cs="B Nazanin"/>
          <w:color w:val="000000"/>
          <w:rtl/>
        </w:rPr>
        <w:t>آن،دخالت کاربر در آن بالا می باشد.</w:t>
      </w:r>
    </w:p>
    <w:p w:rsidR="005E5D29" w:rsidRPr="001A14D3" w:rsidRDefault="00907868" w:rsidP="00907868">
      <w:pPr>
        <w:pStyle w:val="ListParagraph"/>
        <w:numPr>
          <w:ilvl w:val="0"/>
          <w:numId w:val="36"/>
        </w:numPr>
        <w:autoSpaceDE w:val="0"/>
        <w:autoSpaceDN w:val="0"/>
        <w:adjustRightInd w:val="0"/>
        <w:spacing w:after="200" w:line="276" w:lineRule="auto"/>
        <w:jc w:val="both"/>
        <w:rPr>
          <w:rFonts w:cs="B Nazanin"/>
          <w:color w:val="000000"/>
          <w:rtl/>
        </w:rPr>
      </w:pPr>
      <w:r w:rsidRPr="001A14D3">
        <w:rPr>
          <w:rFonts w:cs="B Nazanin"/>
          <w:color w:val="000000"/>
        </w:rPr>
        <w:t>S</w:t>
      </w:r>
      <w:r w:rsidR="005E5D29" w:rsidRPr="001A14D3">
        <w:rPr>
          <w:rFonts w:cs="B Nazanin"/>
          <w:color w:val="000000"/>
        </w:rPr>
        <w:t>piral</w:t>
      </w:r>
      <w:r w:rsidR="005E5D29" w:rsidRPr="001A14D3">
        <w:rPr>
          <w:rFonts w:cs="B Nazanin"/>
          <w:color w:val="000000"/>
          <w:rtl/>
        </w:rPr>
        <w:t>:</w:t>
      </w:r>
      <w:r w:rsidRPr="001A14D3">
        <w:rPr>
          <w:rFonts w:cs="B Nazanin"/>
          <w:color w:val="000000"/>
          <w:rtl/>
        </w:rPr>
        <w:t xml:space="preserve"> </w:t>
      </w:r>
      <w:r w:rsidR="005E5D29" w:rsidRPr="001A14D3">
        <w:rPr>
          <w:rFonts w:cs="B Nazanin"/>
          <w:color w:val="000000"/>
          <w:rtl/>
        </w:rPr>
        <w:t xml:space="preserve">مانند </w:t>
      </w:r>
      <w:r w:rsidR="005E5D29" w:rsidRPr="001A14D3">
        <w:rPr>
          <w:rFonts w:cs="B Nazanin"/>
          <w:color w:val="000000"/>
        </w:rPr>
        <w:t>incremental</w:t>
      </w:r>
      <w:r w:rsidR="005E5D29" w:rsidRPr="001A14D3">
        <w:rPr>
          <w:rFonts w:cs="B Nazanin"/>
          <w:color w:val="000000"/>
          <w:rtl/>
        </w:rPr>
        <w:t xml:space="preserve"> ، به خاطرارتباطات با مشتری و تعریف نیازمندی ها در ابتدای توسعه هر جزء و همچنین تولید جزء ها که کاربر می تواند از آن ها استفاده کند و بازخورد بدهد ،دخ</w:t>
      </w:r>
      <w:r w:rsidRPr="001A14D3">
        <w:rPr>
          <w:rFonts w:cs="B Nazanin"/>
          <w:color w:val="000000"/>
          <w:rtl/>
        </w:rPr>
        <w:t>الت کاربر به طور متوسط می باشد.</w:t>
      </w:r>
    </w:p>
    <w:p w:rsidR="005E5D29" w:rsidRPr="001A14D3" w:rsidRDefault="005E5D29" w:rsidP="00907868">
      <w:pPr>
        <w:pStyle w:val="ListParagraph"/>
        <w:numPr>
          <w:ilvl w:val="0"/>
          <w:numId w:val="36"/>
        </w:numPr>
        <w:autoSpaceDE w:val="0"/>
        <w:autoSpaceDN w:val="0"/>
        <w:adjustRightInd w:val="0"/>
        <w:spacing w:after="200" w:line="276" w:lineRule="auto"/>
        <w:rPr>
          <w:rFonts w:cs="B Nazanin"/>
          <w:color w:val="000000"/>
          <w:rtl/>
        </w:rPr>
      </w:pPr>
      <w:r w:rsidRPr="001A14D3">
        <w:rPr>
          <w:rFonts w:cs="B Nazanin"/>
          <w:color w:val="000000"/>
        </w:rPr>
        <w:lastRenderedPageBreak/>
        <w:t>Concurrent</w:t>
      </w:r>
      <w:r w:rsidRPr="001A14D3">
        <w:rPr>
          <w:rFonts w:cs="B Nazanin"/>
          <w:color w:val="000000"/>
          <w:rtl/>
        </w:rPr>
        <w:t>: میزان دخالت کاربر در آن مشخص نیست.</w:t>
      </w:r>
    </w:p>
    <w:p w:rsidR="005E5D29" w:rsidRPr="001A14D3" w:rsidRDefault="005E5D29" w:rsidP="00907868">
      <w:pPr>
        <w:pStyle w:val="ListParagraph"/>
        <w:numPr>
          <w:ilvl w:val="0"/>
          <w:numId w:val="36"/>
        </w:numPr>
        <w:autoSpaceDE w:val="0"/>
        <w:autoSpaceDN w:val="0"/>
        <w:adjustRightInd w:val="0"/>
        <w:spacing w:after="200" w:line="276" w:lineRule="auto"/>
        <w:jc w:val="both"/>
        <w:rPr>
          <w:rFonts w:cs="B Nazanin"/>
          <w:color w:val="000000"/>
        </w:rPr>
      </w:pPr>
      <w:r w:rsidRPr="001A14D3">
        <w:rPr>
          <w:rFonts w:cs="B Nazanin"/>
          <w:color w:val="000000"/>
        </w:rPr>
        <w:t>RAD</w:t>
      </w:r>
      <w:r w:rsidR="00907868" w:rsidRPr="001A14D3">
        <w:rPr>
          <w:rFonts w:cs="B Nazanin"/>
          <w:color w:val="000000"/>
          <w:rtl/>
        </w:rPr>
        <w:t xml:space="preserve">: با توجه به </w:t>
      </w:r>
      <w:r w:rsidRPr="001A14D3">
        <w:rPr>
          <w:rFonts w:cs="B Nazanin"/>
          <w:color w:val="000000"/>
          <w:rtl/>
        </w:rPr>
        <w:t>جمع آوری نیازمندی ها (که یکبار د</w:t>
      </w:r>
      <w:r w:rsidR="00907868" w:rsidRPr="001A14D3">
        <w:rPr>
          <w:rFonts w:cs="B Nazanin"/>
          <w:color w:val="000000"/>
          <w:rtl/>
        </w:rPr>
        <w:t xml:space="preserve">ر آغاز این مدل انجام می شود) و </w:t>
      </w:r>
      <w:r w:rsidRPr="001A14D3">
        <w:rPr>
          <w:rFonts w:cs="B Nazanin"/>
          <w:color w:val="000000"/>
          <w:rtl/>
        </w:rPr>
        <w:t>ساخت نمونه اولیه در هر چرخه</w:t>
      </w:r>
      <w:r w:rsidRPr="001A14D3">
        <w:rPr>
          <w:rFonts w:cs="B Nazanin"/>
          <w:color w:val="000000"/>
        </w:rPr>
        <w:t xml:space="preserve"> User Design </w:t>
      </w:r>
      <w:r w:rsidRPr="001A14D3">
        <w:rPr>
          <w:rFonts w:cs="B Nazanin"/>
          <w:color w:val="000000"/>
          <w:rtl/>
        </w:rPr>
        <w:t xml:space="preserve"> آن،دخالت کاربر در آن بالا می باشد.</w:t>
      </w:r>
    </w:p>
    <w:p w:rsidR="005E5D29" w:rsidRPr="001A14D3" w:rsidRDefault="005E5D29" w:rsidP="00907868">
      <w:pPr>
        <w:pStyle w:val="ListParagraph"/>
        <w:numPr>
          <w:ilvl w:val="0"/>
          <w:numId w:val="36"/>
        </w:numPr>
        <w:autoSpaceDE w:val="0"/>
        <w:autoSpaceDN w:val="0"/>
        <w:adjustRightInd w:val="0"/>
        <w:spacing w:after="200" w:line="276" w:lineRule="auto"/>
        <w:rPr>
          <w:rFonts w:cs="B Nazanin"/>
          <w:color w:val="000000"/>
          <w:rtl/>
        </w:rPr>
      </w:pPr>
      <w:r w:rsidRPr="001A14D3">
        <w:rPr>
          <w:rFonts w:cs="B Nazanin"/>
          <w:color w:val="000000"/>
        </w:rPr>
        <w:t>Component based</w:t>
      </w:r>
      <w:r w:rsidRPr="001A14D3">
        <w:rPr>
          <w:rFonts w:cs="B Nazanin"/>
          <w:color w:val="000000"/>
          <w:rtl/>
        </w:rPr>
        <w:t>: میزان دخالت کاربر در آن مشخص نیست.</w:t>
      </w:r>
    </w:p>
    <w:p w:rsidR="005E5D29" w:rsidRPr="001A14D3" w:rsidRDefault="005E5D29" w:rsidP="00907868">
      <w:pPr>
        <w:pStyle w:val="ListParagraph"/>
        <w:numPr>
          <w:ilvl w:val="0"/>
          <w:numId w:val="36"/>
        </w:numPr>
        <w:autoSpaceDE w:val="0"/>
        <w:autoSpaceDN w:val="0"/>
        <w:adjustRightInd w:val="0"/>
        <w:spacing w:after="200" w:line="276" w:lineRule="auto"/>
        <w:jc w:val="both"/>
        <w:rPr>
          <w:rFonts w:cs="B Nazanin"/>
          <w:color w:val="000000"/>
          <w:rtl/>
        </w:rPr>
      </w:pPr>
      <w:r w:rsidRPr="001A14D3">
        <w:rPr>
          <w:rFonts w:cs="B Nazanin"/>
          <w:color w:val="000000"/>
        </w:rPr>
        <w:t>Reuse oriented</w:t>
      </w:r>
      <w:r w:rsidRPr="001A14D3">
        <w:rPr>
          <w:rFonts w:cs="B Nazanin"/>
          <w:color w:val="000000"/>
          <w:rtl/>
        </w:rPr>
        <w:t>: به خاطر جمع آوری نیازمندی ها و تصحیح کردن آن ها در مراحل ابتدایی این مدل، میزان دخالت کاربر در آن نسبتا کم است.</w:t>
      </w:r>
    </w:p>
    <w:p w:rsidR="005E5D29" w:rsidRPr="001A14D3" w:rsidRDefault="005E5D29" w:rsidP="00907868">
      <w:pPr>
        <w:pStyle w:val="ListParagraph"/>
        <w:numPr>
          <w:ilvl w:val="0"/>
          <w:numId w:val="36"/>
        </w:numPr>
        <w:autoSpaceDE w:val="0"/>
        <w:autoSpaceDN w:val="0"/>
        <w:adjustRightInd w:val="0"/>
        <w:spacing w:after="200" w:line="276" w:lineRule="auto"/>
        <w:rPr>
          <w:rFonts w:cs="B Nazanin"/>
          <w:color w:val="000000"/>
          <w:rtl/>
        </w:rPr>
      </w:pPr>
      <w:r w:rsidRPr="001A14D3">
        <w:rPr>
          <w:rFonts w:cs="B Nazanin"/>
          <w:color w:val="000000"/>
        </w:rPr>
        <w:t>Formal</w:t>
      </w:r>
      <w:r w:rsidRPr="001A14D3">
        <w:rPr>
          <w:rFonts w:cs="B Nazanin"/>
          <w:color w:val="000000"/>
          <w:rtl/>
        </w:rPr>
        <w:t>: میز</w:t>
      </w:r>
      <w:r w:rsidR="00907868" w:rsidRPr="001A14D3">
        <w:rPr>
          <w:rFonts w:cs="B Nazanin"/>
          <w:color w:val="000000"/>
          <w:rtl/>
        </w:rPr>
        <w:t>ان دخالت کاربر در آن مشخص نیست.</w:t>
      </w:r>
    </w:p>
    <w:p w:rsidR="005E5D29" w:rsidRPr="001A14D3" w:rsidRDefault="005E5D29" w:rsidP="00907868">
      <w:pPr>
        <w:pStyle w:val="ListParagraph"/>
        <w:numPr>
          <w:ilvl w:val="0"/>
          <w:numId w:val="36"/>
        </w:numPr>
        <w:autoSpaceDE w:val="0"/>
        <w:autoSpaceDN w:val="0"/>
        <w:adjustRightInd w:val="0"/>
        <w:spacing w:after="200" w:line="276" w:lineRule="auto"/>
        <w:rPr>
          <w:rFonts w:cs="B Nazanin"/>
          <w:color w:val="000000"/>
          <w:rtl/>
        </w:rPr>
      </w:pPr>
      <w:r w:rsidRPr="001A14D3">
        <w:rPr>
          <w:rFonts w:cs="B Nazanin"/>
          <w:color w:val="000000"/>
        </w:rPr>
        <w:t>Aspect oriented</w:t>
      </w:r>
      <w:r w:rsidRPr="001A14D3">
        <w:rPr>
          <w:rFonts w:cs="B Nazanin"/>
          <w:color w:val="000000"/>
          <w:rtl/>
        </w:rPr>
        <w:t>: میزان دخالت کاربر در آن مشخص نیست.</w:t>
      </w:r>
    </w:p>
    <w:p w:rsidR="005E5D29" w:rsidRPr="001A14D3" w:rsidRDefault="005E5D29" w:rsidP="00907868">
      <w:pPr>
        <w:pStyle w:val="ListParagraph"/>
        <w:numPr>
          <w:ilvl w:val="0"/>
          <w:numId w:val="36"/>
        </w:numPr>
        <w:autoSpaceDE w:val="0"/>
        <w:autoSpaceDN w:val="0"/>
        <w:adjustRightInd w:val="0"/>
        <w:spacing w:after="200" w:line="276" w:lineRule="auto"/>
        <w:jc w:val="both"/>
        <w:rPr>
          <w:rFonts w:cs="B Nazanin"/>
          <w:color w:val="000000"/>
        </w:rPr>
      </w:pPr>
      <w:r w:rsidRPr="001A14D3">
        <w:rPr>
          <w:rFonts w:cs="B Nazanin"/>
          <w:color w:val="000000"/>
        </w:rPr>
        <w:t>The unified process</w:t>
      </w:r>
      <w:r w:rsidRPr="001A14D3">
        <w:rPr>
          <w:rFonts w:cs="B Nazanin"/>
          <w:color w:val="000000"/>
          <w:rtl/>
        </w:rPr>
        <w:t>: به خاطرارتباطات با مشتری و تعریف نیازمندی ها</w:t>
      </w:r>
      <w:r w:rsidR="00907868" w:rsidRPr="001A14D3">
        <w:rPr>
          <w:rFonts w:cs="B Nazanin"/>
          <w:color w:val="000000"/>
          <w:rtl/>
        </w:rPr>
        <w:t xml:space="preserve"> در ابتدای هر چرخه آن،و همچنین </w:t>
      </w:r>
      <w:r w:rsidRPr="001A14D3">
        <w:rPr>
          <w:rFonts w:cs="B Nazanin"/>
          <w:color w:val="000000"/>
          <w:rtl/>
        </w:rPr>
        <w:t>به خاطر تولید نمونه های اولیه مکرر</w:t>
      </w:r>
      <w:r w:rsidR="00907868" w:rsidRPr="001A14D3">
        <w:rPr>
          <w:rFonts w:cs="B Nazanin"/>
          <w:color w:val="000000"/>
          <w:rtl/>
        </w:rPr>
        <w:t xml:space="preserve"> </w:t>
      </w:r>
      <w:r w:rsidRPr="001A14D3">
        <w:rPr>
          <w:rFonts w:cs="B Nazanin"/>
          <w:color w:val="000000"/>
          <w:rtl/>
        </w:rPr>
        <w:t xml:space="preserve">(که کاربر با آن ها کار می کند) در فاز های </w:t>
      </w:r>
      <w:r w:rsidRPr="001A14D3">
        <w:rPr>
          <w:rFonts w:cs="B Nazanin"/>
          <w:color w:val="000000"/>
        </w:rPr>
        <w:t xml:space="preserve">inception </w:t>
      </w:r>
      <w:r w:rsidRPr="001A14D3">
        <w:rPr>
          <w:rFonts w:cs="B Nazanin"/>
          <w:color w:val="000000"/>
          <w:rtl/>
        </w:rPr>
        <w:t xml:space="preserve"> و </w:t>
      </w:r>
      <w:r w:rsidRPr="001A14D3">
        <w:rPr>
          <w:rFonts w:cs="B Nazanin"/>
          <w:color w:val="000000"/>
        </w:rPr>
        <w:t>elaboration</w:t>
      </w:r>
      <w:r w:rsidRPr="001A14D3">
        <w:rPr>
          <w:rFonts w:cs="B Nazanin"/>
          <w:color w:val="000000"/>
          <w:rtl/>
        </w:rPr>
        <w:t xml:space="preserve">،و در نهایت به خاطر جمع آوری بازخورد و گزارش های تست بتا در فاز </w:t>
      </w:r>
      <w:r w:rsidRPr="001A14D3">
        <w:rPr>
          <w:rFonts w:cs="B Nazanin"/>
          <w:color w:val="000000"/>
        </w:rPr>
        <w:t>transition</w:t>
      </w:r>
      <w:r w:rsidRPr="001A14D3">
        <w:rPr>
          <w:rFonts w:cs="B Nazanin"/>
          <w:color w:val="000000"/>
          <w:rtl/>
        </w:rPr>
        <w:t>،دخالت کاربر در آن بسیار بالا است.</w:t>
      </w:r>
    </w:p>
    <w:p w:rsidR="005E5D29" w:rsidRPr="001A14D3" w:rsidRDefault="005E5D29" w:rsidP="005E5D29">
      <w:pPr>
        <w:pStyle w:val="ListParagraph"/>
        <w:autoSpaceDE w:val="0"/>
        <w:autoSpaceDN w:val="0"/>
        <w:adjustRightInd w:val="0"/>
        <w:rPr>
          <w:rFonts w:cs="B Nazanin"/>
          <w:color w:val="000000"/>
        </w:rPr>
      </w:pPr>
    </w:p>
    <w:p w:rsidR="005E5D29" w:rsidRPr="00421785" w:rsidRDefault="005E5D29" w:rsidP="005E5D29">
      <w:pPr>
        <w:autoSpaceDE w:val="0"/>
        <w:autoSpaceDN w:val="0"/>
        <w:adjustRightInd w:val="0"/>
        <w:rPr>
          <w:rFonts w:cs="B Nazanin"/>
          <w:b/>
          <w:bCs/>
          <w:sz w:val="24"/>
          <w:szCs w:val="24"/>
          <w:rtl/>
        </w:rPr>
      </w:pPr>
      <w:r w:rsidRPr="00421785">
        <w:rPr>
          <w:rFonts w:cs="B Nazanin"/>
          <w:b/>
          <w:bCs/>
          <w:sz w:val="24"/>
          <w:szCs w:val="24"/>
        </w:rPr>
        <w:t>Management of premade Parts</w:t>
      </w:r>
    </w:p>
    <w:p w:rsidR="005E5D29" w:rsidRPr="001A14D3" w:rsidRDefault="005E5D29" w:rsidP="00907868">
      <w:pPr>
        <w:autoSpaceDE w:val="0"/>
        <w:autoSpaceDN w:val="0"/>
        <w:adjustRightInd w:val="0"/>
        <w:jc w:val="both"/>
        <w:rPr>
          <w:rFonts w:cs="B Nazanin"/>
          <w:color w:val="000000" w:themeColor="text1"/>
          <w:rtl/>
        </w:rPr>
      </w:pPr>
      <w:r w:rsidRPr="001A14D3">
        <w:rPr>
          <w:rFonts w:cs="B Nazanin"/>
          <w:color w:val="000000" w:themeColor="text1"/>
          <w:rtl/>
        </w:rPr>
        <w:t>با توجه به محدودیت زمانی ،می خواهیم از مدل هایی استفاده کنیم که در آن امکان استفاده از جزء</w:t>
      </w:r>
      <w:r w:rsidR="00907868" w:rsidRPr="001A14D3">
        <w:rPr>
          <w:rFonts w:cs="B Nazanin"/>
          <w:color w:val="000000" w:themeColor="text1"/>
          <w:rtl/>
        </w:rPr>
        <w:t>(</w:t>
      </w:r>
      <w:r w:rsidRPr="001A14D3">
        <w:rPr>
          <w:rFonts w:cs="B Nazanin"/>
          <w:color w:val="000000" w:themeColor="text1"/>
          <w:u w:val="single"/>
        </w:rPr>
        <w:t>component</w:t>
      </w:r>
      <w:r w:rsidRPr="001A14D3">
        <w:rPr>
          <w:rFonts w:cs="B Nazanin"/>
          <w:color w:val="000000" w:themeColor="text1"/>
          <w:rtl/>
        </w:rPr>
        <w:t xml:space="preserve">) </w:t>
      </w:r>
      <w:r w:rsidRPr="001A14D3">
        <w:rPr>
          <w:rFonts w:cs="B Nazanin"/>
          <w:color w:val="000000" w:themeColor="text1"/>
          <w:u w:val="single"/>
          <w:rtl/>
        </w:rPr>
        <w:t>های آماده</w:t>
      </w:r>
      <w:r w:rsidRPr="001A14D3">
        <w:rPr>
          <w:rFonts w:cs="B Nazanin"/>
          <w:color w:val="000000" w:themeColor="text1"/>
          <w:rtl/>
        </w:rPr>
        <w:t>(مانند سامانه پرداخت شاپرک در این پروژه) وجود دارد و مدیریت آن ها راحت می باشد،چرا که استفاده از این جزء ها باعث کاهش زمان توسعه(چرا که دیگر لازم نیست آن ها را بسیازیم) و افزایش امنیت در نرم افزار حاصل از پروژه( چون که این جزء ها توسط شرکت های معتبر ساخته شده وتوسط توسعه دهندگان نرم افزار زیادی استفاده شده اند، و اگر مشکلات امنیتی داشتند،از آن مشکلات با خبر می شدیم.) می شود.</w:t>
      </w:r>
    </w:p>
    <w:p w:rsidR="005E5D29" w:rsidRPr="001A14D3" w:rsidRDefault="005E5D29" w:rsidP="00907868">
      <w:pPr>
        <w:pStyle w:val="ListParagraph"/>
        <w:numPr>
          <w:ilvl w:val="0"/>
          <w:numId w:val="37"/>
        </w:numPr>
        <w:autoSpaceDE w:val="0"/>
        <w:autoSpaceDN w:val="0"/>
        <w:adjustRightInd w:val="0"/>
        <w:spacing w:after="200" w:line="276" w:lineRule="auto"/>
        <w:rPr>
          <w:rFonts w:cs="B Nazanin"/>
          <w:color w:val="000000"/>
          <w:rtl/>
        </w:rPr>
      </w:pPr>
      <w:r w:rsidRPr="001A14D3">
        <w:rPr>
          <w:rFonts w:cs="B Nazanin"/>
          <w:color w:val="000000"/>
        </w:rPr>
        <w:t>Code and fix</w:t>
      </w:r>
      <w:r w:rsidRPr="001A14D3">
        <w:rPr>
          <w:rFonts w:cs="B Nazanin"/>
          <w:color w:val="000000"/>
          <w:rtl/>
        </w:rPr>
        <w:t>:</w:t>
      </w:r>
      <w:r w:rsidR="00907868" w:rsidRPr="001A14D3">
        <w:rPr>
          <w:rFonts w:cs="B Nazanin"/>
          <w:color w:val="000000"/>
          <w:rtl/>
        </w:rPr>
        <w:t xml:space="preserve"> </w:t>
      </w:r>
      <w:r w:rsidRPr="001A14D3">
        <w:rPr>
          <w:rFonts w:cs="B Nazanin"/>
          <w:color w:val="000000"/>
          <w:rtl/>
        </w:rPr>
        <w:t>روش استفاده و مدیریت از جزء های آماده در آن مشخص نیست.</w:t>
      </w:r>
    </w:p>
    <w:p w:rsidR="005E5D29" w:rsidRPr="001A14D3" w:rsidRDefault="005E5D29" w:rsidP="00907868">
      <w:pPr>
        <w:pStyle w:val="ListParagraph"/>
        <w:numPr>
          <w:ilvl w:val="0"/>
          <w:numId w:val="37"/>
        </w:numPr>
        <w:autoSpaceDE w:val="0"/>
        <w:autoSpaceDN w:val="0"/>
        <w:adjustRightInd w:val="0"/>
        <w:spacing w:after="200" w:line="276" w:lineRule="auto"/>
        <w:rPr>
          <w:rFonts w:cs="B Nazanin"/>
          <w:color w:val="000000"/>
        </w:rPr>
      </w:pPr>
      <w:r w:rsidRPr="001A14D3">
        <w:rPr>
          <w:rFonts w:cs="B Nazanin"/>
          <w:color w:val="000000"/>
        </w:rPr>
        <w:t>The waterfall</w:t>
      </w:r>
      <w:r w:rsidRPr="001A14D3">
        <w:rPr>
          <w:rFonts w:cs="B Nazanin"/>
          <w:color w:val="000000"/>
          <w:rtl/>
        </w:rPr>
        <w:t>: روش استفاده و مدیریت از جزء های آماده در آن مشخص نیست.</w:t>
      </w:r>
    </w:p>
    <w:p w:rsidR="005E5D29" w:rsidRPr="001A14D3" w:rsidRDefault="00907868" w:rsidP="00907868">
      <w:pPr>
        <w:pStyle w:val="ListParagraph"/>
        <w:numPr>
          <w:ilvl w:val="0"/>
          <w:numId w:val="37"/>
        </w:numPr>
        <w:autoSpaceDE w:val="0"/>
        <w:autoSpaceDN w:val="0"/>
        <w:adjustRightInd w:val="0"/>
        <w:spacing w:after="200" w:line="276" w:lineRule="auto"/>
        <w:rPr>
          <w:rFonts w:cs="B Nazanin"/>
          <w:color w:val="000000"/>
          <w:rtl/>
        </w:rPr>
      </w:pPr>
      <w:r w:rsidRPr="001A14D3">
        <w:rPr>
          <w:rFonts w:cs="B Nazanin"/>
          <w:color w:val="000000"/>
        </w:rPr>
        <w:t>V</w:t>
      </w:r>
      <w:r w:rsidR="005E5D29" w:rsidRPr="001A14D3">
        <w:rPr>
          <w:rFonts w:cs="B Nazanin"/>
          <w:color w:val="000000"/>
        </w:rPr>
        <w:t>-model</w:t>
      </w:r>
      <w:r w:rsidR="005E5D29" w:rsidRPr="001A14D3">
        <w:rPr>
          <w:rFonts w:cs="B Nazanin"/>
          <w:color w:val="000000"/>
          <w:rtl/>
        </w:rPr>
        <w:t>: روش استفاده و مدیریت از جزء های آماده در آن مشخص نیست.</w:t>
      </w:r>
    </w:p>
    <w:p w:rsidR="005E5D29" w:rsidRPr="001A14D3" w:rsidRDefault="005E5D29" w:rsidP="00907868">
      <w:pPr>
        <w:pStyle w:val="ListParagraph"/>
        <w:numPr>
          <w:ilvl w:val="0"/>
          <w:numId w:val="37"/>
        </w:numPr>
        <w:autoSpaceDE w:val="0"/>
        <w:autoSpaceDN w:val="0"/>
        <w:adjustRightInd w:val="0"/>
        <w:spacing w:after="200" w:line="276" w:lineRule="auto"/>
        <w:rPr>
          <w:rFonts w:cs="B Nazanin"/>
          <w:color w:val="000000"/>
          <w:rtl/>
        </w:rPr>
      </w:pPr>
      <w:r w:rsidRPr="001A14D3">
        <w:rPr>
          <w:rFonts w:cs="B Nazanin"/>
          <w:color w:val="000000"/>
        </w:rPr>
        <w:t>Incremental</w:t>
      </w:r>
      <w:r w:rsidRPr="001A14D3">
        <w:rPr>
          <w:rFonts w:cs="B Nazanin"/>
          <w:color w:val="000000"/>
          <w:rtl/>
        </w:rPr>
        <w:t>: روش استفاده و مدیریت از جزء های آماده در آن مشخص نیست.</w:t>
      </w:r>
    </w:p>
    <w:p w:rsidR="005E5D29" w:rsidRPr="001A14D3" w:rsidRDefault="005E5D29" w:rsidP="00907868">
      <w:pPr>
        <w:pStyle w:val="ListParagraph"/>
        <w:numPr>
          <w:ilvl w:val="0"/>
          <w:numId w:val="37"/>
        </w:numPr>
        <w:autoSpaceDE w:val="0"/>
        <w:autoSpaceDN w:val="0"/>
        <w:adjustRightInd w:val="0"/>
        <w:spacing w:after="200" w:line="276" w:lineRule="auto"/>
        <w:rPr>
          <w:rFonts w:cs="B Nazanin"/>
          <w:color w:val="000000"/>
        </w:rPr>
      </w:pPr>
      <w:r w:rsidRPr="001A14D3">
        <w:rPr>
          <w:rFonts w:cs="B Nazanin"/>
          <w:color w:val="000000"/>
        </w:rPr>
        <w:t>Prototyping</w:t>
      </w:r>
      <w:r w:rsidRPr="001A14D3">
        <w:rPr>
          <w:rFonts w:cs="B Nazanin"/>
          <w:color w:val="000000"/>
          <w:rtl/>
        </w:rPr>
        <w:t>: روش استفاده و مدیریت از جزء های آماده در آن مشخص نیست.</w:t>
      </w:r>
    </w:p>
    <w:p w:rsidR="005E5D29" w:rsidRPr="001A14D3" w:rsidRDefault="00907868" w:rsidP="00907868">
      <w:pPr>
        <w:pStyle w:val="ListParagraph"/>
        <w:numPr>
          <w:ilvl w:val="0"/>
          <w:numId w:val="37"/>
        </w:numPr>
        <w:autoSpaceDE w:val="0"/>
        <w:autoSpaceDN w:val="0"/>
        <w:adjustRightInd w:val="0"/>
        <w:spacing w:after="200" w:line="276" w:lineRule="auto"/>
        <w:rPr>
          <w:rFonts w:cs="B Nazanin"/>
          <w:color w:val="000000"/>
          <w:rtl/>
        </w:rPr>
      </w:pPr>
      <w:r w:rsidRPr="001A14D3">
        <w:rPr>
          <w:rFonts w:cs="B Nazanin"/>
          <w:color w:val="000000"/>
        </w:rPr>
        <w:t>S</w:t>
      </w:r>
      <w:r w:rsidR="005E5D29" w:rsidRPr="001A14D3">
        <w:rPr>
          <w:rFonts w:cs="B Nazanin"/>
          <w:color w:val="000000"/>
        </w:rPr>
        <w:t>piral</w:t>
      </w:r>
      <w:r w:rsidR="005E5D29" w:rsidRPr="001A14D3">
        <w:rPr>
          <w:rFonts w:cs="B Nazanin"/>
          <w:color w:val="000000"/>
          <w:rtl/>
        </w:rPr>
        <w:t>: روش استفاده و مدیریت از جزء های آماده در آن مشخص نیست.</w:t>
      </w:r>
    </w:p>
    <w:p w:rsidR="005E5D29" w:rsidRPr="001A14D3" w:rsidRDefault="005E5D29" w:rsidP="00907868">
      <w:pPr>
        <w:pStyle w:val="ListParagraph"/>
        <w:numPr>
          <w:ilvl w:val="0"/>
          <w:numId w:val="37"/>
        </w:numPr>
        <w:autoSpaceDE w:val="0"/>
        <w:autoSpaceDN w:val="0"/>
        <w:adjustRightInd w:val="0"/>
        <w:spacing w:after="200" w:line="276" w:lineRule="auto"/>
        <w:rPr>
          <w:rFonts w:cs="B Nazanin"/>
          <w:color w:val="000000"/>
          <w:rtl/>
        </w:rPr>
      </w:pPr>
      <w:r w:rsidRPr="001A14D3">
        <w:rPr>
          <w:rFonts w:cs="B Nazanin"/>
          <w:color w:val="000000"/>
        </w:rPr>
        <w:t>Concurrent</w:t>
      </w:r>
      <w:r w:rsidRPr="001A14D3">
        <w:rPr>
          <w:rFonts w:cs="B Nazanin"/>
          <w:color w:val="000000"/>
          <w:rtl/>
        </w:rPr>
        <w:t>: روش استفاده و مدیریت از جزء های آماده در آن مشخص نیست.</w:t>
      </w:r>
    </w:p>
    <w:p w:rsidR="005E5D29" w:rsidRPr="001A14D3" w:rsidRDefault="005E5D29" w:rsidP="00907868">
      <w:pPr>
        <w:pStyle w:val="ListParagraph"/>
        <w:numPr>
          <w:ilvl w:val="0"/>
          <w:numId w:val="37"/>
        </w:numPr>
        <w:autoSpaceDE w:val="0"/>
        <w:autoSpaceDN w:val="0"/>
        <w:adjustRightInd w:val="0"/>
        <w:spacing w:after="200" w:line="276" w:lineRule="auto"/>
        <w:rPr>
          <w:rFonts w:cs="B Nazanin"/>
          <w:color w:val="000000"/>
        </w:rPr>
      </w:pPr>
      <w:r w:rsidRPr="001A14D3">
        <w:rPr>
          <w:rFonts w:cs="B Nazanin"/>
          <w:color w:val="000000"/>
        </w:rPr>
        <w:t>RAD</w:t>
      </w:r>
      <w:r w:rsidRPr="001A14D3">
        <w:rPr>
          <w:rFonts w:cs="B Nazanin"/>
          <w:color w:val="000000"/>
          <w:rtl/>
        </w:rPr>
        <w:t>:</w:t>
      </w:r>
      <w:r w:rsidR="00907868" w:rsidRPr="001A14D3">
        <w:rPr>
          <w:rFonts w:cs="B Nazanin"/>
          <w:color w:val="000000"/>
          <w:rtl/>
        </w:rPr>
        <w:t xml:space="preserve"> </w:t>
      </w:r>
      <w:r w:rsidRPr="001A14D3">
        <w:rPr>
          <w:rFonts w:cs="B Nazanin"/>
          <w:color w:val="000000"/>
          <w:rtl/>
        </w:rPr>
        <w:t>به خاطر ماهیت آن،استفاده از جزء های آماده در آن زیاد و</w:t>
      </w:r>
      <w:r w:rsidR="00907868" w:rsidRPr="001A14D3">
        <w:rPr>
          <w:rFonts w:cs="B Nazanin"/>
          <w:color w:val="000000"/>
          <w:rtl/>
        </w:rPr>
        <w:t xml:space="preserve"> مدیریت آن جزء ها راحت می باشد</w:t>
      </w:r>
      <w:r w:rsidRPr="001A14D3">
        <w:rPr>
          <w:rFonts w:cs="B Nazanin"/>
          <w:color w:val="000000"/>
          <w:rtl/>
        </w:rPr>
        <w:t>.</w:t>
      </w:r>
    </w:p>
    <w:p w:rsidR="005E5D29" w:rsidRPr="001A14D3" w:rsidRDefault="005E5D29" w:rsidP="00907868">
      <w:pPr>
        <w:pStyle w:val="ListParagraph"/>
        <w:numPr>
          <w:ilvl w:val="0"/>
          <w:numId w:val="37"/>
        </w:numPr>
        <w:autoSpaceDE w:val="0"/>
        <w:autoSpaceDN w:val="0"/>
        <w:adjustRightInd w:val="0"/>
        <w:spacing w:after="200" w:line="276" w:lineRule="auto"/>
        <w:jc w:val="both"/>
        <w:rPr>
          <w:rFonts w:cs="B Nazanin"/>
          <w:color w:val="000000"/>
          <w:rtl/>
        </w:rPr>
      </w:pPr>
      <w:r w:rsidRPr="001A14D3">
        <w:rPr>
          <w:rFonts w:cs="B Nazanin"/>
          <w:color w:val="000000"/>
        </w:rPr>
        <w:t>Component based</w:t>
      </w:r>
      <w:r w:rsidRPr="001A14D3">
        <w:rPr>
          <w:rFonts w:cs="B Nazanin"/>
          <w:color w:val="000000"/>
          <w:rtl/>
        </w:rPr>
        <w:t xml:space="preserve">: مانند </w:t>
      </w:r>
      <w:r w:rsidRPr="001A14D3">
        <w:rPr>
          <w:rFonts w:cs="B Nazanin"/>
          <w:color w:val="000000"/>
        </w:rPr>
        <w:t>RAD</w:t>
      </w:r>
      <w:r w:rsidRPr="001A14D3">
        <w:rPr>
          <w:rFonts w:cs="B Nazanin"/>
          <w:color w:val="000000"/>
          <w:rtl/>
        </w:rPr>
        <w:t>،به خاطر ماهیت آن،استفاده از جزء های آماده در آن زیاد و م</w:t>
      </w:r>
      <w:r w:rsidR="00907868" w:rsidRPr="001A14D3">
        <w:rPr>
          <w:rFonts w:cs="B Nazanin"/>
          <w:color w:val="000000"/>
          <w:rtl/>
        </w:rPr>
        <w:t>دیریت آن جزء ها راحت می باشد</w:t>
      </w:r>
      <w:r w:rsidRPr="001A14D3">
        <w:rPr>
          <w:rFonts w:cs="B Nazanin"/>
          <w:color w:val="000000"/>
          <w:rtl/>
        </w:rPr>
        <w:t>.</w:t>
      </w:r>
    </w:p>
    <w:p w:rsidR="005E5D29" w:rsidRPr="001A14D3" w:rsidRDefault="005E5D29" w:rsidP="00907868">
      <w:pPr>
        <w:pStyle w:val="ListParagraph"/>
        <w:numPr>
          <w:ilvl w:val="0"/>
          <w:numId w:val="37"/>
        </w:numPr>
        <w:autoSpaceDE w:val="0"/>
        <w:autoSpaceDN w:val="0"/>
        <w:adjustRightInd w:val="0"/>
        <w:spacing w:after="200" w:line="276" w:lineRule="auto"/>
        <w:jc w:val="both"/>
        <w:rPr>
          <w:rFonts w:cs="B Nazanin"/>
          <w:color w:val="000000"/>
          <w:rtl/>
        </w:rPr>
      </w:pPr>
      <w:r w:rsidRPr="001A14D3">
        <w:rPr>
          <w:rFonts w:cs="B Nazanin"/>
          <w:color w:val="000000"/>
        </w:rPr>
        <w:t>Reuse oriented</w:t>
      </w:r>
      <w:r w:rsidRPr="001A14D3">
        <w:rPr>
          <w:rFonts w:cs="B Nazanin"/>
          <w:color w:val="000000"/>
          <w:rtl/>
        </w:rPr>
        <w:t xml:space="preserve">: مانند </w:t>
      </w:r>
      <w:r w:rsidRPr="001A14D3">
        <w:rPr>
          <w:rFonts w:cs="B Nazanin"/>
          <w:color w:val="000000"/>
        </w:rPr>
        <w:t>Component based</w:t>
      </w:r>
      <w:r w:rsidRPr="001A14D3">
        <w:rPr>
          <w:rFonts w:cs="B Nazanin"/>
          <w:color w:val="000000"/>
          <w:rtl/>
        </w:rPr>
        <w:t xml:space="preserve"> و</w:t>
      </w:r>
      <w:r w:rsidRPr="001A14D3">
        <w:rPr>
          <w:rFonts w:cs="B Nazanin"/>
          <w:color w:val="000000"/>
        </w:rPr>
        <w:t>RAD</w:t>
      </w:r>
      <w:r w:rsidRPr="001A14D3">
        <w:rPr>
          <w:rFonts w:cs="B Nazanin"/>
          <w:color w:val="000000"/>
          <w:rtl/>
        </w:rPr>
        <w:t>،به خاطر ماهیت آن،استفاده از جزء های آماده نسبتا در آن نسبتا زیاد است اما به خاطر ساخته شدن و استفاده از جزءهای جدید در آن، از</w:t>
      </w:r>
      <w:r w:rsidR="00907868" w:rsidRPr="001A14D3">
        <w:rPr>
          <w:rFonts w:cs="B Nazanin"/>
          <w:color w:val="000000"/>
          <w:rtl/>
        </w:rPr>
        <w:t xml:space="preserve"> </w:t>
      </w:r>
      <w:r w:rsidRPr="001A14D3">
        <w:rPr>
          <w:rFonts w:cs="B Nazanin"/>
          <w:color w:val="000000"/>
        </w:rPr>
        <w:t xml:space="preserve"> Component based</w:t>
      </w:r>
      <w:r w:rsidRPr="001A14D3">
        <w:rPr>
          <w:rFonts w:cs="B Nazanin"/>
          <w:color w:val="000000"/>
          <w:rtl/>
        </w:rPr>
        <w:t xml:space="preserve">  و</w:t>
      </w:r>
      <w:r w:rsidRPr="001A14D3">
        <w:rPr>
          <w:rFonts w:cs="B Nazanin"/>
          <w:color w:val="000000"/>
        </w:rPr>
        <w:t>RAD</w:t>
      </w:r>
      <w:r w:rsidRPr="001A14D3">
        <w:rPr>
          <w:rFonts w:cs="B Nazanin"/>
          <w:color w:val="000000"/>
          <w:rtl/>
        </w:rPr>
        <w:t xml:space="preserve"> کمتر می باشد،و همچنین مدیریت جزء های آماده در آن نیز کمی سختر می باشد.   </w:t>
      </w:r>
    </w:p>
    <w:p w:rsidR="005E5D29" w:rsidRPr="001A14D3" w:rsidRDefault="005E5D29" w:rsidP="00907868">
      <w:pPr>
        <w:pStyle w:val="ListParagraph"/>
        <w:numPr>
          <w:ilvl w:val="0"/>
          <w:numId w:val="37"/>
        </w:numPr>
        <w:autoSpaceDE w:val="0"/>
        <w:autoSpaceDN w:val="0"/>
        <w:adjustRightInd w:val="0"/>
        <w:spacing w:after="200" w:line="276" w:lineRule="auto"/>
        <w:rPr>
          <w:rFonts w:cs="B Nazanin"/>
          <w:color w:val="000000"/>
          <w:rtl/>
        </w:rPr>
      </w:pPr>
      <w:r w:rsidRPr="001A14D3">
        <w:rPr>
          <w:rFonts w:cs="B Nazanin"/>
          <w:color w:val="000000"/>
        </w:rPr>
        <w:t>Formal</w:t>
      </w:r>
      <w:r w:rsidRPr="001A14D3">
        <w:rPr>
          <w:rFonts w:cs="B Nazanin"/>
          <w:color w:val="000000"/>
          <w:rtl/>
        </w:rPr>
        <w:t>: روش استفاده و مدیریت از جزء های آماده در آن مشخص نیست.</w:t>
      </w:r>
    </w:p>
    <w:p w:rsidR="005E5D29" w:rsidRPr="001A14D3" w:rsidRDefault="005E5D29" w:rsidP="00907868">
      <w:pPr>
        <w:pStyle w:val="ListParagraph"/>
        <w:numPr>
          <w:ilvl w:val="0"/>
          <w:numId w:val="37"/>
        </w:numPr>
        <w:autoSpaceDE w:val="0"/>
        <w:autoSpaceDN w:val="0"/>
        <w:adjustRightInd w:val="0"/>
        <w:spacing w:after="200" w:line="276" w:lineRule="auto"/>
        <w:rPr>
          <w:rFonts w:cs="B Nazanin"/>
          <w:color w:val="000000"/>
          <w:rtl/>
        </w:rPr>
      </w:pPr>
      <w:r w:rsidRPr="001A14D3">
        <w:rPr>
          <w:rFonts w:cs="B Nazanin"/>
          <w:color w:val="000000"/>
        </w:rPr>
        <w:t>Aspect oriented</w:t>
      </w:r>
      <w:r w:rsidRPr="001A14D3">
        <w:rPr>
          <w:rFonts w:cs="B Nazanin"/>
          <w:color w:val="000000"/>
          <w:rtl/>
        </w:rPr>
        <w:t>: روش استفاده و مدیریت از جزء های آماده در آن مشخص نیست.</w:t>
      </w:r>
    </w:p>
    <w:p w:rsidR="005E5D29" w:rsidRPr="001A14D3" w:rsidRDefault="005E5D29" w:rsidP="005E5D29">
      <w:pPr>
        <w:pStyle w:val="ListParagraph"/>
        <w:numPr>
          <w:ilvl w:val="0"/>
          <w:numId w:val="37"/>
        </w:numPr>
        <w:autoSpaceDE w:val="0"/>
        <w:autoSpaceDN w:val="0"/>
        <w:adjustRightInd w:val="0"/>
        <w:spacing w:after="200" w:line="276" w:lineRule="auto"/>
        <w:rPr>
          <w:rFonts w:cs="B Nazanin"/>
          <w:color w:val="000000"/>
        </w:rPr>
      </w:pPr>
      <w:r w:rsidRPr="001A14D3">
        <w:rPr>
          <w:rFonts w:cs="B Nazanin"/>
          <w:color w:val="000000"/>
        </w:rPr>
        <w:t>The unified process</w:t>
      </w:r>
      <w:r w:rsidRPr="001A14D3">
        <w:rPr>
          <w:rFonts w:cs="B Nazanin"/>
          <w:color w:val="000000"/>
          <w:rtl/>
        </w:rPr>
        <w:t>: روش استفاده و مدیریت از جزء های آماده در آن مشخص نیست.</w:t>
      </w:r>
    </w:p>
    <w:p w:rsidR="005E5D29" w:rsidRPr="001A14D3" w:rsidRDefault="005E5D29" w:rsidP="005E5D29">
      <w:pPr>
        <w:autoSpaceDE w:val="0"/>
        <w:autoSpaceDN w:val="0"/>
        <w:adjustRightInd w:val="0"/>
        <w:rPr>
          <w:rFonts w:cs="B Nazanin"/>
          <w:color w:val="000000"/>
        </w:rPr>
      </w:pPr>
    </w:p>
    <w:p w:rsidR="00C421BB" w:rsidRPr="00421785" w:rsidRDefault="005E5D29" w:rsidP="00421785">
      <w:pPr>
        <w:autoSpaceDE w:val="0"/>
        <w:autoSpaceDN w:val="0"/>
        <w:adjustRightInd w:val="0"/>
        <w:jc w:val="both"/>
        <w:rPr>
          <w:rFonts w:cs="B Nazanin"/>
          <w:color w:val="000000"/>
        </w:rPr>
      </w:pPr>
      <w:r w:rsidRPr="001A14D3">
        <w:rPr>
          <w:rFonts w:cs="B Nazanin"/>
          <w:b/>
          <w:bCs/>
          <w:rtl/>
        </w:rPr>
        <w:lastRenderedPageBreak/>
        <w:t>نتیجه</w:t>
      </w:r>
      <w:r w:rsidRPr="001A14D3">
        <w:rPr>
          <w:rFonts w:cs="B Nazanin"/>
          <w:b/>
          <w:bCs/>
        </w:rPr>
        <w:t xml:space="preserve"> </w:t>
      </w:r>
      <w:r w:rsidRPr="001A14D3">
        <w:rPr>
          <w:rFonts w:cs="B Nazanin"/>
          <w:b/>
          <w:bCs/>
          <w:rtl/>
        </w:rPr>
        <w:t>گیری</w:t>
      </w:r>
      <w:r w:rsidRPr="001A14D3">
        <w:rPr>
          <w:rFonts w:cs="B Nazanin"/>
          <w:b/>
          <w:bCs/>
        </w:rPr>
        <w:t xml:space="preserve"> </w:t>
      </w:r>
      <w:r w:rsidRPr="001A14D3">
        <w:rPr>
          <w:rFonts w:cs="B Nazanin"/>
          <w:b/>
          <w:bCs/>
          <w:rtl/>
        </w:rPr>
        <w:t xml:space="preserve"> و انتخاب مدل فرآیند:</w:t>
      </w:r>
      <w:r w:rsidR="009C6433" w:rsidRPr="001A14D3">
        <w:rPr>
          <w:rFonts w:cs="B Nazanin"/>
          <w:b/>
          <w:bCs/>
          <w:rtl/>
        </w:rPr>
        <w:t xml:space="preserve"> </w:t>
      </w:r>
      <w:r w:rsidRPr="001A14D3">
        <w:rPr>
          <w:rFonts w:cs="B Nazanin"/>
          <w:color w:val="000000"/>
          <w:rtl/>
        </w:rPr>
        <w:t xml:space="preserve">با توجه به جدول امتیازات،مدل فرایند </w:t>
      </w:r>
      <w:r w:rsidRPr="00693915">
        <w:rPr>
          <w:rFonts w:cs="B Nazanin"/>
          <w:b/>
          <w:bCs/>
          <w:color w:val="FF0000"/>
        </w:rPr>
        <w:t>RAD</w:t>
      </w:r>
      <w:r w:rsidRPr="001A14D3">
        <w:rPr>
          <w:rFonts w:cs="B Nazanin"/>
          <w:color w:val="000000"/>
          <w:rtl/>
        </w:rPr>
        <w:t xml:space="preserve">،بهترین فرآیند برای پروژه می باشد و جنبه های مورد اهمیت پروژه را به بهترین نحو پوشش می دهد،اما چون در  بخش هایی از پروژه ممکن است لازم به ساخت جزء های جدیدی باشیم(که در </w:t>
      </w:r>
      <w:r w:rsidRPr="001A14D3">
        <w:rPr>
          <w:rFonts w:cs="B Nazanin"/>
          <w:color w:val="000000"/>
        </w:rPr>
        <w:t>RAD</w:t>
      </w:r>
      <w:r w:rsidRPr="001A14D3">
        <w:rPr>
          <w:rFonts w:cs="B Nazanin"/>
          <w:color w:val="000000"/>
          <w:rtl/>
        </w:rPr>
        <w:t xml:space="preserve"> پوشش داده نمی شود)،بهتر است از مدل </w:t>
      </w:r>
      <w:r w:rsidRPr="001A14D3">
        <w:rPr>
          <w:rFonts w:cs="B Nazanin"/>
          <w:color w:val="000000"/>
        </w:rPr>
        <w:t>Incremental</w:t>
      </w:r>
      <w:r w:rsidRPr="001A14D3">
        <w:rPr>
          <w:rFonts w:cs="B Nazanin"/>
          <w:color w:val="000000"/>
          <w:rtl/>
        </w:rPr>
        <w:t xml:space="preserve"> هم در کنا</w:t>
      </w:r>
      <w:r w:rsidR="00A65254" w:rsidRPr="001A14D3">
        <w:rPr>
          <w:rFonts w:cs="B Nazanin"/>
          <w:color w:val="000000"/>
          <w:rtl/>
        </w:rPr>
        <w:t>ر</w:t>
      </w:r>
      <w:r w:rsidRPr="001A14D3">
        <w:rPr>
          <w:rFonts w:cs="B Nazanin"/>
          <w:color w:val="000000"/>
          <w:rtl/>
        </w:rPr>
        <w:t xml:space="preserve"> مدل </w:t>
      </w:r>
      <w:r w:rsidRPr="001A14D3">
        <w:rPr>
          <w:rFonts w:cs="B Nazanin"/>
          <w:color w:val="000000"/>
        </w:rPr>
        <w:t>RAD</w:t>
      </w:r>
      <w:r w:rsidRPr="001A14D3">
        <w:rPr>
          <w:rFonts w:cs="B Nazanin"/>
          <w:color w:val="000000"/>
          <w:rtl/>
        </w:rPr>
        <w:t xml:space="preserve"> برای ساخت </w:t>
      </w:r>
      <w:r w:rsidRPr="001A14D3">
        <w:rPr>
          <w:rFonts w:cs="B Nazanin"/>
          <w:color w:val="000000"/>
          <w:u w:val="single"/>
          <w:rtl/>
        </w:rPr>
        <w:t>جزء های جدید</w:t>
      </w:r>
      <w:r w:rsidRPr="001A14D3">
        <w:rPr>
          <w:rFonts w:cs="B Nazanin"/>
          <w:color w:val="000000"/>
          <w:rtl/>
        </w:rPr>
        <w:t xml:space="preserve"> استفاده کنیم.</w:t>
      </w:r>
    </w:p>
    <w:p w:rsidR="005E5D29" w:rsidRPr="00797221" w:rsidRDefault="008C20C4" w:rsidP="008C20C4">
      <w:pPr>
        <w:pStyle w:val="Heading1"/>
        <w:rPr>
          <w:rFonts w:asciiTheme="minorHAnsi" w:hAnsiTheme="minorHAnsi" w:cs="B Nazanin"/>
          <w:b/>
          <w:bCs/>
          <w:rtl/>
        </w:rPr>
      </w:pPr>
      <w:bookmarkStart w:id="25" w:name="_Toc47434976"/>
      <w:bookmarkStart w:id="26" w:name="_Toc47446155"/>
      <w:r w:rsidRPr="00797221">
        <w:rPr>
          <w:rFonts w:asciiTheme="minorHAnsi" w:hAnsiTheme="minorHAnsi" w:cs="B Nazanin"/>
          <w:b/>
          <w:bCs/>
          <w:rtl/>
        </w:rPr>
        <w:t>آنالیز نیازمندی ها</w:t>
      </w:r>
      <w:bookmarkEnd w:id="25"/>
      <w:r w:rsidR="004534B2" w:rsidRPr="00797221">
        <w:rPr>
          <w:rFonts w:asciiTheme="minorHAnsi" w:hAnsiTheme="minorHAnsi" w:cs="B Nazanin" w:hint="cs"/>
          <w:b/>
          <w:bCs/>
          <w:rtl/>
        </w:rPr>
        <w:t>ی مبتنی بر سناریو</w:t>
      </w:r>
      <w:bookmarkEnd w:id="26"/>
    </w:p>
    <w:p w:rsidR="008C20C4" w:rsidRPr="00797221" w:rsidRDefault="008C20C4" w:rsidP="008C20C4">
      <w:pPr>
        <w:pStyle w:val="Heading2"/>
        <w:rPr>
          <w:rFonts w:asciiTheme="minorHAnsi" w:hAnsiTheme="minorHAnsi" w:cs="B Nazanin"/>
          <w:b/>
          <w:bCs/>
          <w:rtl/>
        </w:rPr>
      </w:pPr>
      <w:bookmarkStart w:id="27" w:name="_Toc47434977"/>
      <w:bookmarkStart w:id="28" w:name="_Toc47446156"/>
      <w:r w:rsidRPr="00797221">
        <w:rPr>
          <w:rFonts w:asciiTheme="minorHAnsi" w:hAnsiTheme="minorHAnsi" w:cs="B Nazanin"/>
          <w:b/>
          <w:bCs/>
        </w:rPr>
        <w:t>Use-Case Diagram</w:t>
      </w:r>
      <w:bookmarkEnd w:id="27"/>
      <w:bookmarkEnd w:id="28"/>
    </w:p>
    <w:p w:rsidR="00E65F80" w:rsidRDefault="007A06EF" w:rsidP="0021256E">
      <w:pPr>
        <w:rPr>
          <w:rFonts w:cs="B Nazanin"/>
          <w:noProof/>
          <w:rtl/>
          <w:lang w:bidi="ar-SA"/>
        </w:rPr>
      </w:pPr>
      <w:r>
        <w:rPr>
          <w:rFonts w:cs="B Nazanin" w:hint="cs"/>
          <w:noProof/>
          <w:rtl/>
          <w:lang w:bidi="ar-SA"/>
        </w:rPr>
        <w:t xml:space="preserve">پروزه را در 3 سطح بررسی کردیم : </w:t>
      </w:r>
    </w:p>
    <w:p w:rsidR="007A06EF" w:rsidRDefault="007A06EF" w:rsidP="00C0529B">
      <w:pPr>
        <w:pStyle w:val="ListParagraph"/>
        <w:numPr>
          <w:ilvl w:val="0"/>
          <w:numId w:val="37"/>
        </w:numPr>
        <w:rPr>
          <w:rFonts w:cs="B Nazanin"/>
          <w:noProof/>
          <w:lang w:bidi="ar-SA"/>
        </w:rPr>
      </w:pPr>
      <w:r w:rsidRPr="00567296">
        <w:rPr>
          <w:rFonts w:cs="B Nazanin" w:hint="cs"/>
          <w:b/>
          <w:bCs/>
          <w:noProof/>
          <w:rtl/>
          <w:lang w:bidi="ar-SA"/>
        </w:rPr>
        <w:t>سطح کلی</w:t>
      </w:r>
      <w:r>
        <w:rPr>
          <w:rFonts w:cs="B Nazanin" w:hint="cs"/>
          <w:noProof/>
          <w:rtl/>
          <w:lang w:bidi="ar-SA"/>
        </w:rPr>
        <w:t xml:space="preserve"> :</w:t>
      </w:r>
      <w:r w:rsidR="00C0529B">
        <w:rPr>
          <w:rFonts w:cs="B Nazanin" w:hint="cs"/>
          <w:noProof/>
          <w:rtl/>
          <w:lang w:bidi="ar-SA"/>
        </w:rPr>
        <w:t xml:space="preserve"> در این سطح فقط به </w:t>
      </w:r>
      <w:r w:rsidR="00C0529B">
        <w:rPr>
          <w:rFonts w:cs="B Nazanin"/>
          <w:noProof/>
          <w:lang w:bidi="ar-SA"/>
        </w:rPr>
        <w:t>use case</w:t>
      </w:r>
      <w:r w:rsidR="00C0529B">
        <w:rPr>
          <w:rFonts w:cs="B Nazanin" w:hint="cs"/>
          <w:noProof/>
          <w:rtl/>
        </w:rPr>
        <w:t xml:space="preserve"> های کلی پرداخته شده است و جزییات در نظر گرفته نشده اند .</w:t>
      </w:r>
    </w:p>
    <w:p w:rsidR="007A06EF" w:rsidRDefault="007A06EF" w:rsidP="007A06EF">
      <w:pPr>
        <w:pStyle w:val="ListParagraph"/>
        <w:numPr>
          <w:ilvl w:val="0"/>
          <w:numId w:val="37"/>
        </w:numPr>
        <w:rPr>
          <w:rFonts w:cs="B Nazanin"/>
          <w:noProof/>
          <w:lang w:bidi="ar-SA"/>
        </w:rPr>
      </w:pPr>
      <w:r w:rsidRPr="002105AA">
        <w:rPr>
          <w:rFonts w:cs="B Nazanin" w:hint="cs"/>
          <w:b/>
          <w:bCs/>
          <w:noProof/>
          <w:rtl/>
          <w:lang w:bidi="ar-SA"/>
        </w:rPr>
        <w:t>سطح</w:t>
      </w:r>
      <w:r>
        <w:rPr>
          <w:rFonts w:cs="B Nazanin" w:hint="cs"/>
          <w:noProof/>
          <w:rtl/>
          <w:lang w:bidi="ar-SA"/>
        </w:rPr>
        <w:t xml:space="preserve"> </w:t>
      </w:r>
      <w:r w:rsidRPr="002105AA">
        <w:rPr>
          <w:rFonts w:cs="B Nazanin" w:hint="cs"/>
          <w:b/>
          <w:bCs/>
          <w:noProof/>
          <w:rtl/>
          <w:lang w:bidi="ar-SA"/>
        </w:rPr>
        <w:t>متوسط</w:t>
      </w:r>
      <w:r w:rsidR="00567296">
        <w:rPr>
          <w:rFonts w:cs="B Nazanin" w:hint="cs"/>
          <w:noProof/>
          <w:rtl/>
          <w:lang w:bidi="ar-SA"/>
        </w:rPr>
        <w:t xml:space="preserve"> : در اینجا یک سطح پایین تر میرویم و به بررسی </w:t>
      </w:r>
      <w:r w:rsidR="00567296">
        <w:rPr>
          <w:rFonts w:cs="B Nazanin"/>
          <w:noProof/>
          <w:lang w:bidi="ar-SA"/>
        </w:rPr>
        <w:t>use case</w:t>
      </w:r>
      <w:r w:rsidR="005C5CDE">
        <w:rPr>
          <w:rFonts w:cs="B Nazanin" w:hint="cs"/>
          <w:noProof/>
          <w:rtl/>
        </w:rPr>
        <w:t xml:space="preserve"> ها می پردازیم .</w:t>
      </w:r>
    </w:p>
    <w:p w:rsidR="007A06EF" w:rsidRDefault="007A06EF" w:rsidP="007A06EF">
      <w:pPr>
        <w:pStyle w:val="ListParagraph"/>
        <w:numPr>
          <w:ilvl w:val="0"/>
          <w:numId w:val="37"/>
        </w:numPr>
        <w:rPr>
          <w:rFonts w:cs="B Nazanin"/>
          <w:noProof/>
          <w:lang w:bidi="ar-SA"/>
        </w:rPr>
      </w:pPr>
      <w:r w:rsidRPr="002105AA">
        <w:rPr>
          <w:rFonts w:cs="B Nazanin" w:hint="cs"/>
          <w:b/>
          <w:bCs/>
          <w:noProof/>
          <w:rtl/>
          <w:lang w:bidi="ar-SA"/>
        </w:rPr>
        <w:t>سطح پایین</w:t>
      </w:r>
      <w:r>
        <w:rPr>
          <w:rFonts w:cs="B Nazanin" w:hint="cs"/>
          <w:noProof/>
          <w:rtl/>
          <w:lang w:bidi="ar-SA"/>
        </w:rPr>
        <w:t xml:space="preserve"> </w:t>
      </w:r>
      <w:r w:rsidR="002105AA">
        <w:rPr>
          <w:rFonts w:cs="B Nazanin" w:hint="cs"/>
          <w:noProof/>
          <w:rtl/>
          <w:lang w:bidi="ar-SA"/>
        </w:rPr>
        <w:t xml:space="preserve">: در این سطح </w:t>
      </w:r>
      <w:r w:rsidR="002105AA">
        <w:rPr>
          <w:rFonts w:cs="B Nazanin"/>
          <w:noProof/>
        </w:rPr>
        <w:t>use case</w:t>
      </w:r>
      <w:r w:rsidR="002105AA">
        <w:rPr>
          <w:rFonts w:cs="B Nazanin" w:hint="cs"/>
          <w:noProof/>
          <w:rtl/>
        </w:rPr>
        <w:t xml:space="preserve"> ها را با جزییات بیشتری بررسی میکنیم. </w:t>
      </w:r>
    </w:p>
    <w:p w:rsidR="00B93E99" w:rsidRDefault="00B93E99" w:rsidP="00B93E99">
      <w:pPr>
        <w:pStyle w:val="ListParagraph"/>
        <w:rPr>
          <w:rFonts w:cs="B Nazanin"/>
          <w:b/>
          <w:bCs/>
          <w:noProof/>
          <w:rtl/>
          <w:lang w:bidi="ar-SA"/>
        </w:rPr>
      </w:pPr>
    </w:p>
    <w:p w:rsidR="00B93E99" w:rsidRPr="00B42C38" w:rsidRDefault="00D43518" w:rsidP="00B93E99">
      <w:pPr>
        <w:rPr>
          <w:rFonts w:cs="B Nazanin"/>
          <w:b/>
          <w:bCs/>
          <w:noProof/>
        </w:rPr>
      </w:pPr>
      <w:r w:rsidRPr="00AA417E">
        <w:rPr>
          <w:rFonts w:cs="B Nazanin"/>
          <w:b/>
          <w:bCs/>
          <w:noProof/>
          <w:highlight w:val="yellow"/>
        </w:rPr>
        <w:t>High level use case diagram</w:t>
      </w:r>
      <w:r w:rsidRPr="00B42C38">
        <w:rPr>
          <w:rFonts w:cs="B Nazanin"/>
          <w:b/>
          <w:bCs/>
          <w:noProof/>
        </w:rPr>
        <w:t xml:space="preserve"> </w:t>
      </w:r>
    </w:p>
    <w:p w:rsidR="00D43518" w:rsidRDefault="00106472" w:rsidP="00B93E99">
      <w:pPr>
        <w:rPr>
          <w:rFonts w:cs="B Nazanin"/>
          <w:noProof/>
          <w:rtl/>
        </w:rPr>
      </w:pPr>
      <w:r>
        <w:rPr>
          <w:rFonts w:cs="B Nazanin" w:hint="cs"/>
          <w:noProof/>
          <w:rtl/>
        </w:rPr>
        <w:t xml:space="preserve">تصویر </w:t>
      </w:r>
    </w:p>
    <w:p w:rsidR="00106472" w:rsidRPr="00106472" w:rsidRDefault="00106472" w:rsidP="00B93E99">
      <w:pPr>
        <w:rPr>
          <w:rFonts w:cs="B Nazanin"/>
          <w:b/>
          <w:bCs/>
          <w:noProof/>
        </w:rPr>
      </w:pPr>
      <w:r w:rsidRPr="00AA417E">
        <w:rPr>
          <w:rFonts w:cs="B Nazanin"/>
          <w:b/>
          <w:bCs/>
          <w:noProof/>
          <w:highlight w:val="yellow"/>
        </w:rPr>
        <w:t>Middle level use case diagram</w:t>
      </w:r>
      <w:r w:rsidRPr="00106472">
        <w:rPr>
          <w:rFonts w:cs="B Nazanin"/>
          <w:b/>
          <w:bCs/>
          <w:noProof/>
        </w:rPr>
        <w:t xml:space="preserve"> </w:t>
      </w:r>
    </w:p>
    <w:p w:rsidR="00106472" w:rsidRDefault="00106472" w:rsidP="00B93E99">
      <w:pPr>
        <w:rPr>
          <w:rFonts w:cs="B Nazanin"/>
          <w:noProof/>
          <w:rtl/>
        </w:rPr>
      </w:pPr>
      <w:r>
        <w:rPr>
          <w:rFonts w:cs="B Nazanin" w:hint="cs"/>
          <w:noProof/>
          <w:rtl/>
        </w:rPr>
        <w:t>تصویر</w:t>
      </w:r>
    </w:p>
    <w:p w:rsidR="00106472" w:rsidRPr="00106472" w:rsidRDefault="00106472" w:rsidP="00B93E99">
      <w:pPr>
        <w:rPr>
          <w:rFonts w:cs="B Nazanin"/>
          <w:b/>
          <w:bCs/>
          <w:noProof/>
        </w:rPr>
      </w:pPr>
      <w:r w:rsidRPr="00AA417E">
        <w:rPr>
          <w:rFonts w:cs="B Nazanin"/>
          <w:b/>
          <w:bCs/>
          <w:noProof/>
          <w:highlight w:val="yellow"/>
        </w:rPr>
        <w:t>Low level use case diagram</w:t>
      </w:r>
      <w:r w:rsidRPr="00106472">
        <w:rPr>
          <w:rFonts w:cs="B Nazanin"/>
          <w:b/>
          <w:bCs/>
          <w:noProof/>
        </w:rPr>
        <w:t xml:space="preserve"> </w:t>
      </w:r>
    </w:p>
    <w:p w:rsidR="00106472" w:rsidRPr="00D43518" w:rsidRDefault="00106472" w:rsidP="00B93E99">
      <w:pPr>
        <w:rPr>
          <w:rFonts w:cs="B Nazanin"/>
          <w:noProof/>
          <w:rtl/>
        </w:rPr>
      </w:pPr>
      <w:r>
        <w:rPr>
          <w:rFonts w:cs="B Nazanin" w:hint="cs"/>
          <w:noProof/>
          <w:rtl/>
        </w:rPr>
        <w:t>تصویر</w:t>
      </w:r>
    </w:p>
    <w:p w:rsidR="00FD4D21" w:rsidRPr="001A14D3" w:rsidRDefault="00FD4D21" w:rsidP="00415321">
      <w:pPr>
        <w:rPr>
          <w:rFonts w:cs="B Nazanin"/>
          <w:rtl/>
        </w:rPr>
      </w:pPr>
    </w:p>
    <w:p w:rsidR="003D5A23" w:rsidRPr="00B51F4E" w:rsidRDefault="004B7369" w:rsidP="00B51F4E">
      <w:pPr>
        <w:pStyle w:val="Heading2"/>
        <w:rPr>
          <w:rFonts w:asciiTheme="minorHAnsi" w:hAnsiTheme="minorHAnsi" w:cs="B Nazanin"/>
          <w:b/>
          <w:bCs/>
        </w:rPr>
      </w:pPr>
      <w:bookmarkStart w:id="29" w:name="_Toc47434978"/>
      <w:bookmarkStart w:id="30" w:name="_Toc47446157"/>
      <w:r w:rsidRPr="00797221">
        <w:rPr>
          <w:rFonts w:asciiTheme="minorHAnsi" w:hAnsiTheme="minorHAnsi" w:cs="B Nazanin"/>
          <w:b/>
          <w:bCs/>
        </w:rPr>
        <w:t>Activity Diagram</w:t>
      </w:r>
      <w:bookmarkEnd w:id="29"/>
      <w:bookmarkEnd w:id="30"/>
    </w:p>
    <w:p w:rsidR="00B51F4E" w:rsidRDefault="00B51F4E" w:rsidP="00B51F4E">
      <w:pPr>
        <w:rPr>
          <w:rFonts w:cs="B Nazanin"/>
          <w:b/>
          <w:bCs/>
          <w:rtl/>
        </w:rPr>
      </w:pPr>
    </w:p>
    <w:p w:rsidR="00B51F4E" w:rsidRPr="00B51F4E" w:rsidRDefault="000F5EAC" w:rsidP="00B51F4E">
      <w:pPr>
        <w:rPr>
          <w:rFonts w:cs="B Nazanin"/>
          <w:b/>
          <w:bCs/>
          <w:rtl/>
        </w:rPr>
      </w:pPr>
      <w:r w:rsidRPr="009B77D8">
        <w:rPr>
          <w:rFonts w:cs="B Nazanin" w:hint="cs"/>
          <w:b/>
          <w:bCs/>
          <w:rtl/>
        </w:rPr>
        <w:t xml:space="preserve">نمودار حسابدار </w:t>
      </w:r>
    </w:p>
    <w:p w:rsidR="00523B95" w:rsidRDefault="00B24570" w:rsidP="00A65640">
      <w:pPr>
        <w:jc w:val="center"/>
        <w:rPr>
          <w:rFonts w:cs="B Nazanin"/>
        </w:rPr>
      </w:pPr>
      <w:r>
        <w:rPr>
          <w:rFonts w:cs="B Nazanin"/>
        </w:rPr>
        <w:pict>
          <v:shape id="_x0000_i1026" type="#_x0000_t75" style="width:345.5pt;height:217.75pt">
            <v:imagedata r:id="rId10" o:title="photo_2020-08-04_12-19-47" cropleft="6982f"/>
          </v:shape>
        </w:pict>
      </w:r>
    </w:p>
    <w:p w:rsidR="00A65640" w:rsidRDefault="00A65640" w:rsidP="00A65640">
      <w:pPr>
        <w:jc w:val="center"/>
        <w:rPr>
          <w:rFonts w:cs="B Nazanin"/>
          <w:rtl/>
        </w:rPr>
      </w:pPr>
    </w:p>
    <w:p w:rsidR="00523B95" w:rsidRPr="003263B1" w:rsidRDefault="00523B95" w:rsidP="00523B95">
      <w:pPr>
        <w:rPr>
          <w:rFonts w:cs="B Nazanin"/>
          <w:b/>
          <w:bCs/>
        </w:rPr>
      </w:pPr>
      <w:r w:rsidRPr="003263B1">
        <w:rPr>
          <w:rFonts w:cs="B Nazanin" w:hint="cs"/>
          <w:b/>
          <w:bCs/>
          <w:rtl/>
        </w:rPr>
        <w:lastRenderedPageBreak/>
        <w:t xml:space="preserve">نمودار پیک </w:t>
      </w:r>
    </w:p>
    <w:p w:rsidR="003D5A23" w:rsidRDefault="003D5A23" w:rsidP="00A65640">
      <w:pPr>
        <w:jc w:val="center"/>
        <w:rPr>
          <w:rFonts w:cs="B Nazanin"/>
          <w:rtl/>
        </w:rPr>
      </w:pPr>
    </w:p>
    <w:p w:rsidR="003263B1" w:rsidRDefault="00B24570" w:rsidP="00BA5EDE">
      <w:pPr>
        <w:jc w:val="center"/>
        <w:rPr>
          <w:rFonts w:cs="B Nazanin"/>
        </w:rPr>
      </w:pPr>
      <w:r>
        <w:rPr>
          <w:rFonts w:cs="B Nazanin"/>
        </w:rPr>
        <w:pict>
          <v:shape id="_x0000_i1027" type="#_x0000_t75" style="width:426.75pt;height:253.75pt">
            <v:imagedata r:id="rId11" o:title="photo_2020-08-04_12-19-44" cropleft="3411f"/>
          </v:shape>
        </w:pict>
      </w:r>
    </w:p>
    <w:p w:rsidR="00CD6B60" w:rsidRPr="00A30D87" w:rsidRDefault="003263B1" w:rsidP="003263B1">
      <w:pPr>
        <w:rPr>
          <w:rFonts w:cs="B Nazanin"/>
          <w:b/>
          <w:bCs/>
        </w:rPr>
      </w:pPr>
      <w:r w:rsidRPr="00A30D87">
        <w:rPr>
          <w:rFonts w:cs="B Nazanin" w:hint="cs"/>
          <w:b/>
          <w:bCs/>
          <w:rtl/>
        </w:rPr>
        <w:t>نمودار کاربر</w:t>
      </w:r>
      <w:r w:rsidRPr="00A30D87">
        <w:rPr>
          <w:rFonts w:cs="B Nazanin"/>
          <w:b/>
          <w:bCs/>
        </w:rPr>
        <w:t>(User)</w:t>
      </w:r>
      <w:r w:rsidRPr="00A30D87">
        <w:rPr>
          <w:rFonts w:cs="B Nazanin" w:hint="cs"/>
          <w:b/>
          <w:bCs/>
          <w:rtl/>
        </w:rPr>
        <w:t xml:space="preserve"> </w:t>
      </w:r>
      <w:r w:rsidR="00010942" w:rsidRPr="00A30D87">
        <w:rPr>
          <w:rFonts w:cs="B Nazanin"/>
          <w:b/>
          <w:bCs/>
        </w:rPr>
        <w:t>]</w:t>
      </w:r>
      <w:r w:rsidR="00010942" w:rsidRPr="00A30D87">
        <w:rPr>
          <w:rFonts w:cs="B Nazanin" w:hint="cs"/>
          <w:b/>
          <w:bCs/>
          <w:rtl/>
        </w:rPr>
        <w:t>در حالت عام</w:t>
      </w:r>
      <w:r w:rsidR="00010942" w:rsidRPr="00A30D87">
        <w:rPr>
          <w:rFonts w:cs="B Nazanin"/>
          <w:b/>
          <w:bCs/>
        </w:rPr>
        <w:t>[</w:t>
      </w:r>
    </w:p>
    <w:p w:rsidR="00A65640" w:rsidRDefault="00A65640" w:rsidP="00A65640">
      <w:pPr>
        <w:rPr>
          <w:rFonts w:cs="B Nazanin"/>
          <w:rtl/>
        </w:rPr>
      </w:pPr>
    </w:p>
    <w:p w:rsidR="00BA5EDE" w:rsidRDefault="00B24570" w:rsidP="00BA5EDE">
      <w:pPr>
        <w:jc w:val="center"/>
        <w:rPr>
          <w:rFonts w:cs="B Nazanin"/>
        </w:rPr>
      </w:pPr>
      <w:r>
        <w:rPr>
          <w:rFonts w:cs="B Nazanin"/>
        </w:rPr>
        <w:pict>
          <v:shape id="_x0000_i1028" type="#_x0000_t75" style="width:397.15pt;height:277.55pt">
            <v:imagedata r:id="rId12" o:title="photo_2020-08-04_12-19-41" cropleft="11012f" cropright="1823f"/>
          </v:shape>
        </w:pict>
      </w:r>
    </w:p>
    <w:p w:rsidR="00E65F80" w:rsidRPr="001A14D3" w:rsidRDefault="00E65F80" w:rsidP="00E65F80">
      <w:pPr>
        <w:rPr>
          <w:rFonts w:cs="B Nazanin"/>
          <w:rtl/>
        </w:rPr>
      </w:pPr>
    </w:p>
    <w:p w:rsidR="004B7369" w:rsidRDefault="004B7369" w:rsidP="004B7369">
      <w:pPr>
        <w:jc w:val="center"/>
        <w:rPr>
          <w:rFonts w:cs="B Nazanin"/>
          <w:rtl/>
        </w:rPr>
      </w:pPr>
    </w:p>
    <w:p w:rsidR="008E7B1D" w:rsidRPr="00A30D87" w:rsidRDefault="00A30D87" w:rsidP="00A30D87">
      <w:pPr>
        <w:rPr>
          <w:rFonts w:cs="B Nazanin"/>
          <w:b/>
          <w:bCs/>
          <w:rtl/>
        </w:rPr>
      </w:pPr>
      <w:r w:rsidRPr="00A30D87">
        <w:rPr>
          <w:rFonts w:cs="B Nazanin" w:hint="cs"/>
          <w:b/>
          <w:bCs/>
          <w:rtl/>
        </w:rPr>
        <w:lastRenderedPageBreak/>
        <w:t xml:space="preserve">نمودار آشپز </w:t>
      </w:r>
    </w:p>
    <w:p w:rsidR="00372946" w:rsidRDefault="00B24570" w:rsidP="004B7369">
      <w:pPr>
        <w:jc w:val="center"/>
        <w:rPr>
          <w:rFonts w:cs="B Nazanin"/>
        </w:rPr>
      </w:pPr>
      <w:r>
        <w:rPr>
          <w:rFonts w:cs="B Nazanin"/>
        </w:rPr>
        <w:pict>
          <v:shape id="_x0000_i1029" type="#_x0000_t75" style="width:357.1pt;height:253.75pt">
            <v:imagedata r:id="rId13" o:title="photo_2020-08-04_12-19-35" cropleft="8967f" cropright="4597f"/>
          </v:shape>
        </w:pict>
      </w:r>
    </w:p>
    <w:p w:rsidR="009E30E9" w:rsidRDefault="009E30E9" w:rsidP="004B7369">
      <w:pPr>
        <w:jc w:val="center"/>
        <w:rPr>
          <w:rFonts w:cs="B Nazanin"/>
        </w:rPr>
      </w:pPr>
    </w:p>
    <w:p w:rsidR="009E30E9" w:rsidRPr="00D160EF" w:rsidRDefault="00372946" w:rsidP="00372946">
      <w:pPr>
        <w:rPr>
          <w:rFonts w:cs="B Nazanin"/>
          <w:b/>
          <w:bCs/>
          <w:rtl/>
        </w:rPr>
      </w:pPr>
      <w:r w:rsidRPr="00D160EF">
        <w:rPr>
          <w:rFonts w:cs="B Nazanin" w:hint="cs"/>
          <w:b/>
          <w:bCs/>
          <w:rtl/>
        </w:rPr>
        <w:t>نمودار مدیر</w:t>
      </w:r>
    </w:p>
    <w:p w:rsidR="003307C4" w:rsidRDefault="00B24570" w:rsidP="004B7369">
      <w:pPr>
        <w:jc w:val="center"/>
        <w:rPr>
          <w:rFonts w:cs="B Nazanin"/>
        </w:rPr>
      </w:pPr>
      <w:r>
        <w:rPr>
          <w:rFonts w:cs="B Nazanin"/>
        </w:rPr>
        <w:pict>
          <v:shape id="_x0000_i1030" type="#_x0000_t75" style="width:369.3pt;height:356.5pt">
            <v:imagedata r:id="rId14" o:title="photo_2020-08-04_12-19-30" cropleft="11811f" cropright="15394f"/>
          </v:shape>
        </w:pict>
      </w:r>
    </w:p>
    <w:p w:rsidR="004147DE" w:rsidRPr="00D160EF" w:rsidRDefault="00D160EF" w:rsidP="00D160EF">
      <w:pPr>
        <w:rPr>
          <w:rFonts w:cs="B Nazanin"/>
          <w:b/>
          <w:bCs/>
          <w:rtl/>
        </w:rPr>
      </w:pPr>
      <w:r w:rsidRPr="00D160EF">
        <w:rPr>
          <w:rFonts w:cs="B Nazanin" w:hint="cs"/>
          <w:b/>
          <w:bCs/>
          <w:rtl/>
        </w:rPr>
        <w:lastRenderedPageBreak/>
        <w:t xml:space="preserve">نمودار مشتری </w:t>
      </w:r>
    </w:p>
    <w:p w:rsidR="0005694E" w:rsidRDefault="0005694E" w:rsidP="004B7369">
      <w:pPr>
        <w:jc w:val="center"/>
        <w:rPr>
          <w:rFonts w:cs="B Nazanin"/>
          <w:rtl/>
        </w:rPr>
      </w:pPr>
    </w:p>
    <w:p w:rsidR="00114D0B" w:rsidRDefault="00B24570" w:rsidP="004B7369">
      <w:pPr>
        <w:jc w:val="center"/>
        <w:rPr>
          <w:rFonts w:cs="B Nazanin"/>
        </w:rPr>
      </w:pPr>
      <w:r>
        <w:rPr>
          <w:rFonts w:cs="B Nazanin"/>
        </w:rPr>
        <w:pict>
          <v:shape id="_x0000_i1031" type="#_x0000_t75" style="width:389.6pt;height:336.2pt">
            <v:imagedata r:id="rId15" o:title="photo_2020-08-04_12-26-51" cropleft="15211f" cropright="7607f"/>
          </v:shape>
        </w:pict>
      </w:r>
    </w:p>
    <w:p w:rsidR="0005694E" w:rsidRDefault="0005694E" w:rsidP="004B7369">
      <w:pPr>
        <w:jc w:val="center"/>
        <w:rPr>
          <w:rFonts w:cs="B Nazanin"/>
          <w:rtl/>
        </w:rPr>
      </w:pPr>
    </w:p>
    <w:p w:rsidR="00687534" w:rsidRDefault="00687534" w:rsidP="004B7369">
      <w:pPr>
        <w:jc w:val="center"/>
        <w:rPr>
          <w:rFonts w:cs="B Nazanin"/>
          <w:rtl/>
        </w:rPr>
      </w:pPr>
    </w:p>
    <w:p w:rsidR="00687534" w:rsidRDefault="00687534" w:rsidP="004B7369">
      <w:pPr>
        <w:jc w:val="center"/>
        <w:rPr>
          <w:rFonts w:cs="B Nazanin"/>
          <w:rtl/>
        </w:rPr>
      </w:pPr>
    </w:p>
    <w:p w:rsidR="00687534" w:rsidRDefault="00687534" w:rsidP="004B7369">
      <w:pPr>
        <w:jc w:val="center"/>
        <w:rPr>
          <w:rFonts w:cs="B Nazanin"/>
          <w:rtl/>
        </w:rPr>
      </w:pPr>
    </w:p>
    <w:p w:rsidR="00687534" w:rsidRDefault="00687534" w:rsidP="004B7369">
      <w:pPr>
        <w:jc w:val="center"/>
        <w:rPr>
          <w:rFonts w:cs="B Nazanin"/>
          <w:rtl/>
        </w:rPr>
      </w:pPr>
    </w:p>
    <w:p w:rsidR="00687534" w:rsidRDefault="00687534" w:rsidP="004B7369">
      <w:pPr>
        <w:jc w:val="center"/>
        <w:rPr>
          <w:rFonts w:cs="B Nazanin"/>
          <w:rtl/>
        </w:rPr>
      </w:pPr>
    </w:p>
    <w:p w:rsidR="00687534" w:rsidRDefault="00687534" w:rsidP="004B7369">
      <w:pPr>
        <w:jc w:val="center"/>
        <w:rPr>
          <w:rFonts w:cs="B Nazanin"/>
          <w:rtl/>
        </w:rPr>
      </w:pPr>
    </w:p>
    <w:p w:rsidR="00687534" w:rsidRDefault="00687534" w:rsidP="004B7369">
      <w:pPr>
        <w:jc w:val="center"/>
        <w:rPr>
          <w:rFonts w:cs="B Nazanin"/>
          <w:rtl/>
        </w:rPr>
      </w:pPr>
    </w:p>
    <w:p w:rsidR="00687534" w:rsidRDefault="00687534" w:rsidP="004B7369">
      <w:pPr>
        <w:jc w:val="center"/>
        <w:rPr>
          <w:rFonts w:cs="B Nazanin"/>
          <w:rtl/>
        </w:rPr>
      </w:pPr>
    </w:p>
    <w:p w:rsidR="00687534" w:rsidRDefault="00687534" w:rsidP="004B7369">
      <w:pPr>
        <w:jc w:val="center"/>
        <w:rPr>
          <w:rFonts w:cs="B Nazanin"/>
          <w:rtl/>
        </w:rPr>
      </w:pPr>
    </w:p>
    <w:p w:rsidR="00687534" w:rsidRDefault="00687534" w:rsidP="004B7369">
      <w:pPr>
        <w:jc w:val="center"/>
        <w:rPr>
          <w:rFonts w:cs="B Nazanin"/>
          <w:rtl/>
        </w:rPr>
      </w:pPr>
    </w:p>
    <w:p w:rsidR="00114D0B" w:rsidRPr="009A7EF6" w:rsidRDefault="001F78A5" w:rsidP="009A7EF6">
      <w:pPr>
        <w:pStyle w:val="Heading1"/>
        <w:rPr>
          <w:b/>
          <w:bCs/>
        </w:rPr>
      </w:pPr>
      <w:bookmarkStart w:id="31" w:name="_Toc47446158"/>
      <w:r w:rsidRPr="009A7EF6">
        <w:rPr>
          <w:b/>
          <w:bCs/>
        </w:rPr>
        <w:lastRenderedPageBreak/>
        <w:t>Swimlane diagram</w:t>
      </w:r>
      <w:bookmarkEnd w:id="31"/>
      <w:r w:rsidRPr="009A7EF6">
        <w:rPr>
          <w:b/>
          <w:bCs/>
        </w:rPr>
        <w:t xml:space="preserve"> </w:t>
      </w:r>
    </w:p>
    <w:p w:rsidR="001F78A5" w:rsidRDefault="001F78A5" w:rsidP="001F78A5">
      <w:pPr>
        <w:rPr>
          <w:rFonts w:cs="B Nazanin"/>
          <w:rtl/>
        </w:rPr>
      </w:pPr>
    </w:p>
    <w:p w:rsidR="00891F3D" w:rsidRPr="004046FA" w:rsidRDefault="0041706A" w:rsidP="001F78A5">
      <w:pPr>
        <w:rPr>
          <w:rFonts w:cs="B Nazanin"/>
          <w:b/>
          <w:bCs/>
          <w:rtl/>
        </w:rPr>
      </w:pPr>
      <w:r w:rsidRPr="004046FA">
        <w:rPr>
          <w:rFonts w:cs="B Nazanin" w:hint="cs"/>
          <w:b/>
          <w:bCs/>
          <w:rtl/>
        </w:rPr>
        <w:t xml:space="preserve">نمودار </w:t>
      </w:r>
      <w:r w:rsidR="00891F3D" w:rsidRPr="004046FA">
        <w:rPr>
          <w:rFonts w:cs="B Nazanin" w:hint="cs"/>
          <w:b/>
          <w:bCs/>
          <w:rtl/>
        </w:rPr>
        <w:t xml:space="preserve">شماره 1 </w:t>
      </w:r>
    </w:p>
    <w:p w:rsidR="009D3D10" w:rsidRDefault="009D3D10" w:rsidP="001F78A5">
      <w:pPr>
        <w:rPr>
          <w:rFonts w:cs="B Nazanin"/>
        </w:rPr>
      </w:pPr>
      <w:r>
        <w:rPr>
          <w:rFonts w:cs="B Nazanin" w:hint="cs"/>
          <w:rtl/>
        </w:rPr>
        <w:t>انتخاب گزینه ویرایش منو توسط آشپز</w:t>
      </w:r>
    </w:p>
    <w:p w:rsidR="003307C4" w:rsidRDefault="00B24570" w:rsidP="005E6527">
      <w:pPr>
        <w:jc w:val="center"/>
        <w:rPr>
          <w:rFonts w:cs="B Nazanin"/>
          <w:rtl/>
        </w:rPr>
      </w:pPr>
      <w:r>
        <w:rPr>
          <w:rFonts w:cs="B Nazanin"/>
        </w:rPr>
        <w:pict>
          <v:shape id="_x0000_i1032" type="#_x0000_t75" style="width:354.75pt;height:333.85pt">
            <v:imagedata r:id="rId16" o:title="c2"/>
          </v:shape>
        </w:pict>
      </w:r>
    </w:p>
    <w:p w:rsidR="004B7369" w:rsidRPr="001A14D3" w:rsidRDefault="004B7369" w:rsidP="003307C4">
      <w:pPr>
        <w:rPr>
          <w:rFonts w:cs="B Nazanin"/>
        </w:rPr>
      </w:pPr>
    </w:p>
    <w:p w:rsidR="004B7369" w:rsidRDefault="004B7369" w:rsidP="004B7369">
      <w:pPr>
        <w:jc w:val="center"/>
        <w:rPr>
          <w:rFonts w:cs="B Nazanin"/>
          <w:rtl/>
        </w:rPr>
      </w:pPr>
    </w:p>
    <w:p w:rsidR="00FB5D59" w:rsidRDefault="00FB5D59" w:rsidP="004B7369">
      <w:pPr>
        <w:jc w:val="center"/>
        <w:rPr>
          <w:rFonts w:cs="B Nazanin"/>
          <w:rtl/>
        </w:rPr>
      </w:pPr>
    </w:p>
    <w:p w:rsidR="00FB5D59" w:rsidRDefault="00FB5D59" w:rsidP="004B7369">
      <w:pPr>
        <w:jc w:val="center"/>
        <w:rPr>
          <w:rFonts w:cs="B Nazanin"/>
          <w:rtl/>
        </w:rPr>
      </w:pPr>
    </w:p>
    <w:p w:rsidR="00FB5D59" w:rsidRDefault="00FB5D59" w:rsidP="004B7369">
      <w:pPr>
        <w:jc w:val="center"/>
        <w:rPr>
          <w:rFonts w:cs="B Nazanin"/>
          <w:rtl/>
        </w:rPr>
      </w:pPr>
    </w:p>
    <w:p w:rsidR="00FB5D59" w:rsidRDefault="00FB5D59" w:rsidP="004B7369">
      <w:pPr>
        <w:jc w:val="center"/>
        <w:rPr>
          <w:rFonts w:cs="B Nazanin"/>
          <w:rtl/>
        </w:rPr>
      </w:pPr>
    </w:p>
    <w:p w:rsidR="00FB5D59" w:rsidRDefault="00FB5D59" w:rsidP="004B7369">
      <w:pPr>
        <w:jc w:val="center"/>
        <w:rPr>
          <w:rFonts w:cs="B Nazanin"/>
          <w:rtl/>
        </w:rPr>
      </w:pPr>
    </w:p>
    <w:p w:rsidR="00FB5D59" w:rsidRDefault="00FB5D59" w:rsidP="004B7369">
      <w:pPr>
        <w:jc w:val="center"/>
        <w:rPr>
          <w:rFonts w:cs="B Nazanin"/>
          <w:rtl/>
        </w:rPr>
      </w:pPr>
    </w:p>
    <w:p w:rsidR="00FB5D59" w:rsidRPr="004046FA" w:rsidRDefault="0041706A" w:rsidP="003606AA">
      <w:pPr>
        <w:rPr>
          <w:rFonts w:cs="B Nazanin"/>
          <w:b/>
          <w:bCs/>
          <w:rtl/>
        </w:rPr>
      </w:pPr>
      <w:r w:rsidRPr="004046FA">
        <w:rPr>
          <w:rFonts w:cs="B Nazanin" w:hint="cs"/>
          <w:b/>
          <w:bCs/>
          <w:rtl/>
        </w:rPr>
        <w:t xml:space="preserve">نمودار </w:t>
      </w:r>
      <w:r w:rsidR="003606AA" w:rsidRPr="004046FA">
        <w:rPr>
          <w:rFonts w:cs="B Nazanin" w:hint="cs"/>
          <w:b/>
          <w:bCs/>
          <w:rtl/>
        </w:rPr>
        <w:t xml:space="preserve">شماره 2 </w:t>
      </w:r>
    </w:p>
    <w:p w:rsidR="004046FA" w:rsidRDefault="004046FA" w:rsidP="003606AA">
      <w:pPr>
        <w:rPr>
          <w:rFonts w:cs="B Nazanin"/>
          <w:rtl/>
        </w:rPr>
      </w:pPr>
      <w:r>
        <w:rPr>
          <w:rFonts w:cs="B Nazanin" w:hint="cs"/>
          <w:rtl/>
        </w:rPr>
        <w:t>انتخاب گزینه اعلام نیازمندی ها توسط آشپز</w:t>
      </w:r>
    </w:p>
    <w:p w:rsidR="003807C6" w:rsidRDefault="00B24570" w:rsidP="003606AA">
      <w:pPr>
        <w:rPr>
          <w:rFonts w:cs="B Nazanin"/>
        </w:rPr>
      </w:pPr>
      <w:r>
        <w:rPr>
          <w:rFonts w:cs="B Nazanin"/>
        </w:rPr>
        <w:lastRenderedPageBreak/>
        <w:pict>
          <v:shape id="_x0000_i1033" type="#_x0000_t75" style="width:433.75pt;height:381.5pt">
            <v:imagedata r:id="rId17" o:title="n2" croptop="418f" cropleft="988f" cropright="1482f"/>
          </v:shape>
        </w:pict>
      </w:r>
    </w:p>
    <w:p w:rsidR="00FE384E" w:rsidRDefault="00FE384E" w:rsidP="003606AA">
      <w:pPr>
        <w:rPr>
          <w:rFonts w:cs="B Nazanin"/>
          <w:rtl/>
        </w:rPr>
      </w:pPr>
    </w:p>
    <w:p w:rsidR="003807C6" w:rsidRDefault="003807C6" w:rsidP="003606AA">
      <w:pPr>
        <w:rPr>
          <w:rFonts w:cs="B Nazanin"/>
          <w:rtl/>
        </w:rPr>
      </w:pPr>
    </w:p>
    <w:p w:rsidR="003807C6" w:rsidRDefault="003807C6" w:rsidP="003606AA">
      <w:pPr>
        <w:rPr>
          <w:rFonts w:cs="B Nazanin"/>
          <w:rtl/>
        </w:rPr>
      </w:pPr>
    </w:p>
    <w:p w:rsidR="003807C6" w:rsidRDefault="003807C6" w:rsidP="003606AA">
      <w:pPr>
        <w:rPr>
          <w:rFonts w:cs="B Nazanin"/>
          <w:rtl/>
        </w:rPr>
      </w:pPr>
    </w:p>
    <w:p w:rsidR="003807C6" w:rsidRDefault="003807C6" w:rsidP="003606AA">
      <w:pPr>
        <w:rPr>
          <w:rFonts w:cs="B Nazanin"/>
          <w:rtl/>
        </w:rPr>
      </w:pPr>
    </w:p>
    <w:p w:rsidR="003807C6" w:rsidRDefault="003807C6" w:rsidP="003606AA">
      <w:pPr>
        <w:rPr>
          <w:rFonts w:cs="B Nazanin"/>
          <w:rtl/>
        </w:rPr>
      </w:pPr>
    </w:p>
    <w:p w:rsidR="003807C6" w:rsidRDefault="003807C6" w:rsidP="003606AA">
      <w:pPr>
        <w:rPr>
          <w:rFonts w:cs="B Nazanin"/>
          <w:rtl/>
        </w:rPr>
      </w:pPr>
    </w:p>
    <w:p w:rsidR="003807C6" w:rsidRDefault="003807C6" w:rsidP="003606AA">
      <w:pPr>
        <w:rPr>
          <w:rFonts w:cs="B Nazanin"/>
          <w:rtl/>
        </w:rPr>
      </w:pPr>
    </w:p>
    <w:p w:rsidR="003807C6" w:rsidRDefault="003807C6" w:rsidP="003606AA">
      <w:pPr>
        <w:rPr>
          <w:rFonts w:cs="B Nazanin"/>
          <w:rtl/>
        </w:rPr>
      </w:pPr>
    </w:p>
    <w:p w:rsidR="003807C6" w:rsidRDefault="003807C6" w:rsidP="003606AA">
      <w:pPr>
        <w:rPr>
          <w:rFonts w:cs="B Nazanin"/>
          <w:rtl/>
        </w:rPr>
      </w:pPr>
    </w:p>
    <w:p w:rsidR="003807C6" w:rsidRDefault="003807C6" w:rsidP="003606AA">
      <w:pPr>
        <w:rPr>
          <w:rFonts w:cs="B Nazanin"/>
          <w:rtl/>
        </w:rPr>
      </w:pPr>
    </w:p>
    <w:p w:rsidR="003807C6" w:rsidRPr="00F31D34" w:rsidRDefault="005822EC" w:rsidP="003606AA">
      <w:pPr>
        <w:rPr>
          <w:rFonts w:cs="B Nazanin"/>
          <w:b/>
          <w:bCs/>
          <w:rtl/>
        </w:rPr>
      </w:pPr>
      <w:r w:rsidRPr="00F31D34">
        <w:rPr>
          <w:rFonts w:cs="B Nazanin" w:hint="cs"/>
          <w:b/>
          <w:bCs/>
          <w:rtl/>
        </w:rPr>
        <w:t xml:space="preserve">نمودار </w:t>
      </w:r>
      <w:r w:rsidR="003807C6" w:rsidRPr="00F31D34">
        <w:rPr>
          <w:rFonts w:cs="B Nazanin" w:hint="cs"/>
          <w:b/>
          <w:bCs/>
          <w:rtl/>
        </w:rPr>
        <w:t>شماره 3</w:t>
      </w:r>
    </w:p>
    <w:p w:rsidR="00F31D34" w:rsidRDefault="00F31D34" w:rsidP="003606AA">
      <w:pPr>
        <w:rPr>
          <w:rFonts w:cs="B Nazanin"/>
          <w:rtl/>
        </w:rPr>
      </w:pPr>
      <w:r>
        <w:rPr>
          <w:rFonts w:cs="B Nazanin" w:hint="cs"/>
          <w:rtl/>
        </w:rPr>
        <w:lastRenderedPageBreak/>
        <w:t>انتخاب گزینه مشاهده سفارشات توسط آشپز</w:t>
      </w:r>
    </w:p>
    <w:p w:rsidR="003226B2" w:rsidRDefault="00B24570" w:rsidP="003606AA">
      <w:pPr>
        <w:rPr>
          <w:rFonts w:cs="B Nazanin"/>
          <w:rtl/>
        </w:rPr>
      </w:pPr>
      <w:r>
        <w:rPr>
          <w:rFonts w:cs="B Nazanin"/>
        </w:rPr>
        <w:pict>
          <v:shape id="_x0000_i1034" type="#_x0000_t75" style="width:437.25pt;height:361.75pt">
            <v:imagedata r:id="rId18" o:title="n3" croptop="610f" cropleft="844f" cropright="1135f"/>
          </v:shape>
        </w:pict>
      </w:r>
    </w:p>
    <w:p w:rsidR="00FB5D59" w:rsidRPr="001A14D3" w:rsidRDefault="00FB5D59" w:rsidP="00891F3D">
      <w:pPr>
        <w:rPr>
          <w:rFonts w:cs="B Nazanin"/>
        </w:rPr>
      </w:pPr>
    </w:p>
    <w:p w:rsidR="004B7369" w:rsidRDefault="004B7369" w:rsidP="009671F3">
      <w:pPr>
        <w:rPr>
          <w:rFonts w:cs="B Nazanin"/>
          <w:rtl/>
        </w:rPr>
      </w:pPr>
    </w:p>
    <w:p w:rsidR="009671F3" w:rsidRDefault="009671F3" w:rsidP="009671F3">
      <w:pPr>
        <w:rPr>
          <w:rFonts w:cs="B Nazanin"/>
          <w:rtl/>
        </w:rPr>
      </w:pPr>
    </w:p>
    <w:p w:rsidR="009671F3" w:rsidRDefault="009671F3" w:rsidP="009671F3">
      <w:pPr>
        <w:rPr>
          <w:rFonts w:cs="B Nazanin"/>
          <w:rtl/>
        </w:rPr>
      </w:pPr>
    </w:p>
    <w:p w:rsidR="009671F3" w:rsidRDefault="009671F3" w:rsidP="009671F3">
      <w:pPr>
        <w:rPr>
          <w:rFonts w:cs="B Nazanin"/>
          <w:rtl/>
        </w:rPr>
      </w:pPr>
    </w:p>
    <w:p w:rsidR="009671F3" w:rsidRDefault="009671F3" w:rsidP="009671F3">
      <w:pPr>
        <w:rPr>
          <w:rFonts w:cs="B Nazanin"/>
          <w:rtl/>
        </w:rPr>
      </w:pPr>
    </w:p>
    <w:p w:rsidR="009671F3" w:rsidRDefault="009671F3" w:rsidP="009671F3">
      <w:pPr>
        <w:rPr>
          <w:rFonts w:cs="B Nazanin"/>
          <w:rtl/>
        </w:rPr>
      </w:pPr>
    </w:p>
    <w:p w:rsidR="009671F3" w:rsidRDefault="009671F3" w:rsidP="009671F3">
      <w:pPr>
        <w:rPr>
          <w:rFonts w:cs="B Nazanin"/>
          <w:rtl/>
        </w:rPr>
      </w:pPr>
    </w:p>
    <w:p w:rsidR="009671F3" w:rsidRDefault="009671F3" w:rsidP="009671F3">
      <w:pPr>
        <w:rPr>
          <w:rFonts w:cs="B Nazanin"/>
          <w:rtl/>
        </w:rPr>
      </w:pPr>
    </w:p>
    <w:p w:rsidR="004B7369" w:rsidRPr="00AA01D4" w:rsidRDefault="009671F3" w:rsidP="009671F3">
      <w:pPr>
        <w:rPr>
          <w:rFonts w:cs="B Nazanin"/>
          <w:b/>
          <w:bCs/>
          <w:rtl/>
        </w:rPr>
      </w:pPr>
      <w:r w:rsidRPr="00AA01D4">
        <w:rPr>
          <w:rFonts w:cs="B Nazanin" w:hint="cs"/>
          <w:b/>
          <w:bCs/>
          <w:rtl/>
        </w:rPr>
        <w:t>نمودار شماره 4</w:t>
      </w:r>
    </w:p>
    <w:p w:rsidR="00AA01D4" w:rsidRDefault="00AA01D4" w:rsidP="009671F3">
      <w:pPr>
        <w:rPr>
          <w:rFonts w:cs="B Nazanin"/>
          <w:rtl/>
        </w:rPr>
      </w:pPr>
      <w:r>
        <w:rPr>
          <w:rFonts w:cs="B Nazanin" w:hint="cs"/>
          <w:rtl/>
        </w:rPr>
        <w:t>انتخاب شعبه و غذا از طریق منوی آن توسط مشتری</w:t>
      </w:r>
    </w:p>
    <w:p w:rsidR="00A921F2" w:rsidRDefault="00B24570" w:rsidP="009671F3">
      <w:pPr>
        <w:rPr>
          <w:rFonts w:cs="B Nazanin"/>
        </w:rPr>
      </w:pPr>
      <w:r>
        <w:rPr>
          <w:rFonts w:cs="B Nazanin"/>
        </w:rPr>
        <w:lastRenderedPageBreak/>
        <w:pict>
          <v:shape id="_x0000_i1035" type="#_x0000_t75" style="width:433.75pt;height:434.9pt">
            <v:imagedata r:id="rId19" o:title="n4" croptop="442f" cropleft="1417f" cropright="1133f"/>
          </v:shape>
        </w:pict>
      </w:r>
    </w:p>
    <w:p w:rsidR="009671F3" w:rsidRDefault="009671F3" w:rsidP="009671F3">
      <w:pPr>
        <w:rPr>
          <w:rFonts w:cs="B Nazanin"/>
          <w:rtl/>
        </w:rPr>
      </w:pPr>
    </w:p>
    <w:p w:rsidR="00A921F2" w:rsidRDefault="00A921F2" w:rsidP="009671F3">
      <w:pPr>
        <w:rPr>
          <w:rFonts w:cs="B Nazanin"/>
          <w:rtl/>
        </w:rPr>
      </w:pPr>
    </w:p>
    <w:p w:rsidR="00A921F2" w:rsidRDefault="00A921F2" w:rsidP="009671F3">
      <w:pPr>
        <w:rPr>
          <w:rFonts w:cs="B Nazanin"/>
          <w:rtl/>
        </w:rPr>
      </w:pPr>
    </w:p>
    <w:p w:rsidR="00A921F2" w:rsidRDefault="00A921F2" w:rsidP="009671F3">
      <w:pPr>
        <w:rPr>
          <w:rFonts w:cs="B Nazanin"/>
          <w:rtl/>
        </w:rPr>
      </w:pPr>
    </w:p>
    <w:p w:rsidR="00A921F2" w:rsidRDefault="00A921F2" w:rsidP="009671F3">
      <w:pPr>
        <w:rPr>
          <w:rFonts w:cs="B Nazanin"/>
          <w:rtl/>
        </w:rPr>
      </w:pPr>
    </w:p>
    <w:p w:rsidR="00A921F2" w:rsidRDefault="00A921F2" w:rsidP="009671F3">
      <w:pPr>
        <w:rPr>
          <w:rFonts w:cs="B Nazanin"/>
          <w:rtl/>
        </w:rPr>
      </w:pPr>
    </w:p>
    <w:p w:rsidR="00A921F2" w:rsidRDefault="00A921F2" w:rsidP="009671F3">
      <w:pPr>
        <w:rPr>
          <w:rFonts w:cs="B Nazanin"/>
          <w:rtl/>
        </w:rPr>
      </w:pPr>
    </w:p>
    <w:p w:rsidR="00EB0FC4" w:rsidRDefault="00EB0FC4" w:rsidP="009671F3">
      <w:pPr>
        <w:rPr>
          <w:rFonts w:cs="B Nazanin"/>
          <w:rtl/>
        </w:rPr>
      </w:pPr>
    </w:p>
    <w:p w:rsidR="00A921F2" w:rsidRPr="00266747" w:rsidRDefault="00A921F2" w:rsidP="009671F3">
      <w:pPr>
        <w:rPr>
          <w:rFonts w:cs="B Nazanin"/>
          <w:b/>
          <w:bCs/>
          <w:rtl/>
        </w:rPr>
      </w:pPr>
      <w:r w:rsidRPr="00266747">
        <w:rPr>
          <w:rFonts w:cs="B Nazanin" w:hint="cs"/>
          <w:b/>
          <w:bCs/>
          <w:rtl/>
        </w:rPr>
        <w:t>نمودار شماره 5</w:t>
      </w:r>
    </w:p>
    <w:p w:rsidR="00266747" w:rsidRDefault="00266747" w:rsidP="009671F3">
      <w:pPr>
        <w:rPr>
          <w:rFonts w:cs="B Nazanin"/>
        </w:rPr>
      </w:pPr>
      <w:r>
        <w:rPr>
          <w:rFonts w:cs="B Nazanin" w:hint="cs"/>
          <w:rtl/>
        </w:rPr>
        <w:t>ورود به اپلیکیشن توسط کاربر سیستم</w:t>
      </w:r>
      <w:r w:rsidR="001A5323">
        <w:rPr>
          <w:rFonts w:cs="B Nazanin"/>
        </w:rPr>
        <w:t>(login)</w:t>
      </w:r>
    </w:p>
    <w:p w:rsidR="005D0B1A" w:rsidRDefault="00B24570" w:rsidP="009671F3">
      <w:pPr>
        <w:rPr>
          <w:rFonts w:cs="B Nazanin"/>
        </w:rPr>
      </w:pPr>
      <w:r>
        <w:rPr>
          <w:rFonts w:cs="B Nazanin"/>
        </w:rPr>
        <w:lastRenderedPageBreak/>
        <w:pict>
          <v:shape id="_x0000_i1036" type="#_x0000_t75" style="width:422.7pt;height:352.45pt">
            <v:imagedata r:id="rId20" o:title="n5" croptop="1241f" cropleft="2194f" cropright="1911f"/>
          </v:shape>
        </w:pict>
      </w:r>
    </w:p>
    <w:p w:rsidR="00A921F2" w:rsidRDefault="00A921F2" w:rsidP="009671F3">
      <w:pPr>
        <w:rPr>
          <w:rFonts w:cs="B Nazanin"/>
          <w:rtl/>
        </w:rPr>
      </w:pPr>
    </w:p>
    <w:p w:rsidR="005D0B1A" w:rsidRDefault="005D0B1A" w:rsidP="009671F3">
      <w:pPr>
        <w:rPr>
          <w:rFonts w:cs="B Nazanin"/>
          <w:rtl/>
        </w:rPr>
      </w:pPr>
    </w:p>
    <w:p w:rsidR="005D0B1A" w:rsidRDefault="005D0B1A" w:rsidP="009671F3">
      <w:pPr>
        <w:rPr>
          <w:rFonts w:cs="B Nazanin"/>
          <w:rtl/>
        </w:rPr>
      </w:pPr>
    </w:p>
    <w:p w:rsidR="005D0B1A" w:rsidRDefault="005D0B1A" w:rsidP="009671F3">
      <w:pPr>
        <w:rPr>
          <w:rFonts w:cs="B Nazanin"/>
          <w:rtl/>
        </w:rPr>
      </w:pPr>
    </w:p>
    <w:p w:rsidR="005D0B1A" w:rsidRDefault="005D0B1A" w:rsidP="009671F3">
      <w:pPr>
        <w:rPr>
          <w:rFonts w:cs="B Nazanin"/>
          <w:rtl/>
        </w:rPr>
      </w:pPr>
    </w:p>
    <w:p w:rsidR="005D0B1A" w:rsidRDefault="005D0B1A" w:rsidP="009671F3">
      <w:pPr>
        <w:rPr>
          <w:rFonts w:cs="B Nazanin"/>
          <w:rtl/>
        </w:rPr>
      </w:pPr>
    </w:p>
    <w:p w:rsidR="005D0B1A" w:rsidRDefault="005D0B1A" w:rsidP="009671F3">
      <w:pPr>
        <w:rPr>
          <w:rFonts w:cs="B Nazanin"/>
          <w:rtl/>
        </w:rPr>
      </w:pPr>
    </w:p>
    <w:p w:rsidR="005D0B1A" w:rsidRDefault="005D0B1A" w:rsidP="009671F3">
      <w:pPr>
        <w:rPr>
          <w:rFonts w:cs="B Nazanin"/>
          <w:rtl/>
        </w:rPr>
      </w:pPr>
    </w:p>
    <w:p w:rsidR="005D0B1A" w:rsidRDefault="005D0B1A" w:rsidP="009671F3">
      <w:pPr>
        <w:rPr>
          <w:rFonts w:cs="B Nazanin"/>
          <w:rtl/>
        </w:rPr>
      </w:pPr>
    </w:p>
    <w:p w:rsidR="005D0B1A" w:rsidRDefault="005D0B1A" w:rsidP="009671F3">
      <w:pPr>
        <w:rPr>
          <w:rFonts w:cs="B Nazanin"/>
          <w:rtl/>
        </w:rPr>
      </w:pPr>
    </w:p>
    <w:p w:rsidR="005D0B1A" w:rsidRDefault="005D0B1A" w:rsidP="009671F3">
      <w:pPr>
        <w:rPr>
          <w:rFonts w:cs="B Nazanin"/>
          <w:rtl/>
        </w:rPr>
      </w:pPr>
    </w:p>
    <w:p w:rsidR="001F1E4E" w:rsidRDefault="001F1E4E" w:rsidP="009671F3">
      <w:pPr>
        <w:rPr>
          <w:rFonts w:cs="B Nazanin"/>
          <w:rtl/>
        </w:rPr>
      </w:pPr>
    </w:p>
    <w:p w:rsidR="001F1E4E" w:rsidRDefault="001F1E4E" w:rsidP="009671F3">
      <w:pPr>
        <w:rPr>
          <w:rFonts w:cs="B Nazanin"/>
          <w:rtl/>
        </w:rPr>
      </w:pPr>
    </w:p>
    <w:p w:rsidR="005D0B1A" w:rsidRPr="00CF2457" w:rsidRDefault="005D0B1A" w:rsidP="009671F3">
      <w:pPr>
        <w:rPr>
          <w:rFonts w:cs="B Nazanin"/>
          <w:b/>
          <w:bCs/>
        </w:rPr>
      </w:pPr>
      <w:r w:rsidRPr="00CF2457">
        <w:rPr>
          <w:rFonts w:cs="B Nazanin" w:hint="cs"/>
          <w:b/>
          <w:bCs/>
          <w:rtl/>
        </w:rPr>
        <w:lastRenderedPageBreak/>
        <w:t>نمودار شماره 6</w:t>
      </w:r>
    </w:p>
    <w:p w:rsidR="00CF2457" w:rsidRDefault="00CF2457" w:rsidP="009671F3">
      <w:pPr>
        <w:rPr>
          <w:rFonts w:cs="B Nazanin"/>
          <w:rtl/>
        </w:rPr>
      </w:pPr>
      <w:r>
        <w:rPr>
          <w:rFonts w:cs="B Nazanin" w:hint="cs"/>
          <w:rtl/>
        </w:rPr>
        <w:t>انتخاب گزینه فراموشی رمز عبور توسط کاربر سیستم</w:t>
      </w:r>
    </w:p>
    <w:p w:rsidR="00964B0E" w:rsidRDefault="00B24570" w:rsidP="009671F3">
      <w:pPr>
        <w:rPr>
          <w:rFonts w:cs="B Nazanin"/>
        </w:rPr>
      </w:pPr>
      <w:r>
        <w:rPr>
          <w:rFonts w:cs="B Nazanin"/>
        </w:rPr>
        <w:pict>
          <v:shape id="_x0000_i1037" type="#_x0000_t75" style="width:430.85pt;height:418.05pt">
            <v:imagedata r:id="rId21" o:title="n6" croptop="528f" cropleft="1279f" cropright="1627f"/>
          </v:shape>
        </w:pict>
      </w:r>
    </w:p>
    <w:p w:rsidR="005D0B1A" w:rsidRDefault="005D0B1A" w:rsidP="009671F3">
      <w:pPr>
        <w:rPr>
          <w:rFonts w:cs="B Nazanin"/>
          <w:rtl/>
        </w:rPr>
      </w:pPr>
    </w:p>
    <w:p w:rsidR="00964B0E" w:rsidRDefault="00964B0E" w:rsidP="009671F3">
      <w:pPr>
        <w:rPr>
          <w:rFonts w:cs="B Nazanin"/>
          <w:rtl/>
        </w:rPr>
      </w:pPr>
    </w:p>
    <w:p w:rsidR="00964B0E" w:rsidRDefault="00964B0E" w:rsidP="009671F3">
      <w:pPr>
        <w:rPr>
          <w:rFonts w:cs="B Nazanin"/>
          <w:rtl/>
        </w:rPr>
      </w:pPr>
    </w:p>
    <w:p w:rsidR="00964B0E" w:rsidRDefault="00964B0E" w:rsidP="009671F3">
      <w:pPr>
        <w:rPr>
          <w:rFonts w:cs="B Nazanin"/>
          <w:rtl/>
        </w:rPr>
      </w:pPr>
    </w:p>
    <w:p w:rsidR="00964B0E" w:rsidRDefault="00964B0E" w:rsidP="009671F3">
      <w:pPr>
        <w:rPr>
          <w:rFonts w:cs="B Nazanin"/>
          <w:rtl/>
        </w:rPr>
      </w:pPr>
    </w:p>
    <w:p w:rsidR="00964B0E" w:rsidRDefault="00964B0E" w:rsidP="009671F3">
      <w:pPr>
        <w:rPr>
          <w:rFonts w:cs="B Nazanin"/>
          <w:rtl/>
        </w:rPr>
      </w:pPr>
    </w:p>
    <w:p w:rsidR="00964B0E" w:rsidRDefault="00964B0E" w:rsidP="009671F3">
      <w:pPr>
        <w:rPr>
          <w:rFonts w:cs="B Nazanin"/>
          <w:rtl/>
        </w:rPr>
      </w:pPr>
    </w:p>
    <w:p w:rsidR="00964B0E" w:rsidRDefault="00964B0E" w:rsidP="009671F3">
      <w:pPr>
        <w:rPr>
          <w:rFonts w:cs="B Nazanin"/>
          <w:rtl/>
        </w:rPr>
      </w:pPr>
    </w:p>
    <w:p w:rsidR="00964B0E" w:rsidRPr="00A07353" w:rsidRDefault="00964B0E" w:rsidP="009671F3">
      <w:pPr>
        <w:rPr>
          <w:rFonts w:cs="B Nazanin"/>
          <w:b/>
          <w:bCs/>
          <w:rtl/>
        </w:rPr>
      </w:pPr>
      <w:r w:rsidRPr="00A07353">
        <w:rPr>
          <w:rFonts w:cs="B Nazanin" w:hint="cs"/>
          <w:b/>
          <w:bCs/>
          <w:rtl/>
        </w:rPr>
        <w:lastRenderedPageBreak/>
        <w:t>نمودار شماره 7</w:t>
      </w:r>
    </w:p>
    <w:p w:rsidR="00A07353" w:rsidRDefault="00A07353" w:rsidP="00F75354">
      <w:pPr>
        <w:rPr>
          <w:rFonts w:cs="B Nazanin"/>
        </w:rPr>
      </w:pPr>
      <w:r>
        <w:rPr>
          <w:rFonts w:cs="B Nazanin" w:hint="cs"/>
          <w:rtl/>
        </w:rPr>
        <w:t>انتخاب گزینه ثبت نام توسط کاربر سیستم</w:t>
      </w:r>
      <w:r w:rsidR="00D72BCD">
        <w:rPr>
          <w:rFonts w:cs="B Nazanin"/>
        </w:rPr>
        <w:t>(</w:t>
      </w:r>
      <w:r w:rsidR="00F75354">
        <w:rPr>
          <w:rFonts w:cs="B Nazanin"/>
        </w:rPr>
        <w:t>sign up</w:t>
      </w:r>
      <w:r w:rsidR="00D72BCD">
        <w:rPr>
          <w:rFonts w:cs="B Nazanin"/>
        </w:rPr>
        <w:t>)</w:t>
      </w:r>
    </w:p>
    <w:p w:rsidR="00777D14" w:rsidRDefault="00B24570" w:rsidP="009671F3">
      <w:pPr>
        <w:rPr>
          <w:rFonts w:cs="B Nazanin"/>
        </w:rPr>
      </w:pPr>
      <w:r>
        <w:rPr>
          <w:rFonts w:cs="B Nazanin"/>
        </w:rPr>
        <w:pict>
          <v:shape id="_x0000_i1038" type="#_x0000_t75" style="width:427.35pt;height:401.25pt">
            <v:imagedata r:id="rId22" o:title="n7" croptop="862f" cropleft="1693f" cropright="1700f"/>
          </v:shape>
        </w:pict>
      </w:r>
    </w:p>
    <w:p w:rsidR="00964B0E" w:rsidRDefault="00964B0E" w:rsidP="009671F3">
      <w:pPr>
        <w:rPr>
          <w:rFonts w:cs="B Nazanin"/>
          <w:rtl/>
        </w:rPr>
      </w:pPr>
    </w:p>
    <w:p w:rsidR="00777D14" w:rsidRDefault="00777D14" w:rsidP="009671F3">
      <w:pPr>
        <w:rPr>
          <w:rFonts w:cs="B Nazanin"/>
          <w:rtl/>
        </w:rPr>
      </w:pPr>
    </w:p>
    <w:p w:rsidR="00777D14" w:rsidRDefault="00777D14" w:rsidP="009671F3">
      <w:pPr>
        <w:rPr>
          <w:rFonts w:cs="B Nazanin"/>
          <w:rtl/>
        </w:rPr>
      </w:pPr>
    </w:p>
    <w:p w:rsidR="00777D14" w:rsidRDefault="00777D14" w:rsidP="009671F3">
      <w:pPr>
        <w:rPr>
          <w:rFonts w:cs="B Nazanin"/>
          <w:rtl/>
        </w:rPr>
      </w:pPr>
    </w:p>
    <w:p w:rsidR="00777D14" w:rsidRDefault="00777D14" w:rsidP="009671F3">
      <w:pPr>
        <w:rPr>
          <w:rFonts w:cs="B Nazanin"/>
          <w:rtl/>
        </w:rPr>
      </w:pPr>
    </w:p>
    <w:p w:rsidR="00777D14" w:rsidRDefault="00777D14" w:rsidP="009671F3">
      <w:pPr>
        <w:rPr>
          <w:rFonts w:cs="B Nazanin"/>
          <w:rtl/>
        </w:rPr>
      </w:pPr>
    </w:p>
    <w:p w:rsidR="00777D14" w:rsidRDefault="00777D14" w:rsidP="009671F3">
      <w:pPr>
        <w:rPr>
          <w:rFonts w:cs="B Nazanin"/>
          <w:rtl/>
        </w:rPr>
      </w:pPr>
    </w:p>
    <w:p w:rsidR="00777D14" w:rsidRDefault="00777D14" w:rsidP="009671F3">
      <w:pPr>
        <w:rPr>
          <w:rFonts w:cs="B Nazanin"/>
          <w:rtl/>
        </w:rPr>
      </w:pPr>
    </w:p>
    <w:p w:rsidR="00777D14" w:rsidRDefault="00777D14" w:rsidP="009671F3">
      <w:pPr>
        <w:rPr>
          <w:rFonts w:cs="B Nazanin"/>
          <w:rtl/>
        </w:rPr>
      </w:pPr>
    </w:p>
    <w:p w:rsidR="00777D14" w:rsidRPr="00A76B94" w:rsidRDefault="00777D14" w:rsidP="009671F3">
      <w:pPr>
        <w:rPr>
          <w:rFonts w:cs="B Nazanin"/>
          <w:b/>
          <w:bCs/>
        </w:rPr>
      </w:pPr>
      <w:r w:rsidRPr="00A76B94">
        <w:rPr>
          <w:rFonts w:cs="B Nazanin" w:hint="cs"/>
          <w:b/>
          <w:bCs/>
          <w:rtl/>
        </w:rPr>
        <w:lastRenderedPageBreak/>
        <w:t>نمودار شماره 8</w:t>
      </w:r>
    </w:p>
    <w:p w:rsidR="00A76B94" w:rsidRDefault="00A76B94" w:rsidP="009671F3">
      <w:pPr>
        <w:rPr>
          <w:rFonts w:cs="B Nazanin"/>
          <w:rtl/>
        </w:rPr>
      </w:pPr>
      <w:r>
        <w:rPr>
          <w:rFonts w:cs="B Nazanin" w:hint="cs"/>
          <w:rtl/>
        </w:rPr>
        <w:t xml:space="preserve">انتخاب </w:t>
      </w:r>
      <w:r w:rsidR="0005370D">
        <w:rPr>
          <w:rFonts w:cs="B Nazanin" w:hint="cs"/>
          <w:rtl/>
        </w:rPr>
        <w:t xml:space="preserve">گزینه </w:t>
      </w:r>
      <w:r>
        <w:rPr>
          <w:rFonts w:cs="B Nazanin" w:hint="cs"/>
          <w:rtl/>
        </w:rPr>
        <w:t>مشاهده سفارشات (آماده ارسال) توسط پیک</w:t>
      </w:r>
    </w:p>
    <w:p w:rsidR="00224F09" w:rsidRDefault="00B24570" w:rsidP="009671F3">
      <w:pPr>
        <w:rPr>
          <w:rFonts w:cs="B Nazanin"/>
        </w:rPr>
      </w:pPr>
      <w:r>
        <w:rPr>
          <w:rFonts w:cs="B Nazanin"/>
        </w:rPr>
        <w:pict>
          <v:shape id="_x0000_i1039" type="#_x0000_t75" style="width:430.25pt;height:408.2pt">
            <v:imagedata r:id="rId23" o:title="n8" croptop="667f" cropleft="850f" cropright="2194f"/>
          </v:shape>
        </w:pict>
      </w:r>
    </w:p>
    <w:p w:rsidR="00777D14" w:rsidRDefault="00777D14" w:rsidP="009671F3">
      <w:pPr>
        <w:rPr>
          <w:rFonts w:cs="B Nazanin"/>
          <w:rtl/>
        </w:rPr>
      </w:pPr>
    </w:p>
    <w:p w:rsidR="00224F09" w:rsidRDefault="00224F09" w:rsidP="009671F3">
      <w:pPr>
        <w:rPr>
          <w:rFonts w:cs="B Nazanin"/>
          <w:rtl/>
        </w:rPr>
      </w:pPr>
    </w:p>
    <w:p w:rsidR="00224F09" w:rsidRDefault="00224F09" w:rsidP="009671F3">
      <w:pPr>
        <w:rPr>
          <w:rFonts w:cs="B Nazanin"/>
          <w:rtl/>
        </w:rPr>
      </w:pPr>
    </w:p>
    <w:p w:rsidR="00224F09" w:rsidRDefault="00224F09" w:rsidP="009671F3">
      <w:pPr>
        <w:rPr>
          <w:rFonts w:cs="B Nazanin"/>
          <w:rtl/>
        </w:rPr>
      </w:pPr>
    </w:p>
    <w:p w:rsidR="00224F09" w:rsidRDefault="00224F09" w:rsidP="009671F3">
      <w:pPr>
        <w:rPr>
          <w:rFonts w:cs="B Nazanin"/>
          <w:rtl/>
        </w:rPr>
      </w:pPr>
    </w:p>
    <w:p w:rsidR="00224F09" w:rsidRDefault="00224F09" w:rsidP="009671F3">
      <w:pPr>
        <w:rPr>
          <w:rFonts w:cs="B Nazanin"/>
          <w:rtl/>
        </w:rPr>
      </w:pPr>
    </w:p>
    <w:p w:rsidR="00224F09" w:rsidRDefault="00224F09" w:rsidP="009671F3">
      <w:pPr>
        <w:rPr>
          <w:rFonts w:cs="B Nazanin"/>
          <w:rtl/>
        </w:rPr>
      </w:pPr>
    </w:p>
    <w:p w:rsidR="00224F09" w:rsidRDefault="00224F09" w:rsidP="009671F3">
      <w:pPr>
        <w:rPr>
          <w:rFonts w:cs="B Nazanin"/>
          <w:rtl/>
        </w:rPr>
      </w:pPr>
    </w:p>
    <w:p w:rsidR="00224F09" w:rsidRDefault="00224F09" w:rsidP="009671F3">
      <w:pPr>
        <w:rPr>
          <w:rFonts w:cs="B Nazanin"/>
          <w:rtl/>
        </w:rPr>
      </w:pPr>
    </w:p>
    <w:p w:rsidR="00224F09" w:rsidRPr="00EF3763" w:rsidRDefault="003E38C5" w:rsidP="009671F3">
      <w:pPr>
        <w:rPr>
          <w:rFonts w:cs="B Nazanin"/>
          <w:b/>
          <w:bCs/>
          <w:rtl/>
        </w:rPr>
      </w:pPr>
      <w:r w:rsidRPr="00EF3763">
        <w:rPr>
          <w:rFonts w:cs="B Nazanin" w:hint="cs"/>
          <w:b/>
          <w:bCs/>
          <w:rtl/>
        </w:rPr>
        <w:lastRenderedPageBreak/>
        <w:t>نمودار شماره 9</w:t>
      </w:r>
    </w:p>
    <w:p w:rsidR="00E91AF6" w:rsidRDefault="00EF3763" w:rsidP="009671F3">
      <w:pPr>
        <w:rPr>
          <w:rFonts w:cs="B Nazanin"/>
          <w:rtl/>
        </w:rPr>
      </w:pPr>
      <w:r>
        <w:rPr>
          <w:rFonts w:cs="B Nazanin" w:hint="cs"/>
          <w:rtl/>
        </w:rPr>
        <w:t>انتخاب</w:t>
      </w:r>
      <w:r w:rsidR="0005370D">
        <w:rPr>
          <w:rFonts w:cs="B Nazanin" w:hint="cs"/>
          <w:rtl/>
        </w:rPr>
        <w:t xml:space="preserve"> گزینه</w:t>
      </w:r>
      <w:r>
        <w:rPr>
          <w:rFonts w:cs="B Nazanin" w:hint="cs"/>
          <w:rtl/>
        </w:rPr>
        <w:t xml:space="preserve"> مشاهده ا</w:t>
      </w:r>
      <w:r w:rsidR="00283A4A">
        <w:rPr>
          <w:rFonts w:cs="B Nazanin" w:hint="cs"/>
          <w:rtl/>
        </w:rPr>
        <w:t>قلام مورد نیاز آشپزخانه توسط پیک</w:t>
      </w:r>
    </w:p>
    <w:p w:rsidR="009765F6" w:rsidRDefault="00B24570" w:rsidP="009671F3">
      <w:pPr>
        <w:rPr>
          <w:rFonts w:cs="B Nazanin"/>
        </w:rPr>
      </w:pPr>
      <w:r>
        <w:rPr>
          <w:rFonts w:cs="B Nazanin"/>
        </w:rPr>
        <w:pict>
          <v:shape id="_x0000_i1040" type="#_x0000_t75" style="width:429.1pt;height:416.9pt">
            <v:imagedata r:id="rId24" o:title="n9" croptop="631f" cropleft="1460f" cropright="1693f"/>
          </v:shape>
        </w:pict>
      </w:r>
    </w:p>
    <w:p w:rsidR="003E38C5" w:rsidRDefault="003E38C5" w:rsidP="009671F3">
      <w:pPr>
        <w:rPr>
          <w:rFonts w:cs="B Nazanin"/>
          <w:rtl/>
        </w:rPr>
      </w:pPr>
    </w:p>
    <w:p w:rsidR="009765F6" w:rsidRDefault="009765F6" w:rsidP="009671F3">
      <w:pPr>
        <w:rPr>
          <w:rFonts w:cs="B Nazanin"/>
          <w:rtl/>
        </w:rPr>
      </w:pPr>
    </w:p>
    <w:p w:rsidR="009765F6" w:rsidRDefault="009765F6" w:rsidP="009671F3">
      <w:pPr>
        <w:rPr>
          <w:rFonts w:cs="B Nazanin"/>
          <w:rtl/>
        </w:rPr>
      </w:pPr>
    </w:p>
    <w:p w:rsidR="009765F6" w:rsidRDefault="009765F6" w:rsidP="009671F3">
      <w:pPr>
        <w:rPr>
          <w:rFonts w:cs="B Nazanin"/>
          <w:rtl/>
        </w:rPr>
      </w:pPr>
    </w:p>
    <w:p w:rsidR="009765F6" w:rsidRDefault="009765F6" w:rsidP="009671F3">
      <w:pPr>
        <w:rPr>
          <w:rFonts w:cs="B Nazanin"/>
          <w:rtl/>
        </w:rPr>
      </w:pPr>
    </w:p>
    <w:p w:rsidR="009765F6" w:rsidRDefault="009765F6" w:rsidP="009671F3">
      <w:pPr>
        <w:rPr>
          <w:rFonts w:cs="B Nazanin"/>
          <w:rtl/>
        </w:rPr>
      </w:pPr>
    </w:p>
    <w:p w:rsidR="009765F6" w:rsidRDefault="009765F6" w:rsidP="009671F3">
      <w:pPr>
        <w:rPr>
          <w:rFonts w:cs="B Nazanin"/>
          <w:rtl/>
        </w:rPr>
      </w:pPr>
    </w:p>
    <w:p w:rsidR="009765F6" w:rsidRDefault="009765F6" w:rsidP="009671F3">
      <w:pPr>
        <w:rPr>
          <w:rFonts w:cs="B Nazanin"/>
          <w:rtl/>
        </w:rPr>
      </w:pPr>
    </w:p>
    <w:p w:rsidR="009765F6" w:rsidRPr="0005370D" w:rsidRDefault="009765F6" w:rsidP="009671F3">
      <w:pPr>
        <w:rPr>
          <w:rFonts w:cs="B Nazanin"/>
          <w:b/>
          <w:bCs/>
          <w:rtl/>
        </w:rPr>
      </w:pPr>
      <w:r w:rsidRPr="0005370D">
        <w:rPr>
          <w:rFonts w:cs="B Nazanin" w:hint="cs"/>
          <w:b/>
          <w:bCs/>
          <w:rtl/>
        </w:rPr>
        <w:lastRenderedPageBreak/>
        <w:t>نمودار شماره 10</w:t>
      </w:r>
    </w:p>
    <w:p w:rsidR="0005370D" w:rsidRDefault="0005370D" w:rsidP="009671F3">
      <w:pPr>
        <w:rPr>
          <w:rFonts w:cs="B Nazanin"/>
          <w:rtl/>
        </w:rPr>
      </w:pPr>
      <w:r>
        <w:rPr>
          <w:rFonts w:cs="B Nazanin" w:hint="cs"/>
          <w:rtl/>
        </w:rPr>
        <w:t>انتخاب گزینه تایید اقلام مورد نیاز</w:t>
      </w:r>
      <w:r w:rsidR="00036F9F">
        <w:rPr>
          <w:rFonts w:cs="B Nazanin" w:hint="cs"/>
          <w:rtl/>
        </w:rPr>
        <w:t xml:space="preserve"> آشپز توسط حسابدار</w:t>
      </w:r>
    </w:p>
    <w:p w:rsidR="009765F6" w:rsidRPr="001A14D3" w:rsidRDefault="00B24570" w:rsidP="009671F3">
      <w:pPr>
        <w:rPr>
          <w:rFonts w:cs="B Nazanin"/>
        </w:rPr>
      </w:pPr>
      <w:r>
        <w:rPr>
          <w:rFonts w:cs="B Nazanin"/>
        </w:rPr>
        <w:pict>
          <v:shape id="_x0000_i1041" type="#_x0000_t75" style="width:426.2pt;height:419.8pt">
            <v:imagedata r:id="rId25" o:title="n10" croptop="1060f" cropleft="1693f" cropright="1918f"/>
          </v:shape>
        </w:pict>
      </w:r>
    </w:p>
    <w:p w:rsidR="004B7369" w:rsidRDefault="004B7369" w:rsidP="00065226">
      <w:pPr>
        <w:rPr>
          <w:rFonts w:cs="B Nazanin"/>
          <w:rtl/>
        </w:rPr>
      </w:pPr>
    </w:p>
    <w:p w:rsidR="00065226" w:rsidRDefault="00065226" w:rsidP="00065226">
      <w:pPr>
        <w:rPr>
          <w:rFonts w:cs="B Nazanin"/>
          <w:rtl/>
        </w:rPr>
      </w:pPr>
    </w:p>
    <w:p w:rsidR="00065226" w:rsidRDefault="00065226" w:rsidP="00065226">
      <w:pPr>
        <w:rPr>
          <w:rFonts w:cs="B Nazanin"/>
          <w:rtl/>
        </w:rPr>
      </w:pPr>
    </w:p>
    <w:p w:rsidR="00065226" w:rsidRDefault="00065226" w:rsidP="00065226">
      <w:pPr>
        <w:rPr>
          <w:rFonts w:cs="B Nazanin"/>
          <w:rtl/>
        </w:rPr>
      </w:pPr>
    </w:p>
    <w:p w:rsidR="00065226" w:rsidRDefault="00065226" w:rsidP="00065226">
      <w:pPr>
        <w:rPr>
          <w:rFonts w:cs="B Nazanin"/>
          <w:rtl/>
        </w:rPr>
      </w:pPr>
    </w:p>
    <w:p w:rsidR="00065226" w:rsidRDefault="00065226" w:rsidP="00065226">
      <w:pPr>
        <w:rPr>
          <w:rFonts w:cs="B Nazanin"/>
          <w:rtl/>
        </w:rPr>
      </w:pPr>
    </w:p>
    <w:p w:rsidR="00065226" w:rsidRDefault="00065226" w:rsidP="00065226">
      <w:pPr>
        <w:rPr>
          <w:rFonts w:cs="B Nazanin"/>
          <w:rtl/>
        </w:rPr>
      </w:pPr>
    </w:p>
    <w:p w:rsidR="00065226" w:rsidRDefault="00065226" w:rsidP="00065226">
      <w:pPr>
        <w:rPr>
          <w:rFonts w:cs="B Nazanin"/>
          <w:rtl/>
        </w:rPr>
      </w:pPr>
    </w:p>
    <w:p w:rsidR="00065226" w:rsidRPr="00685F99" w:rsidRDefault="00065226" w:rsidP="00065226">
      <w:pPr>
        <w:rPr>
          <w:rFonts w:cs="B Nazanin"/>
          <w:b/>
          <w:bCs/>
          <w:rtl/>
        </w:rPr>
      </w:pPr>
      <w:r w:rsidRPr="00685F99">
        <w:rPr>
          <w:rFonts w:cs="B Nazanin" w:hint="cs"/>
          <w:b/>
          <w:bCs/>
          <w:rtl/>
        </w:rPr>
        <w:lastRenderedPageBreak/>
        <w:t>نمودار شماره 11</w:t>
      </w:r>
    </w:p>
    <w:p w:rsidR="00685F99" w:rsidRDefault="0059474C" w:rsidP="00065226">
      <w:pPr>
        <w:rPr>
          <w:rFonts w:cs="B Nazanin"/>
          <w:rtl/>
        </w:rPr>
      </w:pPr>
      <w:r>
        <w:rPr>
          <w:rFonts w:cs="B Nazanin" w:hint="cs"/>
          <w:rtl/>
        </w:rPr>
        <w:t xml:space="preserve">انتخاب گزینه تایید </w:t>
      </w:r>
      <w:r w:rsidR="0010141A">
        <w:rPr>
          <w:rFonts w:cs="B Nazanin" w:hint="cs"/>
          <w:rtl/>
        </w:rPr>
        <w:t xml:space="preserve">رسید اقلام </w:t>
      </w:r>
      <w:r w:rsidR="0010141A" w:rsidRPr="002D74AF">
        <w:rPr>
          <w:rFonts w:cs="B Nazanin" w:hint="cs"/>
          <w:u w:val="single"/>
          <w:rtl/>
        </w:rPr>
        <w:t>از</w:t>
      </w:r>
      <w:r w:rsidR="0010141A">
        <w:rPr>
          <w:rFonts w:cs="B Nazanin" w:hint="cs"/>
          <w:rtl/>
        </w:rPr>
        <w:t xml:space="preserve"> پیک </w:t>
      </w:r>
      <w:r w:rsidR="0010141A" w:rsidRPr="002D74AF">
        <w:rPr>
          <w:rFonts w:cs="B Nazanin" w:hint="cs"/>
          <w:u w:val="single"/>
          <w:rtl/>
        </w:rPr>
        <w:t>به</w:t>
      </w:r>
      <w:r w:rsidR="0010141A">
        <w:rPr>
          <w:rFonts w:cs="B Nazanin" w:hint="cs"/>
          <w:rtl/>
        </w:rPr>
        <w:t xml:space="preserve"> آشپز </w:t>
      </w:r>
      <w:r w:rsidR="0010141A" w:rsidRPr="002D74AF">
        <w:rPr>
          <w:rFonts w:cs="B Nazanin" w:hint="cs"/>
          <w:u w:val="single"/>
          <w:rtl/>
        </w:rPr>
        <w:t>توسط</w:t>
      </w:r>
      <w:r w:rsidR="0010141A">
        <w:rPr>
          <w:rFonts w:cs="B Nazanin" w:hint="cs"/>
          <w:rtl/>
        </w:rPr>
        <w:t xml:space="preserve"> حسابدار </w:t>
      </w:r>
    </w:p>
    <w:p w:rsidR="00C55B15" w:rsidRDefault="00B24570" w:rsidP="00065226">
      <w:pPr>
        <w:rPr>
          <w:rFonts w:cs="B Nazanin"/>
        </w:rPr>
      </w:pPr>
      <w:r>
        <w:rPr>
          <w:rFonts w:cs="B Nazanin"/>
        </w:rPr>
        <w:pict>
          <v:shape id="_x0000_i1042" type="#_x0000_t75" style="width:432.6pt;height:405.3pt">
            <v:imagedata r:id="rId26" o:title="n11" croptop="925f" cropleft="1235f" cropright="1387f"/>
          </v:shape>
        </w:pict>
      </w:r>
    </w:p>
    <w:p w:rsidR="00065226" w:rsidRDefault="00065226" w:rsidP="00065226">
      <w:pPr>
        <w:rPr>
          <w:rFonts w:cs="B Nazanin"/>
          <w:rtl/>
        </w:rPr>
      </w:pPr>
    </w:p>
    <w:p w:rsidR="00C55B15" w:rsidRDefault="00C55B15" w:rsidP="00065226">
      <w:pPr>
        <w:rPr>
          <w:rFonts w:cs="B Nazanin"/>
          <w:rtl/>
        </w:rPr>
      </w:pPr>
    </w:p>
    <w:p w:rsidR="00C55B15" w:rsidRDefault="00C55B15" w:rsidP="00065226">
      <w:pPr>
        <w:rPr>
          <w:rFonts w:cs="B Nazanin"/>
          <w:rtl/>
        </w:rPr>
      </w:pPr>
    </w:p>
    <w:p w:rsidR="00C55B15" w:rsidRDefault="00C55B15" w:rsidP="00065226">
      <w:pPr>
        <w:rPr>
          <w:rFonts w:cs="B Nazanin"/>
          <w:rtl/>
        </w:rPr>
      </w:pPr>
    </w:p>
    <w:p w:rsidR="00C55B15" w:rsidRDefault="00C55B15" w:rsidP="00065226">
      <w:pPr>
        <w:rPr>
          <w:rFonts w:cs="B Nazanin"/>
          <w:rtl/>
        </w:rPr>
      </w:pPr>
    </w:p>
    <w:p w:rsidR="00C55B15" w:rsidRDefault="00C55B15" w:rsidP="00065226">
      <w:pPr>
        <w:rPr>
          <w:rFonts w:cs="B Nazanin"/>
          <w:rtl/>
        </w:rPr>
      </w:pPr>
    </w:p>
    <w:p w:rsidR="00C55B15" w:rsidRDefault="00C55B15" w:rsidP="00065226">
      <w:pPr>
        <w:rPr>
          <w:rFonts w:cs="B Nazanin"/>
          <w:rtl/>
        </w:rPr>
      </w:pPr>
    </w:p>
    <w:p w:rsidR="00C55B15" w:rsidRDefault="00C55B15" w:rsidP="00065226">
      <w:pPr>
        <w:rPr>
          <w:rFonts w:cs="B Nazanin"/>
          <w:rtl/>
        </w:rPr>
      </w:pPr>
    </w:p>
    <w:p w:rsidR="00C55B15" w:rsidRDefault="00C55B15" w:rsidP="00065226">
      <w:pPr>
        <w:rPr>
          <w:rFonts w:cs="B Nazanin"/>
          <w:rtl/>
        </w:rPr>
      </w:pPr>
    </w:p>
    <w:p w:rsidR="00C55B15" w:rsidRPr="00084E7D" w:rsidRDefault="00C55B15" w:rsidP="00065226">
      <w:pPr>
        <w:rPr>
          <w:rFonts w:cs="B Nazanin"/>
          <w:b/>
          <w:bCs/>
          <w:rtl/>
        </w:rPr>
      </w:pPr>
      <w:r w:rsidRPr="00084E7D">
        <w:rPr>
          <w:rFonts w:cs="B Nazanin" w:hint="cs"/>
          <w:b/>
          <w:bCs/>
          <w:rtl/>
        </w:rPr>
        <w:lastRenderedPageBreak/>
        <w:t>نمودار شماره 12</w:t>
      </w:r>
    </w:p>
    <w:p w:rsidR="00C8099E" w:rsidRDefault="00084E7D" w:rsidP="00065226">
      <w:pPr>
        <w:rPr>
          <w:rFonts w:cs="B Nazanin"/>
          <w:rtl/>
        </w:rPr>
      </w:pPr>
      <w:r>
        <w:rPr>
          <w:rFonts w:cs="B Nazanin" w:hint="cs"/>
          <w:rtl/>
        </w:rPr>
        <w:t>انتخاب گزینه پرداخت حقوق کارمندان</w:t>
      </w:r>
      <w:r w:rsidR="00DE7EF4">
        <w:rPr>
          <w:rFonts w:cs="B Nazanin" w:hint="cs"/>
          <w:rtl/>
        </w:rPr>
        <w:t xml:space="preserve"> توسط مدیر</w:t>
      </w:r>
    </w:p>
    <w:p w:rsidR="00846AA3" w:rsidRDefault="00B24570" w:rsidP="00065226">
      <w:pPr>
        <w:rPr>
          <w:rFonts w:cs="B Nazanin"/>
        </w:rPr>
      </w:pPr>
      <w:r>
        <w:rPr>
          <w:rFonts w:cs="B Nazanin"/>
        </w:rPr>
        <w:pict>
          <v:shape id="_x0000_i1043" type="#_x0000_t75" style="width:424.45pt;height:417.5pt">
            <v:imagedata r:id="rId27" o:title="n12" croptop="1057f" cropleft="2383f" cropright="1460f"/>
          </v:shape>
        </w:pict>
      </w:r>
    </w:p>
    <w:p w:rsidR="00C55B15" w:rsidRDefault="00C55B15" w:rsidP="00065226">
      <w:pPr>
        <w:rPr>
          <w:rFonts w:cs="B Nazanin"/>
          <w:rtl/>
        </w:rPr>
      </w:pPr>
    </w:p>
    <w:p w:rsidR="00846AA3" w:rsidRDefault="00846AA3" w:rsidP="00065226">
      <w:pPr>
        <w:rPr>
          <w:rFonts w:cs="B Nazanin"/>
          <w:rtl/>
        </w:rPr>
      </w:pPr>
    </w:p>
    <w:p w:rsidR="00846AA3" w:rsidRDefault="00846AA3" w:rsidP="00065226">
      <w:pPr>
        <w:rPr>
          <w:rFonts w:cs="B Nazanin"/>
          <w:rtl/>
        </w:rPr>
      </w:pPr>
    </w:p>
    <w:p w:rsidR="00846AA3" w:rsidRDefault="00846AA3" w:rsidP="00065226">
      <w:pPr>
        <w:rPr>
          <w:rFonts w:cs="B Nazanin"/>
          <w:rtl/>
        </w:rPr>
      </w:pPr>
    </w:p>
    <w:p w:rsidR="00846AA3" w:rsidRDefault="00846AA3" w:rsidP="00065226">
      <w:pPr>
        <w:rPr>
          <w:rFonts w:cs="B Nazanin"/>
          <w:rtl/>
        </w:rPr>
      </w:pPr>
    </w:p>
    <w:p w:rsidR="00846AA3" w:rsidRDefault="00846AA3" w:rsidP="00065226">
      <w:pPr>
        <w:rPr>
          <w:rFonts w:cs="B Nazanin"/>
          <w:rtl/>
        </w:rPr>
      </w:pPr>
    </w:p>
    <w:p w:rsidR="00846AA3" w:rsidRDefault="00846AA3" w:rsidP="00065226">
      <w:pPr>
        <w:rPr>
          <w:rFonts w:cs="B Nazanin"/>
          <w:rtl/>
        </w:rPr>
      </w:pPr>
    </w:p>
    <w:p w:rsidR="00846AA3" w:rsidRDefault="00846AA3" w:rsidP="00065226">
      <w:pPr>
        <w:rPr>
          <w:rFonts w:cs="B Nazanin"/>
          <w:rtl/>
        </w:rPr>
      </w:pPr>
    </w:p>
    <w:p w:rsidR="00846AA3" w:rsidRPr="00294AFD" w:rsidRDefault="00846AA3" w:rsidP="00065226">
      <w:pPr>
        <w:rPr>
          <w:rFonts w:cs="B Nazanin"/>
          <w:b/>
          <w:bCs/>
          <w:rtl/>
        </w:rPr>
      </w:pPr>
      <w:r w:rsidRPr="00294AFD">
        <w:rPr>
          <w:rFonts w:cs="B Nazanin" w:hint="cs"/>
          <w:b/>
          <w:bCs/>
          <w:rtl/>
        </w:rPr>
        <w:lastRenderedPageBreak/>
        <w:t>نمودار شماره 13</w:t>
      </w:r>
    </w:p>
    <w:p w:rsidR="00294AFD" w:rsidRDefault="00294AFD" w:rsidP="00065226">
      <w:pPr>
        <w:rPr>
          <w:rFonts w:cs="B Nazanin"/>
          <w:rtl/>
        </w:rPr>
      </w:pPr>
      <w:r>
        <w:rPr>
          <w:rFonts w:cs="B Nazanin" w:hint="cs"/>
          <w:rtl/>
        </w:rPr>
        <w:t>انتخاب گزینه مشاهده دخل و خرج ها توسط مدیر</w:t>
      </w:r>
    </w:p>
    <w:p w:rsidR="004947F7" w:rsidRDefault="00B24570" w:rsidP="00065226">
      <w:pPr>
        <w:rPr>
          <w:rFonts w:cs="B Nazanin"/>
        </w:rPr>
      </w:pPr>
      <w:r>
        <w:rPr>
          <w:rFonts w:cs="B Nazanin"/>
        </w:rPr>
        <w:pict>
          <v:shape id="_x0000_i1044" type="#_x0000_t75" style="width:425.6pt;height:431.4pt">
            <v:imagedata r:id="rId28" o:title="n13" croptop="788f" cropleft="1845f" cropright="1845f"/>
          </v:shape>
        </w:pict>
      </w:r>
    </w:p>
    <w:p w:rsidR="00846AA3" w:rsidRDefault="00846AA3" w:rsidP="00065226">
      <w:pPr>
        <w:rPr>
          <w:rFonts w:cs="B Nazanin"/>
          <w:rtl/>
        </w:rPr>
      </w:pPr>
    </w:p>
    <w:p w:rsidR="004947F7" w:rsidRDefault="004947F7" w:rsidP="00065226">
      <w:pPr>
        <w:rPr>
          <w:rFonts w:cs="B Nazanin"/>
          <w:rtl/>
        </w:rPr>
      </w:pPr>
    </w:p>
    <w:p w:rsidR="004947F7" w:rsidRDefault="004947F7" w:rsidP="00065226">
      <w:pPr>
        <w:rPr>
          <w:rFonts w:cs="B Nazanin"/>
          <w:rtl/>
        </w:rPr>
      </w:pPr>
    </w:p>
    <w:p w:rsidR="004947F7" w:rsidRDefault="004947F7" w:rsidP="00065226">
      <w:pPr>
        <w:rPr>
          <w:rFonts w:cs="B Nazanin"/>
          <w:rtl/>
        </w:rPr>
      </w:pPr>
    </w:p>
    <w:p w:rsidR="004947F7" w:rsidRDefault="004947F7" w:rsidP="00065226">
      <w:pPr>
        <w:rPr>
          <w:rFonts w:cs="B Nazanin"/>
          <w:rtl/>
        </w:rPr>
      </w:pPr>
    </w:p>
    <w:p w:rsidR="004947F7" w:rsidRDefault="004947F7" w:rsidP="00065226">
      <w:pPr>
        <w:rPr>
          <w:rFonts w:cs="B Nazanin"/>
          <w:rtl/>
        </w:rPr>
      </w:pPr>
    </w:p>
    <w:p w:rsidR="004947F7" w:rsidRDefault="004947F7" w:rsidP="00065226">
      <w:pPr>
        <w:rPr>
          <w:rFonts w:cs="B Nazanin"/>
          <w:rtl/>
        </w:rPr>
      </w:pPr>
    </w:p>
    <w:p w:rsidR="004947F7" w:rsidRDefault="004947F7" w:rsidP="00065226">
      <w:pPr>
        <w:rPr>
          <w:rFonts w:cs="B Nazanin"/>
          <w:rtl/>
        </w:rPr>
      </w:pPr>
    </w:p>
    <w:p w:rsidR="004947F7" w:rsidRPr="00F119DB" w:rsidRDefault="004947F7" w:rsidP="00065226">
      <w:pPr>
        <w:rPr>
          <w:rFonts w:cs="B Nazanin"/>
          <w:b/>
          <w:bCs/>
          <w:rtl/>
        </w:rPr>
      </w:pPr>
      <w:r w:rsidRPr="00F119DB">
        <w:rPr>
          <w:rFonts w:cs="B Nazanin" w:hint="cs"/>
          <w:b/>
          <w:bCs/>
          <w:rtl/>
        </w:rPr>
        <w:lastRenderedPageBreak/>
        <w:t>نمودار شماره 14</w:t>
      </w:r>
    </w:p>
    <w:p w:rsidR="00F119DB" w:rsidRDefault="00F119DB" w:rsidP="00065226">
      <w:pPr>
        <w:rPr>
          <w:rFonts w:cs="B Nazanin"/>
          <w:rtl/>
        </w:rPr>
      </w:pPr>
      <w:r>
        <w:rPr>
          <w:rFonts w:cs="B Nazanin" w:hint="cs"/>
          <w:rtl/>
        </w:rPr>
        <w:t>انتخاب گزینه مدیریت حساب کاربران</w:t>
      </w:r>
      <w:r w:rsidR="00472F5E">
        <w:rPr>
          <w:rFonts w:cs="B Nazanin" w:hint="cs"/>
          <w:rtl/>
        </w:rPr>
        <w:t xml:space="preserve"> توسط مدیر</w:t>
      </w:r>
    </w:p>
    <w:p w:rsidR="00FB2DC7" w:rsidRDefault="00B24570" w:rsidP="00065226">
      <w:pPr>
        <w:rPr>
          <w:rFonts w:cs="B Nazanin"/>
        </w:rPr>
      </w:pPr>
      <w:r>
        <w:rPr>
          <w:rFonts w:cs="B Nazanin"/>
        </w:rPr>
        <w:pict>
          <v:shape id="_x0000_i1045" type="#_x0000_t75" style="width:423.3pt;height:401.8pt">
            <v:imagedata r:id="rId29" o:title="n14" croptop="742f" cropleft="1685f" cropright="2310f"/>
          </v:shape>
        </w:pict>
      </w:r>
    </w:p>
    <w:p w:rsidR="004947F7" w:rsidRDefault="004947F7" w:rsidP="00065226">
      <w:pPr>
        <w:rPr>
          <w:rFonts w:cs="B Nazanin"/>
          <w:rtl/>
        </w:rPr>
      </w:pPr>
    </w:p>
    <w:p w:rsidR="00FB2DC7" w:rsidRDefault="00FB2DC7" w:rsidP="00065226">
      <w:pPr>
        <w:rPr>
          <w:rFonts w:cs="B Nazanin"/>
          <w:rtl/>
        </w:rPr>
      </w:pPr>
    </w:p>
    <w:p w:rsidR="00FB2DC7" w:rsidRDefault="00FB2DC7" w:rsidP="00065226">
      <w:pPr>
        <w:rPr>
          <w:rFonts w:cs="B Nazanin"/>
          <w:rtl/>
        </w:rPr>
      </w:pPr>
    </w:p>
    <w:p w:rsidR="00FB2DC7" w:rsidRDefault="00FB2DC7" w:rsidP="00065226">
      <w:pPr>
        <w:rPr>
          <w:rFonts w:cs="B Nazanin"/>
          <w:rtl/>
        </w:rPr>
      </w:pPr>
    </w:p>
    <w:p w:rsidR="00FB2DC7" w:rsidRDefault="00FB2DC7" w:rsidP="00065226">
      <w:pPr>
        <w:rPr>
          <w:rFonts w:cs="B Nazanin"/>
          <w:rtl/>
        </w:rPr>
      </w:pPr>
    </w:p>
    <w:p w:rsidR="00FB2DC7" w:rsidRDefault="00FB2DC7" w:rsidP="00065226">
      <w:pPr>
        <w:rPr>
          <w:rFonts w:cs="B Nazanin"/>
          <w:rtl/>
        </w:rPr>
      </w:pPr>
    </w:p>
    <w:p w:rsidR="00FB2DC7" w:rsidRDefault="00FB2DC7" w:rsidP="00065226">
      <w:pPr>
        <w:rPr>
          <w:rFonts w:cs="B Nazanin"/>
          <w:rtl/>
        </w:rPr>
      </w:pPr>
    </w:p>
    <w:p w:rsidR="00FB2DC7" w:rsidRDefault="00FB2DC7" w:rsidP="00065226">
      <w:pPr>
        <w:rPr>
          <w:rFonts w:cs="B Nazanin"/>
          <w:rtl/>
        </w:rPr>
      </w:pPr>
    </w:p>
    <w:p w:rsidR="00FB2DC7" w:rsidRDefault="00FB2DC7" w:rsidP="00065226">
      <w:pPr>
        <w:rPr>
          <w:rFonts w:cs="B Nazanin"/>
          <w:rtl/>
        </w:rPr>
      </w:pPr>
    </w:p>
    <w:p w:rsidR="00FB2DC7" w:rsidRPr="006E505A" w:rsidRDefault="00FB2DC7" w:rsidP="00065226">
      <w:pPr>
        <w:rPr>
          <w:rFonts w:cs="B Nazanin"/>
          <w:b/>
          <w:bCs/>
          <w:rtl/>
        </w:rPr>
      </w:pPr>
      <w:r w:rsidRPr="006E505A">
        <w:rPr>
          <w:rFonts w:cs="B Nazanin" w:hint="cs"/>
          <w:b/>
          <w:bCs/>
          <w:rtl/>
        </w:rPr>
        <w:lastRenderedPageBreak/>
        <w:t>نمودار شماره 15</w:t>
      </w:r>
    </w:p>
    <w:p w:rsidR="00A53210" w:rsidRDefault="006E505A" w:rsidP="00065226">
      <w:pPr>
        <w:rPr>
          <w:rFonts w:cs="B Nazanin"/>
          <w:rtl/>
        </w:rPr>
      </w:pPr>
      <w:r>
        <w:rPr>
          <w:rFonts w:cs="B Nazanin" w:hint="cs"/>
          <w:rtl/>
        </w:rPr>
        <w:t>انتخاب گزینه مدیریت شعبات توسط مدیر</w:t>
      </w:r>
    </w:p>
    <w:p w:rsidR="003E3263" w:rsidRDefault="00B24570" w:rsidP="00065226">
      <w:pPr>
        <w:rPr>
          <w:rFonts w:cs="B Nazanin"/>
        </w:rPr>
      </w:pPr>
      <w:r>
        <w:rPr>
          <w:rFonts w:cs="B Nazanin"/>
        </w:rPr>
        <w:pict>
          <v:shape id="_x0000_i1046" type="#_x0000_t75" style="width:6in;height:420.4pt">
            <v:imagedata r:id="rId30" o:title="n15" croptop="1058f" cropleft="995f" cropright="1765f"/>
          </v:shape>
        </w:pict>
      </w:r>
    </w:p>
    <w:p w:rsidR="00FB2DC7" w:rsidRDefault="00FB2DC7" w:rsidP="00065226">
      <w:pPr>
        <w:rPr>
          <w:rFonts w:cs="B Nazanin"/>
          <w:rtl/>
        </w:rPr>
      </w:pPr>
    </w:p>
    <w:p w:rsidR="003E3263" w:rsidRDefault="003E3263" w:rsidP="00065226">
      <w:pPr>
        <w:rPr>
          <w:rFonts w:cs="B Nazanin"/>
          <w:rtl/>
        </w:rPr>
      </w:pPr>
    </w:p>
    <w:p w:rsidR="003E3263" w:rsidRDefault="003E3263" w:rsidP="00065226">
      <w:pPr>
        <w:rPr>
          <w:rFonts w:cs="B Nazanin"/>
          <w:rtl/>
        </w:rPr>
      </w:pPr>
    </w:p>
    <w:p w:rsidR="003E3263" w:rsidRDefault="003E3263" w:rsidP="00065226">
      <w:pPr>
        <w:rPr>
          <w:rFonts w:cs="B Nazanin"/>
          <w:rtl/>
        </w:rPr>
      </w:pPr>
    </w:p>
    <w:p w:rsidR="003E3263" w:rsidRDefault="003E3263" w:rsidP="00065226">
      <w:pPr>
        <w:rPr>
          <w:rFonts w:cs="B Nazanin"/>
          <w:rtl/>
        </w:rPr>
      </w:pPr>
    </w:p>
    <w:p w:rsidR="003E3263" w:rsidRDefault="003E3263" w:rsidP="00065226">
      <w:pPr>
        <w:rPr>
          <w:rFonts w:cs="B Nazanin"/>
          <w:rtl/>
        </w:rPr>
      </w:pPr>
    </w:p>
    <w:p w:rsidR="003E3263" w:rsidRDefault="003E3263" w:rsidP="00065226">
      <w:pPr>
        <w:rPr>
          <w:rFonts w:cs="B Nazanin"/>
          <w:rtl/>
        </w:rPr>
      </w:pPr>
    </w:p>
    <w:p w:rsidR="003E3263" w:rsidRDefault="003E3263" w:rsidP="00065226">
      <w:pPr>
        <w:rPr>
          <w:rFonts w:cs="B Nazanin"/>
          <w:rtl/>
        </w:rPr>
      </w:pPr>
    </w:p>
    <w:p w:rsidR="003E3263" w:rsidRDefault="00C5565E" w:rsidP="00D27F2D">
      <w:pPr>
        <w:pStyle w:val="Heading1"/>
        <w:rPr>
          <w:b/>
          <w:bCs/>
          <w:rtl/>
        </w:rPr>
      </w:pPr>
      <w:bookmarkStart w:id="32" w:name="_Toc47446159"/>
      <w:r w:rsidRPr="00D27F2D">
        <w:rPr>
          <w:b/>
          <w:bCs/>
        </w:rPr>
        <w:lastRenderedPageBreak/>
        <w:t>Technical Review</w:t>
      </w:r>
      <w:bookmarkEnd w:id="32"/>
      <w:r w:rsidRPr="00D27F2D">
        <w:rPr>
          <w:rFonts w:hint="cs"/>
          <w:b/>
          <w:bCs/>
          <w:rtl/>
        </w:rPr>
        <w:t xml:space="preserve"> </w:t>
      </w:r>
    </w:p>
    <w:p w:rsidR="00513AFF" w:rsidRPr="00513AFF" w:rsidRDefault="00513AFF" w:rsidP="00513AFF">
      <w:pPr>
        <w:pStyle w:val="ListParagraph"/>
        <w:numPr>
          <w:ilvl w:val="0"/>
          <w:numId w:val="37"/>
        </w:numPr>
        <w:rPr>
          <w:rFonts w:cs="B Nazanin"/>
          <w:rtl/>
        </w:rPr>
      </w:pPr>
      <w:r w:rsidRPr="00513AFF">
        <w:rPr>
          <w:rFonts w:cs="B Nazanin" w:hint="cs"/>
          <w:rtl/>
        </w:rPr>
        <w:t>شماره : 1</w:t>
      </w:r>
    </w:p>
    <w:p w:rsidR="00C5565E" w:rsidRDefault="00344C49" w:rsidP="00344C49">
      <w:pPr>
        <w:pStyle w:val="ListParagraph"/>
        <w:numPr>
          <w:ilvl w:val="0"/>
          <w:numId w:val="37"/>
        </w:numPr>
        <w:rPr>
          <w:rFonts w:cs="B Nazanin"/>
        </w:rPr>
      </w:pPr>
      <w:r>
        <w:rPr>
          <w:rFonts w:cs="B Nazanin" w:hint="cs"/>
          <w:rtl/>
        </w:rPr>
        <w:t>مسیول جلسه : سعید معروف</w:t>
      </w:r>
    </w:p>
    <w:p w:rsidR="00344C49" w:rsidRDefault="00344C49" w:rsidP="00344C49">
      <w:pPr>
        <w:pStyle w:val="ListParagraph"/>
        <w:numPr>
          <w:ilvl w:val="0"/>
          <w:numId w:val="37"/>
        </w:numPr>
        <w:rPr>
          <w:rFonts w:cs="B Nazanin"/>
        </w:rPr>
      </w:pPr>
      <w:r>
        <w:rPr>
          <w:rFonts w:cs="B Nazanin" w:hint="cs"/>
          <w:rtl/>
        </w:rPr>
        <w:t xml:space="preserve">تاریخ جلسه : </w:t>
      </w:r>
      <w:r w:rsidR="00E172BA">
        <w:rPr>
          <w:rFonts w:cs="B Nazanin" w:hint="cs"/>
          <w:rtl/>
        </w:rPr>
        <w:t>28/04/1399</w:t>
      </w:r>
    </w:p>
    <w:p w:rsidR="00E172BA" w:rsidRDefault="00855580" w:rsidP="00344C49">
      <w:pPr>
        <w:pStyle w:val="ListParagraph"/>
        <w:numPr>
          <w:ilvl w:val="0"/>
          <w:numId w:val="37"/>
        </w:numPr>
        <w:rPr>
          <w:rFonts w:cs="B Nazanin"/>
        </w:rPr>
      </w:pPr>
      <w:r>
        <w:rPr>
          <w:rFonts w:cs="B Nazanin" w:hint="cs"/>
          <w:rtl/>
        </w:rPr>
        <w:t xml:space="preserve">نظرات </w:t>
      </w:r>
      <w:r w:rsidR="00986003">
        <w:rPr>
          <w:rFonts w:cs="B Nazanin" w:hint="cs"/>
          <w:rtl/>
        </w:rPr>
        <w:t xml:space="preserve">و جمع بندی ها </w:t>
      </w:r>
      <w:r>
        <w:rPr>
          <w:rFonts w:cs="B Nazanin" w:hint="cs"/>
          <w:rtl/>
        </w:rPr>
        <w:t>:</w:t>
      </w:r>
    </w:p>
    <w:p w:rsidR="00FA6CBF" w:rsidRPr="001A14D3" w:rsidRDefault="00FA6CBF" w:rsidP="00FA6CBF">
      <w:pPr>
        <w:ind w:left="720"/>
        <w:jc w:val="both"/>
        <w:rPr>
          <w:rFonts w:cs="B Nazanin"/>
          <w:b/>
          <w:bCs/>
          <w:rtl/>
        </w:rPr>
      </w:pPr>
      <w:r w:rsidRPr="001A14D3">
        <w:rPr>
          <w:rFonts w:cs="B Nazanin"/>
          <w:b/>
          <w:bCs/>
          <w:rtl/>
        </w:rPr>
        <w:t>جدای از اشتباهات تایپی که با ریزبینی دوستان تشخیص داده شد و تصحیح شد ؛ تغییراتی در متن نیازمندی ها و تصمیماتی اتخاذ شد که بر پروژه تاثیراتی گذاشت. در ادامه بطور مفصل به این تصمیمات خواهیم پرداخت.</w:t>
      </w:r>
    </w:p>
    <w:p w:rsidR="00FA6CBF" w:rsidRPr="001A14D3" w:rsidRDefault="00FA6CBF" w:rsidP="00FA6CBF">
      <w:pPr>
        <w:pStyle w:val="ListParagraph"/>
        <w:numPr>
          <w:ilvl w:val="1"/>
          <w:numId w:val="37"/>
        </w:numPr>
        <w:jc w:val="both"/>
        <w:rPr>
          <w:rFonts w:cs="B Nazanin"/>
          <w:b/>
          <w:bCs/>
        </w:rPr>
      </w:pPr>
      <w:r w:rsidRPr="001A14D3">
        <w:rPr>
          <w:rFonts w:cs="B Nazanin"/>
          <w:b/>
          <w:bCs/>
          <w:rtl/>
        </w:rPr>
        <w:t xml:space="preserve">در ابتدا بخش </w:t>
      </w:r>
      <w:r w:rsidRPr="001A14D3">
        <w:rPr>
          <w:rFonts w:cs="B Nazanin"/>
          <w:b/>
          <w:bCs/>
          <w:u w:val="single"/>
          <w:rtl/>
        </w:rPr>
        <w:t xml:space="preserve">حقوق کارمندان </w:t>
      </w:r>
      <w:r w:rsidRPr="001A14D3">
        <w:rPr>
          <w:rFonts w:cs="B Nazanin"/>
          <w:b/>
          <w:bCs/>
          <w:rtl/>
        </w:rPr>
        <w:t>مورد بحث و بررسی قرار گرفت که بنظر جمع ، دارای اشکالات و نقاط ضعفی بود. اصلی ترین نقطه ی ضعف این بود که در ابتدا قرار بود مدیر بتواند حقوق افراد را تعیین و پرداخت کند اما با توجه به اینکه حسابدار از دخل و خرج های شرکت بیشتر با خبر است و ورودی ها و خروجی ها را تحلیل و مشاهده میکند ، بهتر است حسابدار در این بخش نقشی ایفا کند. یکی از دوستان پیشنهاد داد که پس بهتر است بخش "اصلاح و پرداخت حقوق کارمندان" بطور خاص در دسترس حسابدار باشد اما از طرف دیگر اینکه پرداخت حقوق کارمندان در دست حسابدار صرف باشد درست نیست چراکه مدیر باید حرف اول و آخر را در این مورد بزند و تصمیم نهایی را اتخاذ کند و حقوق را پرداخت کند. فلذا بهتر است حسابدار نیز در به بخش ویرایش حقوق ها دسترسی های لازم را داشته باشد. بدین نحو که هر دو مدیر و حسابدار به بخش ویرایش حقوق ماهانه ی هر کارمند دسترسی دارند ، حال در آخر هر ماه مدیر میتواند پرداخت را هم انجام دهد. این کار در بخش خرید اقلام موردنیاز آشپزخانه توسط پیک هم به ما کمک میکند چراکه باعث میشود حسابدار با تایید کردن رسید اقلام مورد نیاز توسط پیک ، مبلغی که پیک بابت تهیه ی اقلام پرداخت کرده است را به حقوق ماهانه ی او اضافه کند.</w:t>
      </w:r>
    </w:p>
    <w:p w:rsidR="00FA6CBF" w:rsidRPr="001A14D3" w:rsidRDefault="00FA6CBF" w:rsidP="00FA6CBF">
      <w:pPr>
        <w:pStyle w:val="ListParagraph"/>
        <w:jc w:val="both"/>
        <w:rPr>
          <w:rFonts w:cs="B Nazanin"/>
          <w:b/>
          <w:bCs/>
          <w:rtl/>
        </w:rPr>
      </w:pPr>
    </w:p>
    <w:p w:rsidR="00FA6CBF" w:rsidRPr="001A14D3" w:rsidRDefault="00FA6CBF" w:rsidP="00FA6CBF">
      <w:pPr>
        <w:pStyle w:val="ListParagraph"/>
        <w:numPr>
          <w:ilvl w:val="1"/>
          <w:numId w:val="37"/>
        </w:numPr>
        <w:jc w:val="both"/>
        <w:rPr>
          <w:rFonts w:cs="B Nazanin"/>
          <w:b/>
          <w:bCs/>
          <w:rtl/>
        </w:rPr>
      </w:pPr>
      <w:r w:rsidRPr="001A14D3">
        <w:rPr>
          <w:rFonts w:cs="B Nazanin"/>
          <w:b/>
          <w:bCs/>
          <w:rtl/>
        </w:rPr>
        <w:t xml:space="preserve">در بخش بعدی در مورد </w:t>
      </w:r>
      <w:r w:rsidRPr="001A14D3">
        <w:rPr>
          <w:rFonts w:cs="B Nazanin"/>
          <w:b/>
          <w:bCs/>
          <w:u w:val="single"/>
          <w:rtl/>
        </w:rPr>
        <w:t>غذا ها</w:t>
      </w:r>
      <w:r w:rsidRPr="001A14D3">
        <w:rPr>
          <w:rFonts w:cs="B Nazanin"/>
          <w:b/>
          <w:bCs/>
          <w:rtl/>
        </w:rPr>
        <w:t xml:space="preserve"> صحبت کردیم. گفتیم ممکن است در رستوران یک غذا به دلایلی از جمله در دسترس نبودن و یا اتمام مواد اولیه ی مورد نیاز ، قابل پخت نباشد. فلذا تصمیم بر آن شد که برای این مهم ، یک </w:t>
      </w:r>
      <w:r w:rsidRPr="001A14D3">
        <w:rPr>
          <w:rFonts w:cs="B Nazanin"/>
          <w:b/>
          <w:bCs/>
          <w:u w:val="single"/>
        </w:rPr>
        <w:t>State</w:t>
      </w:r>
      <w:r w:rsidRPr="001A14D3">
        <w:rPr>
          <w:rFonts w:cs="B Nazanin"/>
          <w:b/>
          <w:bCs/>
          <w:rtl/>
        </w:rPr>
        <w:t xml:space="preserve"> برای هر غذا در منو در نظر بگیریم. اگر غذا در دسترس باشد ، که مشکلی نیست. اما اگر از دسترس خارج شود ، آشپز میتواند با ورود به بخش "ویرایش منوی شعبه" ، آن غذا را در حالت "اتمام موجودی" قرار دهد. با اینکار به پیچیدگی ها در پیاده سازی اضافه نمیشود و تصمیم درستی است که باید آن را نگاه داریم.</w:t>
      </w:r>
    </w:p>
    <w:p w:rsidR="00FA6CBF" w:rsidRPr="001A14D3" w:rsidRDefault="00FA6CBF" w:rsidP="00FA6CBF">
      <w:pPr>
        <w:pStyle w:val="ListParagraph"/>
        <w:rPr>
          <w:rFonts w:cs="B Nazanin"/>
          <w:b/>
          <w:bCs/>
          <w:rtl/>
        </w:rPr>
      </w:pPr>
    </w:p>
    <w:p w:rsidR="00FA6CBF" w:rsidRPr="001A14D3" w:rsidRDefault="00FA6CBF" w:rsidP="005B6665">
      <w:pPr>
        <w:pStyle w:val="ListParagraph"/>
        <w:numPr>
          <w:ilvl w:val="1"/>
          <w:numId w:val="37"/>
        </w:numPr>
        <w:jc w:val="both"/>
        <w:rPr>
          <w:rFonts w:cs="B Nazanin"/>
          <w:b/>
          <w:bCs/>
          <w:rtl/>
        </w:rPr>
      </w:pPr>
      <w:r w:rsidRPr="001A14D3">
        <w:rPr>
          <w:rFonts w:cs="B Nazanin"/>
          <w:b/>
          <w:bCs/>
          <w:rtl/>
        </w:rPr>
        <w:t xml:space="preserve">در قسمت نیازمندی ها اول به این صورت بود که کاربر با انجام خرید و پرداخت هزینه ی مورد نظر ، به صفحه ی سفیدی هدایت میشد و در آن </w:t>
      </w:r>
      <w:r w:rsidRPr="001A14D3">
        <w:rPr>
          <w:rFonts w:cs="B Nazanin"/>
          <w:b/>
          <w:bCs/>
          <w:u w:val="single"/>
          <w:rtl/>
        </w:rPr>
        <w:t xml:space="preserve">قسمت </w:t>
      </w:r>
      <w:r w:rsidRPr="001A14D3">
        <w:rPr>
          <w:rFonts w:cs="B Nazanin"/>
          <w:b/>
          <w:bCs/>
          <w:u w:val="single"/>
        </w:rPr>
        <w:t>lock</w:t>
      </w:r>
      <w:r w:rsidRPr="001A14D3">
        <w:rPr>
          <w:rFonts w:cs="B Nazanin"/>
          <w:b/>
          <w:bCs/>
          <w:rtl/>
        </w:rPr>
        <w:t xml:space="preserve"> میشد تا غذا به دست مشتری برسد. اما به پیشنهاد دوستان ، این حالت تغییر کرد. دلیل این تغییر آن بود که مشتری شاید بخواهد بار دیگر نیز سفارش بدهد و  مجدد از اپلیکیشن استفاده کند. پس نباید مشتری در حالت </w:t>
      </w:r>
      <w:r w:rsidRPr="001A14D3">
        <w:rPr>
          <w:rFonts w:cs="B Nazanin"/>
          <w:b/>
          <w:bCs/>
        </w:rPr>
        <w:t>lock</w:t>
      </w:r>
      <w:r w:rsidRPr="001A14D3">
        <w:rPr>
          <w:rFonts w:cs="B Nazanin"/>
          <w:b/>
          <w:bCs/>
          <w:rtl/>
        </w:rPr>
        <w:t xml:space="preserve"> قرار گیرد اما پیک باید در حالت </w:t>
      </w:r>
      <w:r w:rsidRPr="001A14D3">
        <w:rPr>
          <w:rFonts w:cs="B Nazanin"/>
          <w:b/>
          <w:bCs/>
        </w:rPr>
        <w:t>lock</w:t>
      </w:r>
      <w:r w:rsidRPr="001A14D3">
        <w:rPr>
          <w:rFonts w:cs="B Nazanin"/>
          <w:b/>
          <w:bCs/>
          <w:rtl/>
        </w:rPr>
        <w:t xml:space="preserve"> قرار گیرد چراکه مادامی که یک کار را تا انتها انجام نداده است حق انجام کار دیگری نباید داشته باشد. بطور مثال مادامی که سفارش </w:t>
      </w:r>
      <w:r w:rsidRPr="001A14D3">
        <w:rPr>
          <w:rFonts w:cs="B Nazanin"/>
          <w:b/>
          <w:bCs/>
        </w:rPr>
        <w:t>A</w:t>
      </w:r>
      <w:r w:rsidRPr="001A14D3">
        <w:rPr>
          <w:rFonts w:cs="B Nazanin"/>
          <w:b/>
          <w:bCs/>
          <w:rtl/>
        </w:rPr>
        <w:t xml:space="preserve"> را به دست مشتری نداده است نباید بتواند قبول کند که فلان سفارش و یا فلان اقلام مورد نیاز را تهیه میکند.</w:t>
      </w:r>
    </w:p>
    <w:p w:rsidR="00FA6CBF" w:rsidRPr="001A14D3" w:rsidRDefault="00FA6CBF" w:rsidP="00FA6CBF">
      <w:pPr>
        <w:pStyle w:val="ListParagraph"/>
        <w:rPr>
          <w:rFonts w:cs="B Nazanin"/>
          <w:b/>
          <w:bCs/>
          <w:rtl/>
        </w:rPr>
      </w:pPr>
    </w:p>
    <w:p w:rsidR="00FA6CBF" w:rsidRPr="001A14D3" w:rsidRDefault="00FA6CBF" w:rsidP="002B33AC">
      <w:pPr>
        <w:pStyle w:val="ListParagraph"/>
        <w:numPr>
          <w:ilvl w:val="1"/>
          <w:numId w:val="37"/>
        </w:numPr>
        <w:jc w:val="both"/>
        <w:rPr>
          <w:rFonts w:cs="B Nazanin"/>
          <w:b/>
          <w:bCs/>
        </w:rPr>
      </w:pPr>
      <w:r w:rsidRPr="001A14D3">
        <w:rPr>
          <w:rFonts w:cs="B Nazanin"/>
          <w:b/>
          <w:bCs/>
          <w:rtl/>
        </w:rPr>
        <w:t xml:space="preserve">در قسمت </w:t>
      </w:r>
      <w:r w:rsidRPr="001A14D3">
        <w:rPr>
          <w:rFonts w:cs="B Nazanin"/>
          <w:b/>
          <w:bCs/>
          <w:u w:val="single"/>
          <w:rtl/>
        </w:rPr>
        <w:t>اقلام مورد نیاز آشپزخانه</w:t>
      </w:r>
      <w:r w:rsidRPr="001A14D3">
        <w:rPr>
          <w:rFonts w:cs="B Nazanin"/>
          <w:b/>
          <w:bCs/>
          <w:rtl/>
        </w:rPr>
        <w:t xml:space="preserve"> ، توضیحات کم بود و باعث سردرگمی می شد بهمین واسطه با ارایه ی توضیحات بیشتر و  بهتر و با همفکری اعضای تیم ، یک </w:t>
      </w:r>
      <w:r w:rsidRPr="001A14D3">
        <w:rPr>
          <w:rFonts w:cs="B Nazanin"/>
          <w:b/>
          <w:bCs/>
        </w:rPr>
        <w:t>Data Flow</w:t>
      </w:r>
      <w:r w:rsidRPr="001A14D3">
        <w:rPr>
          <w:rFonts w:cs="B Nazanin"/>
          <w:b/>
          <w:bCs/>
          <w:rtl/>
        </w:rPr>
        <w:t xml:space="preserve"> برای آن مشخص کردیم که مورد تایید همه قرار گرفت. </w:t>
      </w:r>
      <w:r w:rsidRPr="001A14D3">
        <w:rPr>
          <w:rFonts w:cs="B Nazanin"/>
          <w:b/>
          <w:bCs/>
        </w:rPr>
        <w:t>Data Flow</w:t>
      </w:r>
      <w:r w:rsidRPr="001A14D3">
        <w:rPr>
          <w:rFonts w:cs="B Nazanin"/>
          <w:b/>
          <w:bCs/>
          <w:rtl/>
        </w:rPr>
        <w:t xml:space="preserve"> در این بخش اینطور است که ابتدا آشپز اعلام میکند که فلان ماده ی اولیه در انبار نیست. بعد این اعلام نیازمندی توسط آشپز را حسابدار چک میکند که آیا این نیازمندی صحت دارد یا خیر. همچنین حسابدار مقدار هزینه ی تهیه ی این اقلام را وارد میکند. سپس این اقلام تایید شده ، به پشته ی اقلام مورد نیاز قابل مشاهده برای پیک میرود. در صورتی که پیک مسئولیت آن را به عهده بگیرد نام پیک به آن نیازمندی ها اضافه میشود به این معنی </w:t>
      </w:r>
      <w:r w:rsidRPr="001A14D3">
        <w:rPr>
          <w:rFonts w:cs="B Nazanin"/>
          <w:b/>
          <w:bCs/>
          <w:rtl/>
        </w:rPr>
        <w:lastRenderedPageBreak/>
        <w:t xml:space="preserve">که این شخص مسئول تهیه ی آن ها خواهد بود. نهایتا حسابدار میتواند تایید کند که آیا پیک آن را تهیه کرده است یا خیر. گفتیم ممکن است اینکار و تعریف این صف و پشته باعث شود که وابستگی کلاس ها به همدیگر بسیار زیاد شود چراکه این نیازمندی ها توسط آشپز اعلام شده ، توسط حسابدار هزینه ها وارد شده ، توسط پیک نام وی بر آن ها جهت تهیه ثبت شده و نهایتا توسط حسابدار تایید میشود. حال برای رفع این وابستگی ها در این سه کلاس ، تصمیم بر آن شد که </w:t>
      </w:r>
      <w:r w:rsidRPr="001A14D3">
        <w:rPr>
          <w:rFonts w:cs="B Nazanin"/>
          <w:b/>
          <w:bCs/>
          <w:u w:val="single"/>
          <w:rtl/>
        </w:rPr>
        <w:t xml:space="preserve">کلاس </w:t>
      </w:r>
      <w:r w:rsidRPr="001A14D3">
        <w:rPr>
          <w:rFonts w:cs="B Nazanin"/>
          <w:b/>
          <w:bCs/>
          <w:u w:val="single"/>
        </w:rPr>
        <w:t>Integrate</w:t>
      </w:r>
      <w:r w:rsidRPr="001A14D3">
        <w:rPr>
          <w:rFonts w:cs="B Nazanin"/>
          <w:b/>
          <w:bCs/>
          <w:rtl/>
        </w:rPr>
        <w:t xml:space="preserve"> تعریف شود که رابطی بین این سه کلاس باشد و از وابستگی های آن ها بکاهد.</w:t>
      </w:r>
    </w:p>
    <w:p w:rsidR="00FA6CBF" w:rsidRPr="001A14D3" w:rsidRDefault="00FA6CBF" w:rsidP="00BD3C4E">
      <w:pPr>
        <w:pStyle w:val="ListParagraph"/>
        <w:jc w:val="both"/>
        <w:rPr>
          <w:rFonts w:cs="B Nazanin"/>
          <w:b/>
          <w:bCs/>
          <w:rtl/>
        </w:rPr>
      </w:pPr>
    </w:p>
    <w:p w:rsidR="00FA6CBF" w:rsidRPr="001A14D3" w:rsidRDefault="00FA6CBF" w:rsidP="00BD3C4E">
      <w:pPr>
        <w:pStyle w:val="ListParagraph"/>
        <w:numPr>
          <w:ilvl w:val="1"/>
          <w:numId w:val="37"/>
        </w:numPr>
        <w:jc w:val="both"/>
        <w:rPr>
          <w:rFonts w:cs="B Nazanin"/>
          <w:b/>
          <w:bCs/>
        </w:rPr>
      </w:pPr>
      <w:r w:rsidRPr="001A14D3">
        <w:rPr>
          <w:rFonts w:cs="B Nazanin"/>
          <w:b/>
          <w:bCs/>
          <w:rtl/>
        </w:rPr>
        <w:t>مورد بعدی که دوستان پیشنهاد کردند آپشن "لغو سفارش" برای مشتری است که  موجب پیچیدگی و افزایش کار در پروژه میشود همچنین که اولویت بالایی برای پروژه ندارد. با در نظر گرفتن اینکه این خروجی ، بعنوان نسخه ی اولیه ی اپلیکیشن است ، در مجموع بر آن شدیم که این گزینه را به پروژه اضافه نکنیم.</w:t>
      </w:r>
    </w:p>
    <w:p w:rsidR="00FA6CBF" w:rsidRPr="001A14D3" w:rsidRDefault="00FA6CBF" w:rsidP="00FA6CBF">
      <w:pPr>
        <w:pStyle w:val="ListParagraph"/>
        <w:jc w:val="both"/>
        <w:rPr>
          <w:rFonts w:cs="B Nazanin"/>
          <w:b/>
          <w:bCs/>
          <w:rtl/>
        </w:rPr>
      </w:pPr>
    </w:p>
    <w:p w:rsidR="00FA6CBF" w:rsidRPr="001A14D3" w:rsidRDefault="00FA6CBF" w:rsidP="00BD3C4E">
      <w:pPr>
        <w:pStyle w:val="ListParagraph"/>
        <w:numPr>
          <w:ilvl w:val="1"/>
          <w:numId w:val="37"/>
        </w:numPr>
        <w:jc w:val="both"/>
        <w:rPr>
          <w:rFonts w:cs="B Nazanin"/>
          <w:b/>
          <w:bCs/>
          <w:rtl/>
        </w:rPr>
      </w:pPr>
      <w:r w:rsidRPr="001A14D3">
        <w:rPr>
          <w:rFonts w:cs="B Nazanin"/>
          <w:b/>
          <w:bCs/>
          <w:rtl/>
        </w:rPr>
        <w:t xml:space="preserve">در قسمت </w:t>
      </w:r>
      <w:r w:rsidRPr="001A14D3">
        <w:rPr>
          <w:rFonts w:cs="B Nazanin"/>
          <w:b/>
          <w:bCs/>
        </w:rPr>
        <w:t>Context Diagram</w:t>
      </w:r>
      <w:r w:rsidRPr="001A14D3">
        <w:rPr>
          <w:rFonts w:cs="B Nazanin"/>
          <w:b/>
          <w:bCs/>
          <w:rtl/>
        </w:rPr>
        <w:t xml:space="preserve"> کمبودی وجود داشت و آن هم این بود که درگاه شاپرک را به عنوان سیستم خارجی در نظر نگرفته بودیم و درون خود نرم افزار نهفته میدیدیم. ولی با بحث و بررسی هایی که انجام شد ، بر آن شدیم که درگاه پرداخت شاپرک را به عنوان یک سیستم مجزا در نظر بگیریم که به برای سیستم ما "خدمات پرداخت" را فراهم میکند.</w:t>
      </w:r>
    </w:p>
    <w:p w:rsidR="00855580" w:rsidRDefault="00855580" w:rsidP="00855580">
      <w:pPr>
        <w:pStyle w:val="ListParagraph"/>
        <w:rPr>
          <w:rFonts w:cs="B Nazanin"/>
          <w:rtl/>
        </w:rPr>
      </w:pPr>
    </w:p>
    <w:p w:rsidR="00F73EDE" w:rsidRDefault="00F73EDE" w:rsidP="00855580">
      <w:pPr>
        <w:pStyle w:val="ListParagraph"/>
        <w:rPr>
          <w:rFonts w:cs="B Nazanin"/>
          <w:rtl/>
        </w:rPr>
      </w:pPr>
    </w:p>
    <w:p w:rsidR="00F73EDE" w:rsidRDefault="00F73EDE" w:rsidP="00855580">
      <w:pPr>
        <w:pStyle w:val="ListParagraph"/>
        <w:rPr>
          <w:rFonts w:cs="B Nazanin"/>
          <w:rtl/>
        </w:rPr>
      </w:pPr>
    </w:p>
    <w:p w:rsidR="00F73EDE" w:rsidRDefault="00F73EDE" w:rsidP="00855580">
      <w:pPr>
        <w:pStyle w:val="ListParagraph"/>
        <w:rPr>
          <w:rFonts w:cs="B Nazanin"/>
          <w:rtl/>
        </w:rPr>
      </w:pPr>
    </w:p>
    <w:p w:rsidR="00F73EDE" w:rsidRDefault="00F73EDE" w:rsidP="00855580">
      <w:pPr>
        <w:pStyle w:val="ListParagraph"/>
        <w:rPr>
          <w:rFonts w:cs="B Nazanin"/>
          <w:rtl/>
        </w:rPr>
      </w:pPr>
    </w:p>
    <w:p w:rsidR="00F73EDE" w:rsidRDefault="00F73EDE" w:rsidP="00855580">
      <w:pPr>
        <w:pStyle w:val="ListParagraph"/>
        <w:rPr>
          <w:rFonts w:cs="B Nazanin"/>
          <w:rtl/>
        </w:rPr>
      </w:pPr>
    </w:p>
    <w:p w:rsidR="00F73EDE" w:rsidRDefault="00F73EDE" w:rsidP="00855580">
      <w:pPr>
        <w:pStyle w:val="ListParagraph"/>
        <w:rPr>
          <w:rFonts w:cs="B Nazanin"/>
          <w:rtl/>
        </w:rPr>
      </w:pPr>
    </w:p>
    <w:p w:rsidR="00F73EDE" w:rsidRDefault="00F73EDE" w:rsidP="00855580">
      <w:pPr>
        <w:pStyle w:val="ListParagraph"/>
        <w:rPr>
          <w:rFonts w:cs="B Nazanin"/>
          <w:rtl/>
        </w:rPr>
      </w:pPr>
    </w:p>
    <w:p w:rsidR="00F73EDE" w:rsidRDefault="00F73EDE" w:rsidP="00855580">
      <w:pPr>
        <w:pStyle w:val="ListParagraph"/>
        <w:rPr>
          <w:rFonts w:cs="B Nazanin"/>
          <w:rtl/>
        </w:rPr>
      </w:pPr>
    </w:p>
    <w:p w:rsidR="00F73EDE" w:rsidRDefault="00F73EDE" w:rsidP="00855580">
      <w:pPr>
        <w:pStyle w:val="ListParagraph"/>
        <w:rPr>
          <w:rFonts w:cs="B Nazanin"/>
          <w:rtl/>
        </w:rPr>
      </w:pPr>
    </w:p>
    <w:p w:rsidR="00F73EDE" w:rsidRDefault="00F73EDE" w:rsidP="00855580">
      <w:pPr>
        <w:pStyle w:val="ListParagraph"/>
        <w:rPr>
          <w:rFonts w:cs="B Nazanin"/>
          <w:rtl/>
        </w:rPr>
      </w:pPr>
    </w:p>
    <w:p w:rsidR="00F73EDE" w:rsidRDefault="00F73EDE" w:rsidP="00855580">
      <w:pPr>
        <w:pStyle w:val="ListParagraph"/>
        <w:rPr>
          <w:rFonts w:cs="B Nazanin"/>
          <w:rtl/>
        </w:rPr>
      </w:pPr>
    </w:p>
    <w:p w:rsidR="00F73EDE" w:rsidRDefault="00F73EDE" w:rsidP="00855580">
      <w:pPr>
        <w:pStyle w:val="ListParagraph"/>
        <w:rPr>
          <w:rFonts w:cs="B Nazanin"/>
          <w:rtl/>
        </w:rPr>
      </w:pPr>
    </w:p>
    <w:p w:rsidR="00F73EDE" w:rsidRDefault="00F73EDE" w:rsidP="00855580">
      <w:pPr>
        <w:pStyle w:val="ListParagraph"/>
        <w:rPr>
          <w:rFonts w:cs="B Nazanin"/>
          <w:rtl/>
        </w:rPr>
      </w:pPr>
    </w:p>
    <w:p w:rsidR="00F73EDE" w:rsidRDefault="00F73EDE" w:rsidP="00855580">
      <w:pPr>
        <w:pStyle w:val="ListParagraph"/>
        <w:rPr>
          <w:rFonts w:cs="B Nazanin"/>
          <w:rtl/>
        </w:rPr>
      </w:pPr>
    </w:p>
    <w:p w:rsidR="00F73EDE" w:rsidRDefault="00F73EDE" w:rsidP="00855580">
      <w:pPr>
        <w:pStyle w:val="ListParagraph"/>
        <w:rPr>
          <w:rFonts w:cs="B Nazanin"/>
          <w:rtl/>
        </w:rPr>
      </w:pPr>
    </w:p>
    <w:p w:rsidR="00F73EDE" w:rsidRDefault="00F73EDE" w:rsidP="00855580">
      <w:pPr>
        <w:pStyle w:val="ListParagraph"/>
        <w:rPr>
          <w:rFonts w:cs="B Nazanin"/>
          <w:rtl/>
        </w:rPr>
      </w:pPr>
    </w:p>
    <w:p w:rsidR="00F73EDE" w:rsidRDefault="00F73EDE" w:rsidP="00855580">
      <w:pPr>
        <w:pStyle w:val="ListParagraph"/>
        <w:rPr>
          <w:rFonts w:cs="B Nazanin"/>
          <w:rtl/>
        </w:rPr>
      </w:pPr>
    </w:p>
    <w:p w:rsidR="00F73EDE" w:rsidRDefault="00F73EDE" w:rsidP="00855580">
      <w:pPr>
        <w:pStyle w:val="ListParagraph"/>
        <w:rPr>
          <w:rFonts w:cs="B Nazanin"/>
          <w:rtl/>
        </w:rPr>
      </w:pPr>
    </w:p>
    <w:p w:rsidR="00F73EDE" w:rsidRDefault="00F73EDE" w:rsidP="00855580">
      <w:pPr>
        <w:pStyle w:val="ListParagraph"/>
        <w:rPr>
          <w:rFonts w:cs="B Nazanin"/>
          <w:rtl/>
        </w:rPr>
      </w:pPr>
    </w:p>
    <w:p w:rsidR="00F73EDE" w:rsidRDefault="00F73EDE" w:rsidP="00855580">
      <w:pPr>
        <w:pStyle w:val="ListParagraph"/>
        <w:rPr>
          <w:rFonts w:cs="B Nazanin"/>
          <w:rtl/>
        </w:rPr>
      </w:pPr>
    </w:p>
    <w:p w:rsidR="00F73EDE" w:rsidRPr="00344C49" w:rsidRDefault="00F73EDE" w:rsidP="00855580">
      <w:pPr>
        <w:pStyle w:val="ListParagraph"/>
        <w:rPr>
          <w:rFonts w:cs="B Nazanin"/>
          <w:rtl/>
        </w:rPr>
      </w:pPr>
    </w:p>
    <w:p w:rsidR="004B7369" w:rsidRPr="00465BD3" w:rsidRDefault="00D35C84" w:rsidP="00465BD3">
      <w:pPr>
        <w:pStyle w:val="Heading1"/>
        <w:rPr>
          <w:rFonts w:cs="B Nazanin"/>
          <w:b/>
          <w:bCs/>
          <w:rtl/>
        </w:rPr>
      </w:pPr>
      <w:bookmarkStart w:id="33" w:name="_Toc47446160"/>
      <w:r w:rsidRPr="00465BD3">
        <w:rPr>
          <w:rFonts w:cs="B Nazanin" w:hint="cs"/>
          <w:b/>
          <w:bCs/>
          <w:rtl/>
        </w:rPr>
        <w:lastRenderedPageBreak/>
        <w:t>آنالیز نیازمندی ها جنبه ساختاری</w:t>
      </w:r>
      <w:bookmarkEnd w:id="33"/>
    </w:p>
    <w:p w:rsidR="00031158" w:rsidRPr="00BB35A4" w:rsidRDefault="00BB35A4" w:rsidP="00BB35A4">
      <w:pPr>
        <w:pStyle w:val="Heading2"/>
        <w:rPr>
          <w:rFonts w:asciiTheme="minorHAnsi" w:hAnsiTheme="minorHAnsi" w:cstheme="minorHAnsi"/>
        </w:rPr>
      </w:pPr>
      <w:bookmarkStart w:id="34" w:name="_Toc47446161"/>
      <w:r w:rsidRPr="00BB35A4">
        <w:rPr>
          <w:rFonts w:asciiTheme="minorHAnsi" w:hAnsiTheme="minorHAnsi" w:cs="B Nazanin"/>
          <w:rtl/>
        </w:rPr>
        <w:t>رسم</w:t>
      </w:r>
      <w:r w:rsidRPr="00BB35A4">
        <w:rPr>
          <w:rFonts w:asciiTheme="minorHAnsi" w:hAnsiTheme="minorHAnsi" w:cstheme="minorHAnsi"/>
          <w:rtl/>
        </w:rPr>
        <w:t xml:space="preserve"> </w:t>
      </w:r>
      <w:r w:rsidRPr="00BB35A4">
        <w:rPr>
          <w:rFonts w:asciiTheme="minorHAnsi" w:hAnsiTheme="minorHAnsi" w:cstheme="minorHAnsi"/>
        </w:rPr>
        <w:t>CRC Cards</w:t>
      </w:r>
      <w:bookmarkEnd w:id="34"/>
      <w:r w:rsidRPr="00BB35A4">
        <w:rPr>
          <w:rFonts w:asciiTheme="minorHAnsi" w:hAnsiTheme="minorHAnsi" w:cstheme="minorHAnsi"/>
        </w:rPr>
        <w:t xml:space="preserve"> </w:t>
      </w:r>
    </w:p>
    <w:tbl>
      <w:tblPr>
        <w:tblStyle w:val="TableGrid"/>
        <w:tblW w:w="0" w:type="auto"/>
        <w:tblLook w:val="04A0" w:firstRow="1" w:lastRow="0" w:firstColumn="1" w:lastColumn="0" w:noHBand="0" w:noVBand="1"/>
      </w:tblPr>
      <w:tblGrid>
        <w:gridCol w:w="9016"/>
      </w:tblGrid>
      <w:tr w:rsidR="001B18AB" w:rsidTr="007F3D21">
        <w:tc>
          <w:tcPr>
            <w:tcW w:w="9576" w:type="dxa"/>
          </w:tcPr>
          <w:p w:rsidR="001B18AB" w:rsidRPr="005F7594" w:rsidRDefault="001B18AB" w:rsidP="001B18AB">
            <w:pPr>
              <w:bidi w:val="0"/>
              <w:rPr>
                <w:sz w:val="32"/>
                <w:szCs w:val="32"/>
              </w:rPr>
            </w:pPr>
            <w:r w:rsidRPr="005F7594">
              <w:rPr>
                <w:sz w:val="32"/>
                <w:szCs w:val="32"/>
              </w:rPr>
              <w:t>Class</w:t>
            </w:r>
            <w:r>
              <w:rPr>
                <w:sz w:val="32"/>
                <w:szCs w:val="32"/>
              </w:rPr>
              <w:t>:Account</w:t>
            </w:r>
          </w:p>
          <w:p w:rsidR="001B18AB" w:rsidRDefault="001B18AB" w:rsidP="001B18AB">
            <w:pPr>
              <w:bidi w:val="0"/>
            </w:pPr>
          </w:p>
          <w:tbl>
            <w:tblPr>
              <w:tblStyle w:val="TableGrid"/>
              <w:tblW w:w="0" w:type="auto"/>
              <w:tblLook w:val="04A0" w:firstRow="1" w:lastRow="0" w:firstColumn="1" w:lastColumn="0" w:noHBand="0" w:noVBand="1"/>
            </w:tblPr>
            <w:tblGrid>
              <w:gridCol w:w="4410"/>
              <w:gridCol w:w="4380"/>
            </w:tblGrid>
            <w:tr w:rsidR="001B18AB" w:rsidTr="007F3D21">
              <w:tc>
                <w:tcPr>
                  <w:tcW w:w="4788" w:type="dxa"/>
                  <w:shd w:val="clear" w:color="auto" w:fill="323E4F" w:themeFill="text2" w:themeFillShade="BF"/>
                </w:tcPr>
                <w:p w:rsidR="001B18AB" w:rsidRPr="005F7594" w:rsidRDefault="001B18AB" w:rsidP="001B18AB">
                  <w:pPr>
                    <w:bidi w:val="0"/>
                    <w:rPr>
                      <w:sz w:val="28"/>
                      <w:szCs w:val="28"/>
                    </w:rPr>
                  </w:pPr>
                  <w:r w:rsidRPr="005F7594">
                    <w:rPr>
                      <w:sz w:val="28"/>
                      <w:szCs w:val="28"/>
                    </w:rPr>
                    <w:t>Responsibilities:</w:t>
                  </w:r>
                </w:p>
              </w:tc>
              <w:tc>
                <w:tcPr>
                  <w:tcW w:w="4788" w:type="dxa"/>
                  <w:shd w:val="clear" w:color="auto" w:fill="323E4F" w:themeFill="text2" w:themeFillShade="BF"/>
                </w:tcPr>
                <w:p w:rsidR="001B18AB" w:rsidRPr="005F7594" w:rsidRDefault="001B18AB" w:rsidP="001B18AB">
                  <w:pPr>
                    <w:bidi w:val="0"/>
                    <w:rPr>
                      <w:sz w:val="28"/>
                      <w:szCs w:val="28"/>
                    </w:rPr>
                  </w:pPr>
                  <w:r w:rsidRPr="005F7594">
                    <w:rPr>
                      <w:sz w:val="28"/>
                      <w:szCs w:val="28"/>
                    </w:rPr>
                    <w:t>Collaborators:</w:t>
                  </w:r>
                </w:p>
              </w:tc>
            </w:tr>
            <w:tr w:rsidR="001B18AB" w:rsidTr="007F3D21">
              <w:tc>
                <w:tcPr>
                  <w:tcW w:w="4788" w:type="dxa"/>
                </w:tcPr>
                <w:p w:rsidR="001B18AB" w:rsidRPr="005F7594" w:rsidRDefault="001B18AB" w:rsidP="001B18AB">
                  <w:pPr>
                    <w:autoSpaceDE w:val="0"/>
                    <w:autoSpaceDN w:val="0"/>
                    <w:bidi w:val="0"/>
                    <w:adjustRightInd w:val="0"/>
                    <w:rPr>
                      <w:rFonts w:ascii="Carlito" w:hAnsi="Carlito" w:cs="Carlito"/>
                      <w:sz w:val="24"/>
                      <w:szCs w:val="24"/>
                    </w:rPr>
                  </w:pPr>
                  <w:r>
                    <w:rPr>
                      <w:rFonts w:ascii="Carlito" w:hAnsi="Carlito" w:cs="Carlito"/>
                      <w:sz w:val="24"/>
                      <w:szCs w:val="24"/>
                    </w:rPr>
                    <w:t>hold the Account details(e.g phoneNumber,Accountname and password)</w:t>
                  </w:r>
                </w:p>
              </w:tc>
              <w:tc>
                <w:tcPr>
                  <w:tcW w:w="4788" w:type="dxa"/>
                </w:tcPr>
                <w:p w:rsidR="001B18AB" w:rsidRDefault="001B18AB" w:rsidP="001B18AB">
                  <w:pPr>
                    <w:bidi w:val="0"/>
                  </w:pPr>
                </w:p>
              </w:tc>
            </w:tr>
            <w:tr w:rsidR="001B18AB" w:rsidTr="007F3D21">
              <w:tc>
                <w:tcPr>
                  <w:tcW w:w="4788" w:type="dxa"/>
                </w:tcPr>
                <w:p w:rsidR="001B18AB" w:rsidRDefault="001B18AB" w:rsidP="001B18AB">
                  <w:pPr>
                    <w:bidi w:val="0"/>
                  </w:pPr>
                </w:p>
              </w:tc>
              <w:tc>
                <w:tcPr>
                  <w:tcW w:w="4788" w:type="dxa"/>
                </w:tcPr>
                <w:p w:rsidR="001B18AB" w:rsidRDefault="001B18AB" w:rsidP="001B18AB">
                  <w:pPr>
                    <w:bidi w:val="0"/>
                  </w:pPr>
                  <w:r>
                    <w:rPr>
                      <w:rFonts w:ascii="Carlito" w:hAnsi="Carlito" w:cs="Carlito"/>
                      <w:sz w:val="24"/>
                      <w:szCs w:val="24"/>
                    </w:rPr>
                    <w:t>DeliveryDriver</w:t>
                  </w:r>
                </w:p>
              </w:tc>
            </w:tr>
            <w:tr w:rsidR="001B18AB" w:rsidTr="007F3D21">
              <w:tc>
                <w:tcPr>
                  <w:tcW w:w="4788" w:type="dxa"/>
                </w:tcPr>
                <w:p w:rsidR="001B18AB" w:rsidRDefault="001B18AB" w:rsidP="001B18AB">
                  <w:pPr>
                    <w:bidi w:val="0"/>
                  </w:pPr>
                </w:p>
              </w:tc>
              <w:tc>
                <w:tcPr>
                  <w:tcW w:w="4788" w:type="dxa"/>
                </w:tcPr>
                <w:p w:rsidR="001B18AB" w:rsidRDefault="001B18AB" w:rsidP="001B18AB">
                  <w:pPr>
                    <w:bidi w:val="0"/>
                  </w:pPr>
                  <w:r>
                    <w:rPr>
                      <w:rFonts w:ascii="Carlito" w:hAnsi="Carlito" w:cs="Carlito"/>
                      <w:sz w:val="24"/>
                      <w:szCs w:val="24"/>
                    </w:rPr>
                    <w:t>Cook</w:t>
                  </w:r>
                </w:p>
              </w:tc>
            </w:tr>
            <w:tr w:rsidR="001B18AB" w:rsidTr="007F3D21">
              <w:tc>
                <w:tcPr>
                  <w:tcW w:w="4788" w:type="dxa"/>
                </w:tcPr>
                <w:p w:rsidR="001B18AB" w:rsidRDefault="001B18AB" w:rsidP="001B18AB">
                  <w:pPr>
                    <w:bidi w:val="0"/>
                  </w:pPr>
                </w:p>
              </w:tc>
              <w:tc>
                <w:tcPr>
                  <w:tcW w:w="4788" w:type="dxa"/>
                </w:tcPr>
                <w:p w:rsidR="001B18AB" w:rsidRPr="00031D3F" w:rsidRDefault="001B18AB" w:rsidP="001B18AB">
                  <w:pPr>
                    <w:bidi w:val="0"/>
                    <w:rPr>
                      <w:sz w:val="24"/>
                      <w:szCs w:val="24"/>
                    </w:rPr>
                  </w:pPr>
                  <w:r w:rsidRPr="00031D3F">
                    <w:rPr>
                      <w:sz w:val="24"/>
                      <w:szCs w:val="24"/>
                    </w:rPr>
                    <w:t>RestaurantAdmin</w:t>
                  </w:r>
                </w:p>
              </w:tc>
            </w:tr>
            <w:tr w:rsidR="001B18AB" w:rsidTr="007F3D21">
              <w:tc>
                <w:tcPr>
                  <w:tcW w:w="4788" w:type="dxa"/>
                </w:tcPr>
                <w:p w:rsidR="001B18AB" w:rsidRDefault="001B18AB" w:rsidP="001B18AB">
                  <w:pPr>
                    <w:autoSpaceDE w:val="0"/>
                    <w:autoSpaceDN w:val="0"/>
                    <w:bidi w:val="0"/>
                    <w:adjustRightInd w:val="0"/>
                  </w:pPr>
                  <w:r w:rsidRPr="00031D3F">
                    <w:rPr>
                      <w:sz w:val="24"/>
                      <w:szCs w:val="24"/>
                    </w:rPr>
                    <w:t>Uses the functions in</w:t>
                  </w:r>
                  <w:r w:rsidRPr="00031D3F">
                    <w:rPr>
                      <w:rFonts w:ascii="Carlito" w:hAnsi="Carlito" w:cs="Carlito"/>
                      <w:sz w:val="28"/>
                      <w:szCs w:val="28"/>
                    </w:rPr>
                    <w:t xml:space="preserve"> </w:t>
                  </w:r>
                  <w:r>
                    <w:rPr>
                      <w:rFonts w:ascii="Carlito" w:hAnsi="Carlito" w:cs="Carlito"/>
                      <w:sz w:val="24"/>
                      <w:szCs w:val="24"/>
                    </w:rPr>
                    <w:t>SystemInterfaceForAccount</w:t>
                  </w:r>
                  <w:r>
                    <w:t xml:space="preserve">  </w:t>
                  </w:r>
                  <w:r>
                    <w:rPr>
                      <w:rFonts w:ascii="Carlito" w:hAnsi="Carlito" w:cs="Carlito"/>
                      <w:sz w:val="24"/>
                      <w:szCs w:val="24"/>
                    </w:rPr>
                    <w:t>to Sign Up,Login and Change Password</w:t>
                  </w:r>
                </w:p>
                <w:p w:rsidR="001B18AB" w:rsidRDefault="001B18AB" w:rsidP="001B18AB">
                  <w:pPr>
                    <w:bidi w:val="0"/>
                  </w:pPr>
                </w:p>
              </w:tc>
              <w:tc>
                <w:tcPr>
                  <w:tcW w:w="4788" w:type="dxa"/>
                </w:tcPr>
                <w:p w:rsidR="001B18AB" w:rsidRDefault="001B18AB" w:rsidP="001B18AB">
                  <w:pPr>
                    <w:bidi w:val="0"/>
                  </w:pPr>
                  <w:r>
                    <w:rPr>
                      <w:rFonts w:ascii="Carlito" w:hAnsi="Carlito" w:cs="Carlito"/>
                      <w:sz w:val="24"/>
                      <w:szCs w:val="24"/>
                    </w:rPr>
                    <w:t>SystemInterfaceForAccount</w:t>
                  </w:r>
                </w:p>
              </w:tc>
            </w:tr>
            <w:tr w:rsidR="001B18AB" w:rsidTr="007F3D21">
              <w:tc>
                <w:tcPr>
                  <w:tcW w:w="4788" w:type="dxa"/>
                </w:tcPr>
                <w:p w:rsidR="001B18AB" w:rsidRDefault="001B18AB" w:rsidP="001B18AB">
                  <w:pPr>
                    <w:bidi w:val="0"/>
                  </w:pPr>
                </w:p>
              </w:tc>
              <w:tc>
                <w:tcPr>
                  <w:tcW w:w="4788" w:type="dxa"/>
                </w:tcPr>
                <w:p w:rsidR="001B18AB" w:rsidRDefault="001B18AB" w:rsidP="001B18AB">
                  <w:pPr>
                    <w:bidi w:val="0"/>
                  </w:pPr>
                  <w:r>
                    <w:rPr>
                      <w:rFonts w:ascii="Carlito" w:hAnsi="Carlito" w:cs="Carlito"/>
                      <w:sz w:val="24"/>
                      <w:szCs w:val="24"/>
                    </w:rPr>
                    <w:t>Accountant</w:t>
                  </w:r>
                </w:p>
              </w:tc>
            </w:tr>
            <w:tr w:rsidR="001B18AB" w:rsidTr="007F3D21">
              <w:tc>
                <w:tcPr>
                  <w:tcW w:w="4788" w:type="dxa"/>
                </w:tcPr>
                <w:p w:rsidR="001B18AB" w:rsidRDefault="001B18AB" w:rsidP="001B18AB">
                  <w:pPr>
                    <w:bidi w:val="0"/>
                  </w:pPr>
                </w:p>
              </w:tc>
              <w:tc>
                <w:tcPr>
                  <w:tcW w:w="4788" w:type="dxa"/>
                </w:tcPr>
                <w:p w:rsidR="001B18AB" w:rsidRDefault="001B18AB" w:rsidP="001B18AB">
                  <w:pPr>
                    <w:bidi w:val="0"/>
                  </w:pPr>
                </w:p>
              </w:tc>
            </w:tr>
          </w:tbl>
          <w:p w:rsidR="001B18AB" w:rsidRDefault="001B18AB" w:rsidP="001B18AB">
            <w:pPr>
              <w:bidi w:val="0"/>
            </w:pPr>
          </w:p>
        </w:tc>
      </w:tr>
    </w:tbl>
    <w:p w:rsidR="00BB35A4" w:rsidRDefault="00BB35A4" w:rsidP="001B18AB">
      <w:pPr>
        <w:bidi w:val="0"/>
        <w:rPr>
          <w:rFonts w:cs="B Nazanin"/>
          <w:rtl/>
        </w:rPr>
      </w:pPr>
    </w:p>
    <w:p w:rsidR="001B18AB" w:rsidRDefault="001B18AB" w:rsidP="001B18AB">
      <w:pPr>
        <w:bidi w:val="0"/>
        <w:rPr>
          <w:rFonts w:cs="B Nazanin"/>
          <w:rtl/>
        </w:rPr>
      </w:pPr>
    </w:p>
    <w:p w:rsidR="001643E4" w:rsidRDefault="001643E4" w:rsidP="001643E4">
      <w:pPr>
        <w:bidi w:val="0"/>
        <w:rPr>
          <w:rFonts w:cs="B Nazanin"/>
          <w:rtl/>
        </w:rPr>
      </w:pPr>
    </w:p>
    <w:p w:rsidR="001643E4" w:rsidRDefault="001643E4" w:rsidP="001643E4">
      <w:pPr>
        <w:bidi w:val="0"/>
        <w:rPr>
          <w:rFonts w:cs="B Nazanin"/>
          <w:rtl/>
        </w:rPr>
      </w:pPr>
    </w:p>
    <w:tbl>
      <w:tblPr>
        <w:tblStyle w:val="TableGrid"/>
        <w:tblW w:w="0" w:type="auto"/>
        <w:tblLook w:val="04A0" w:firstRow="1" w:lastRow="0" w:firstColumn="1" w:lastColumn="0" w:noHBand="0" w:noVBand="1"/>
      </w:tblPr>
      <w:tblGrid>
        <w:gridCol w:w="9016"/>
      </w:tblGrid>
      <w:tr w:rsidR="001643E4" w:rsidTr="007F3D21">
        <w:tc>
          <w:tcPr>
            <w:tcW w:w="9576" w:type="dxa"/>
          </w:tcPr>
          <w:p w:rsidR="001643E4" w:rsidRPr="005F7594" w:rsidRDefault="001643E4" w:rsidP="001643E4">
            <w:pPr>
              <w:bidi w:val="0"/>
              <w:rPr>
                <w:sz w:val="32"/>
                <w:szCs w:val="32"/>
              </w:rPr>
            </w:pPr>
            <w:r w:rsidRPr="005F7594">
              <w:rPr>
                <w:sz w:val="32"/>
                <w:szCs w:val="32"/>
              </w:rPr>
              <w:t>Class</w:t>
            </w:r>
            <w:r>
              <w:rPr>
                <w:sz w:val="32"/>
                <w:szCs w:val="32"/>
              </w:rPr>
              <w:t>:</w:t>
            </w:r>
            <w:r>
              <w:rPr>
                <w:rFonts w:ascii="Carlito" w:hAnsi="Carlito" w:cs="Carlito"/>
                <w:sz w:val="24"/>
                <w:szCs w:val="24"/>
              </w:rPr>
              <w:t xml:space="preserve"> </w:t>
            </w:r>
            <w:r w:rsidRPr="00D87257">
              <w:rPr>
                <w:rFonts w:ascii="Carlito" w:hAnsi="Carlito" w:cs="Carlito"/>
                <w:sz w:val="28"/>
                <w:szCs w:val="28"/>
              </w:rPr>
              <w:t>Empl</w:t>
            </w:r>
            <w:r w:rsidR="0039292C">
              <w:rPr>
                <w:rFonts w:ascii="Carlito" w:hAnsi="Carlito" w:cs="Carlito"/>
                <w:sz w:val="28"/>
                <w:szCs w:val="28"/>
              </w:rPr>
              <w:t>o</w:t>
            </w:r>
            <w:r w:rsidRPr="00D87257">
              <w:rPr>
                <w:rFonts w:ascii="Carlito" w:hAnsi="Carlito" w:cs="Carlito"/>
                <w:sz w:val="28"/>
                <w:szCs w:val="28"/>
              </w:rPr>
              <w:t>yeeData</w:t>
            </w:r>
          </w:p>
          <w:p w:rsidR="001643E4" w:rsidRDefault="001643E4" w:rsidP="001643E4">
            <w:pPr>
              <w:bidi w:val="0"/>
            </w:pPr>
          </w:p>
          <w:tbl>
            <w:tblPr>
              <w:tblStyle w:val="TableGrid"/>
              <w:tblW w:w="0" w:type="auto"/>
              <w:tblLook w:val="04A0" w:firstRow="1" w:lastRow="0" w:firstColumn="1" w:lastColumn="0" w:noHBand="0" w:noVBand="1"/>
            </w:tblPr>
            <w:tblGrid>
              <w:gridCol w:w="4083"/>
              <w:gridCol w:w="4707"/>
            </w:tblGrid>
            <w:tr w:rsidR="001643E4" w:rsidTr="007F3D21">
              <w:tc>
                <w:tcPr>
                  <w:tcW w:w="4788" w:type="dxa"/>
                  <w:shd w:val="clear" w:color="auto" w:fill="323E4F" w:themeFill="text2" w:themeFillShade="BF"/>
                </w:tcPr>
                <w:p w:rsidR="001643E4" w:rsidRPr="005F7594" w:rsidRDefault="001643E4" w:rsidP="001643E4">
                  <w:pPr>
                    <w:bidi w:val="0"/>
                    <w:rPr>
                      <w:sz w:val="28"/>
                      <w:szCs w:val="28"/>
                    </w:rPr>
                  </w:pPr>
                  <w:r w:rsidRPr="005F7594">
                    <w:rPr>
                      <w:sz w:val="28"/>
                      <w:szCs w:val="28"/>
                    </w:rPr>
                    <w:t>Responsibilities:</w:t>
                  </w:r>
                </w:p>
              </w:tc>
              <w:tc>
                <w:tcPr>
                  <w:tcW w:w="4788" w:type="dxa"/>
                  <w:shd w:val="clear" w:color="auto" w:fill="323E4F" w:themeFill="text2" w:themeFillShade="BF"/>
                </w:tcPr>
                <w:p w:rsidR="001643E4" w:rsidRPr="005F7594" w:rsidRDefault="001643E4" w:rsidP="001643E4">
                  <w:pPr>
                    <w:bidi w:val="0"/>
                    <w:rPr>
                      <w:sz w:val="28"/>
                      <w:szCs w:val="28"/>
                    </w:rPr>
                  </w:pPr>
                  <w:r w:rsidRPr="005F7594">
                    <w:rPr>
                      <w:sz w:val="28"/>
                      <w:szCs w:val="28"/>
                    </w:rPr>
                    <w:t>Collaborators:</w:t>
                  </w:r>
                </w:p>
              </w:tc>
            </w:tr>
            <w:tr w:rsidR="001643E4" w:rsidTr="007F3D21">
              <w:tc>
                <w:tcPr>
                  <w:tcW w:w="4788" w:type="dxa"/>
                </w:tcPr>
                <w:p w:rsidR="001643E4" w:rsidRDefault="001643E4" w:rsidP="001643E4">
                  <w:pPr>
                    <w:autoSpaceDE w:val="0"/>
                    <w:autoSpaceDN w:val="0"/>
                    <w:bidi w:val="0"/>
                    <w:adjustRightInd w:val="0"/>
                    <w:rPr>
                      <w:rFonts w:ascii="Carlito" w:hAnsi="Carlito" w:cs="Carlito"/>
                      <w:sz w:val="24"/>
                      <w:szCs w:val="24"/>
                    </w:rPr>
                  </w:pPr>
                  <w:r>
                    <w:rPr>
                      <w:rFonts w:ascii="Carlito" w:hAnsi="Carlito" w:cs="Carlito"/>
                      <w:sz w:val="24"/>
                      <w:szCs w:val="24"/>
                    </w:rPr>
                    <w:t>hold the employee details(e.g</w:t>
                  </w:r>
                </w:p>
                <w:p w:rsidR="001643E4" w:rsidRDefault="001643E4" w:rsidP="001643E4">
                  <w:pPr>
                    <w:autoSpaceDE w:val="0"/>
                    <w:autoSpaceDN w:val="0"/>
                    <w:bidi w:val="0"/>
                    <w:adjustRightInd w:val="0"/>
                    <w:rPr>
                      <w:rFonts w:ascii="Carlito" w:hAnsi="Carlito" w:cs="Carlito"/>
                      <w:sz w:val="24"/>
                      <w:szCs w:val="24"/>
                    </w:rPr>
                  </w:pPr>
                  <w:r>
                    <w:rPr>
                      <w:rFonts w:ascii="Carlito" w:hAnsi="Carlito" w:cs="Carlito"/>
                      <w:sz w:val="24"/>
                      <w:szCs w:val="24"/>
                    </w:rPr>
                    <w:t>Accountname,wage,BankAccount and the</w:t>
                  </w:r>
                </w:p>
                <w:p w:rsidR="001643E4" w:rsidRDefault="001643E4" w:rsidP="001643E4">
                  <w:pPr>
                    <w:autoSpaceDE w:val="0"/>
                    <w:autoSpaceDN w:val="0"/>
                    <w:bidi w:val="0"/>
                    <w:adjustRightInd w:val="0"/>
                    <w:rPr>
                      <w:rFonts w:ascii="Carlito" w:hAnsi="Carlito" w:cs="Carlito"/>
                      <w:sz w:val="24"/>
                      <w:szCs w:val="24"/>
                    </w:rPr>
                  </w:pPr>
                  <w:r>
                    <w:rPr>
                      <w:rFonts w:ascii="Carlito" w:hAnsi="Carlito" w:cs="Carlito"/>
                      <w:sz w:val="24"/>
                      <w:szCs w:val="24"/>
                    </w:rPr>
                    <w:t>restaurants the employee is working</w:t>
                  </w:r>
                </w:p>
                <w:p w:rsidR="001643E4" w:rsidRPr="005F7594" w:rsidRDefault="001643E4" w:rsidP="001643E4">
                  <w:pPr>
                    <w:autoSpaceDE w:val="0"/>
                    <w:autoSpaceDN w:val="0"/>
                    <w:bidi w:val="0"/>
                    <w:adjustRightInd w:val="0"/>
                    <w:rPr>
                      <w:rFonts w:ascii="Carlito" w:hAnsi="Carlito" w:cs="Carlito"/>
                      <w:sz w:val="24"/>
                      <w:szCs w:val="24"/>
                    </w:rPr>
                  </w:pPr>
                  <w:r>
                    <w:rPr>
                      <w:rFonts w:ascii="Carlito" w:hAnsi="Carlito" w:cs="Carlito"/>
                      <w:sz w:val="24"/>
                      <w:szCs w:val="24"/>
                    </w:rPr>
                    <w:t>for)</w:t>
                  </w:r>
                </w:p>
                <w:p w:rsidR="001643E4" w:rsidRPr="005F7594" w:rsidRDefault="001643E4" w:rsidP="001643E4">
                  <w:pPr>
                    <w:autoSpaceDE w:val="0"/>
                    <w:autoSpaceDN w:val="0"/>
                    <w:bidi w:val="0"/>
                    <w:adjustRightInd w:val="0"/>
                    <w:rPr>
                      <w:rFonts w:ascii="Carlito" w:hAnsi="Carlito" w:cs="Carlito"/>
                      <w:sz w:val="24"/>
                      <w:szCs w:val="24"/>
                    </w:rPr>
                  </w:pPr>
                </w:p>
              </w:tc>
              <w:tc>
                <w:tcPr>
                  <w:tcW w:w="4788" w:type="dxa"/>
                </w:tcPr>
                <w:p w:rsidR="001643E4" w:rsidRDefault="001643E4" w:rsidP="001643E4">
                  <w:pPr>
                    <w:bidi w:val="0"/>
                  </w:pPr>
                </w:p>
                <w:p w:rsidR="001643E4" w:rsidRPr="00E22DBE" w:rsidRDefault="001643E4" w:rsidP="001643E4">
                  <w:pPr>
                    <w:autoSpaceDE w:val="0"/>
                    <w:autoSpaceDN w:val="0"/>
                    <w:bidi w:val="0"/>
                    <w:adjustRightInd w:val="0"/>
                    <w:rPr>
                      <w:rFonts w:ascii="Carlito" w:hAnsi="Carlito" w:cs="Carlito"/>
                      <w:sz w:val="24"/>
                      <w:szCs w:val="24"/>
                    </w:rPr>
                  </w:pPr>
                  <w:r>
                    <w:rPr>
                      <w:rFonts w:ascii="Carlito" w:hAnsi="Carlito" w:cs="Carlito"/>
                      <w:sz w:val="24"/>
                      <w:szCs w:val="24"/>
                    </w:rPr>
                    <w:t>RestaurantInterfaceForAdminAndAccountant</w:t>
                  </w:r>
                </w:p>
              </w:tc>
            </w:tr>
            <w:tr w:rsidR="001643E4" w:rsidTr="007F3D21">
              <w:tc>
                <w:tcPr>
                  <w:tcW w:w="4788" w:type="dxa"/>
                </w:tcPr>
                <w:p w:rsidR="001643E4" w:rsidRDefault="001643E4" w:rsidP="001643E4">
                  <w:pPr>
                    <w:tabs>
                      <w:tab w:val="left" w:pos="1140"/>
                    </w:tabs>
                    <w:bidi w:val="0"/>
                  </w:pPr>
                </w:p>
              </w:tc>
              <w:tc>
                <w:tcPr>
                  <w:tcW w:w="4788" w:type="dxa"/>
                </w:tcPr>
                <w:p w:rsidR="001643E4" w:rsidRDefault="001643E4" w:rsidP="001643E4">
                  <w:pPr>
                    <w:bidi w:val="0"/>
                  </w:pPr>
                  <w:r>
                    <w:rPr>
                      <w:rFonts w:ascii="Carlito" w:hAnsi="Carlito" w:cs="Carlito"/>
                      <w:sz w:val="24"/>
                      <w:szCs w:val="24"/>
                    </w:rPr>
                    <w:t>DeliveryDriver</w:t>
                  </w:r>
                </w:p>
              </w:tc>
            </w:tr>
            <w:tr w:rsidR="001643E4" w:rsidTr="007F3D21">
              <w:tc>
                <w:tcPr>
                  <w:tcW w:w="4788" w:type="dxa"/>
                </w:tcPr>
                <w:p w:rsidR="001643E4" w:rsidRDefault="001643E4" w:rsidP="001643E4">
                  <w:pPr>
                    <w:bidi w:val="0"/>
                  </w:pPr>
                </w:p>
              </w:tc>
              <w:tc>
                <w:tcPr>
                  <w:tcW w:w="4788" w:type="dxa"/>
                </w:tcPr>
                <w:p w:rsidR="001643E4" w:rsidRDefault="001643E4" w:rsidP="001643E4">
                  <w:pPr>
                    <w:bidi w:val="0"/>
                  </w:pPr>
                  <w:r>
                    <w:rPr>
                      <w:rFonts w:ascii="Carlito" w:hAnsi="Carlito" w:cs="Carlito"/>
                      <w:sz w:val="24"/>
                      <w:szCs w:val="24"/>
                    </w:rPr>
                    <w:t>Cook</w:t>
                  </w:r>
                </w:p>
              </w:tc>
            </w:tr>
            <w:tr w:rsidR="001643E4" w:rsidTr="007F3D21">
              <w:tc>
                <w:tcPr>
                  <w:tcW w:w="4788" w:type="dxa"/>
                </w:tcPr>
                <w:p w:rsidR="001643E4" w:rsidRDefault="001643E4" w:rsidP="001643E4">
                  <w:pPr>
                    <w:bidi w:val="0"/>
                  </w:pPr>
                  <w:r w:rsidRPr="00031D3F">
                    <w:rPr>
                      <w:sz w:val="24"/>
                      <w:szCs w:val="24"/>
                    </w:rPr>
                    <w:t>Allow Restaurant to edit food details</w:t>
                  </w:r>
                </w:p>
              </w:tc>
              <w:tc>
                <w:tcPr>
                  <w:tcW w:w="4788" w:type="dxa"/>
                </w:tcPr>
                <w:p w:rsidR="001643E4" w:rsidRDefault="001643E4" w:rsidP="001643E4">
                  <w:pPr>
                    <w:bidi w:val="0"/>
                  </w:pPr>
                  <w:r w:rsidRPr="00031D3F">
                    <w:rPr>
                      <w:sz w:val="24"/>
                      <w:szCs w:val="24"/>
                    </w:rPr>
                    <w:t>Restaurant</w:t>
                  </w:r>
                </w:p>
              </w:tc>
            </w:tr>
            <w:tr w:rsidR="001643E4" w:rsidTr="007F3D21">
              <w:tc>
                <w:tcPr>
                  <w:tcW w:w="4788" w:type="dxa"/>
                </w:tcPr>
                <w:p w:rsidR="001643E4" w:rsidRDefault="001643E4" w:rsidP="001643E4">
                  <w:pPr>
                    <w:bidi w:val="0"/>
                  </w:pPr>
                </w:p>
              </w:tc>
              <w:tc>
                <w:tcPr>
                  <w:tcW w:w="4788" w:type="dxa"/>
                </w:tcPr>
                <w:p w:rsidR="001643E4" w:rsidRDefault="001643E4" w:rsidP="001643E4">
                  <w:pPr>
                    <w:bidi w:val="0"/>
                  </w:pPr>
                  <w:r w:rsidRPr="00031D3F">
                    <w:rPr>
                      <w:sz w:val="24"/>
                      <w:szCs w:val="24"/>
                    </w:rPr>
                    <w:t>Accountant</w:t>
                  </w:r>
                </w:p>
              </w:tc>
            </w:tr>
            <w:tr w:rsidR="001643E4" w:rsidTr="007F3D21">
              <w:tc>
                <w:tcPr>
                  <w:tcW w:w="4788" w:type="dxa"/>
                </w:tcPr>
                <w:p w:rsidR="001643E4" w:rsidRDefault="001643E4" w:rsidP="001643E4">
                  <w:pPr>
                    <w:bidi w:val="0"/>
                  </w:pPr>
                </w:p>
              </w:tc>
              <w:tc>
                <w:tcPr>
                  <w:tcW w:w="4788" w:type="dxa"/>
                </w:tcPr>
                <w:p w:rsidR="001643E4" w:rsidRDefault="001643E4" w:rsidP="001643E4">
                  <w:pPr>
                    <w:bidi w:val="0"/>
                  </w:pPr>
                </w:p>
              </w:tc>
            </w:tr>
            <w:tr w:rsidR="001643E4" w:rsidTr="007F3D21">
              <w:tc>
                <w:tcPr>
                  <w:tcW w:w="4788" w:type="dxa"/>
                </w:tcPr>
                <w:p w:rsidR="001643E4" w:rsidRDefault="001643E4" w:rsidP="001643E4">
                  <w:pPr>
                    <w:bidi w:val="0"/>
                  </w:pPr>
                </w:p>
              </w:tc>
              <w:tc>
                <w:tcPr>
                  <w:tcW w:w="4788" w:type="dxa"/>
                </w:tcPr>
                <w:p w:rsidR="001643E4" w:rsidRDefault="001643E4" w:rsidP="001643E4">
                  <w:pPr>
                    <w:bidi w:val="0"/>
                  </w:pPr>
                </w:p>
              </w:tc>
            </w:tr>
          </w:tbl>
          <w:p w:rsidR="001643E4" w:rsidRDefault="001643E4" w:rsidP="001643E4">
            <w:pPr>
              <w:bidi w:val="0"/>
            </w:pPr>
          </w:p>
        </w:tc>
      </w:tr>
    </w:tbl>
    <w:p w:rsidR="001643E4" w:rsidRDefault="001643E4" w:rsidP="001643E4">
      <w:pPr>
        <w:bidi w:val="0"/>
        <w:rPr>
          <w:rFonts w:cs="B Nazanin"/>
        </w:rPr>
      </w:pPr>
    </w:p>
    <w:p w:rsidR="0040722D" w:rsidRDefault="0040722D" w:rsidP="0040722D">
      <w:pPr>
        <w:bidi w:val="0"/>
        <w:rPr>
          <w:rFonts w:cs="B Nazanin"/>
        </w:rPr>
      </w:pPr>
    </w:p>
    <w:p w:rsidR="0040722D" w:rsidRDefault="0040722D" w:rsidP="0040722D">
      <w:pPr>
        <w:bidi w:val="0"/>
        <w:rPr>
          <w:rFonts w:cs="B Nazanin"/>
        </w:rPr>
      </w:pPr>
    </w:p>
    <w:p w:rsidR="0040722D" w:rsidRDefault="0040722D" w:rsidP="0040722D">
      <w:pPr>
        <w:bidi w:val="0"/>
        <w:rPr>
          <w:rFonts w:cs="B Nazanin"/>
          <w:rtl/>
        </w:rPr>
      </w:pPr>
    </w:p>
    <w:tbl>
      <w:tblPr>
        <w:tblStyle w:val="TableGrid"/>
        <w:tblW w:w="0" w:type="auto"/>
        <w:tblLook w:val="04A0" w:firstRow="1" w:lastRow="0" w:firstColumn="1" w:lastColumn="0" w:noHBand="0" w:noVBand="1"/>
      </w:tblPr>
      <w:tblGrid>
        <w:gridCol w:w="9016"/>
      </w:tblGrid>
      <w:tr w:rsidR="0039292C" w:rsidTr="007F3D21">
        <w:tc>
          <w:tcPr>
            <w:tcW w:w="9576" w:type="dxa"/>
          </w:tcPr>
          <w:p w:rsidR="0039292C" w:rsidRPr="005F7594" w:rsidRDefault="0039292C" w:rsidP="0039292C">
            <w:pPr>
              <w:bidi w:val="0"/>
              <w:rPr>
                <w:sz w:val="32"/>
                <w:szCs w:val="32"/>
              </w:rPr>
            </w:pPr>
            <w:r w:rsidRPr="005F7594">
              <w:rPr>
                <w:sz w:val="32"/>
                <w:szCs w:val="32"/>
              </w:rPr>
              <w:lastRenderedPageBreak/>
              <w:t>Class</w:t>
            </w:r>
            <w:r>
              <w:rPr>
                <w:sz w:val="32"/>
                <w:szCs w:val="32"/>
              </w:rPr>
              <w:t>:Food</w:t>
            </w:r>
          </w:p>
          <w:p w:rsidR="0039292C" w:rsidRDefault="0039292C" w:rsidP="0039292C">
            <w:pPr>
              <w:bidi w:val="0"/>
            </w:pPr>
          </w:p>
          <w:tbl>
            <w:tblPr>
              <w:tblStyle w:val="TableGrid"/>
              <w:tblW w:w="0" w:type="auto"/>
              <w:tblLook w:val="04A0" w:firstRow="1" w:lastRow="0" w:firstColumn="1" w:lastColumn="0" w:noHBand="0" w:noVBand="1"/>
            </w:tblPr>
            <w:tblGrid>
              <w:gridCol w:w="4009"/>
              <w:gridCol w:w="4781"/>
            </w:tblGrid>
            <w:tr w:rsidR="0039292C" w:rsidTr="007F3D21">
              <w:tc>
                <w:tcPr>
                  <w:tcW w:w="4564" w:type="dxa"/>
                  <w:shd w:val="clear" w:color="auto" w:fill="323E4F" w:themeFill="text2" w:themeFillShade="BF"/>
                </w:tcPr>
                <w:p w:rsidR="0039292C" w:rsidRPr="005F7594" w:rsidRDefault="0039292C" w:rsidP="0039292C">
                  <w:pPr>
                    <w:bidi w:val="0"/>
                    <w:rPr>
                      <w:sz w:val="28"/>
                      <w:szCs w:val="28"/>
                    </w:rPr>
                  </w:pPr>
                  <w:r w:rsidRPr="005F7594">
                    <w:rPr>
                      <w:sz w:val="28"/>
                      <w:szCs w:val="28"/>
                    </w:rPr>
                    <w:t>Responsibilities:</w:t>
                  </w:r>
                </w:p>
              </w:tc>
              <w:tc>
                <w:tcPr>
                  <w:tcW w:w="4786" w:type="dxa"/>
                  <w:shd w:val="clear" w:color="auto" w:fill="323E4F" w:themeFill="text2" w:themeFillShade="BF"/>
                </w:tcPr>
                <w:p w:rsidR="0039292C" w:rsidRPr="005F7594" w:rsidRDefault="0039292C" w:rsidP="0039292C">
                  <w:pPr>
                    <w:bidi w:val="0"/>
                    <w:rPr>
                      <w:sz w:val="28"/>
                      <w:szCs w:val="28"/>
                    </w:rPr>
                  </w:pPr>
                  <w:r w:rsidRPr="005F7594">
                    <w:rPr>
                      <w:sz w:val="28"/>
                      <w:szCs w:val="28"/>
                    </w:rPr>
                    <w:t>Collaborators:</w:t>
                  </w:r>
                </w:p>
              </w:tc>
            </w:tr>
            <w:tr w:rsidR="0039292C" w:rsidTr="007F3D21">
              <w:tc>
                <w:tcPr>
                  <w:tcW w:w="4564" w:type="dxa"/>
                </w:tcPr>
                <w:p w:rsidR="0039292C" w:rsidRDefault="0039292C" w:rsidP="0039292C">
                  <w:pPr>
                    <w:autoSpaceDE w:val="0"/>
                    <w:autoSpaceDN w:val="0"/>
                    <w:bidi w:val="0"/>
                    <w:adjustRightInd w:val="0"/>
                    <w:rPr>
                      <w:rFonts w:ascii="Carlito" w:hAnsi="Carlito" w:cs="Carlito"/>
                      <w:sz w:val="24"/>
                      <w:szCs w:val="24"/>
                    </w:rPr>
                  </w:pPr>
                  <w:r>
                    <w:rPr>
                      <w:rFonts w:ascii="Carlito" w:hAnsi="Carlito" w:cs="Carlito"/>
                      <w:sz w:val="24"/>
                      <w:szCs w:val="24"/>
                    </w:rPr>
                    <w:t>hold the food details(e.g name,price</w:t>
                  </w:r>
                </w:p>
                <w:p w:rsidR="0039292C" w:rsidRDefault="0039292C" w:rsidP="0039292C">
                  <w:pPr>
                    <w:autoSpaceDE w:val="0"/>
                    <w:autoSpaceDN w:val="0"/>
                    <w:bidi w:val="0"/>
                    <w:adjustRightInd w:val="0"/>
                    <w:rPr>
                      <w:rFonts w:ascii="Carlito" w:hAnsi="Carlito" w:cs="Carlito"/>
                      <w:sz w:val="24"/>
                      <w:szCs w:val="24"/>
                    </w:rPr>
                  </w:pPr>
                  <w:r>
                    <w:rPr>
                      <w:rFonts w:ascii="Carlito" w:hAnsi="Carlito" w:cs="Carlito"/>
                      <w:sz w:val="24"/>
                      <w:szCs w:val="24"/>
                    </w:rPr>
                    <w:t>image and status,which shows if it is</w:t>
                  </w:r>
                </w:p>
                <w:p w:rsidR="0039292C" w:rsidRDefault="0039292C" w:rsidP="0039292C">
                  <w:pPr>
                    <w:autoSpaceDE w:val="0"/>
                    <w:autoSpaceDN w:val="0"/>
                    <w:bidi w:val="0"/>
                    <w:adjustRightInd w:val="0"/>
                    <w:rPr>
                      <w:rFonts w:ascii="Carlito" w:hAnsi="Carlito" w:cs="Carlito"/>
                      <w:sz w:val="24"/>
                      <w:szCs w:val="24"/>
                    </w:rPr>
                  </w:pPr>
                  <w:r>
                    <w:rPr>
                      <w:rFonts w:ascii="Carlito" w:hAnsi="Carlito" w:cs="Carlito"/>
                      <w:sz w:val="24"/>
                      <w:szCs w:val="24"/>
                    </w:rPr>
                    <w:t>available for ordering or not and Price status which shows if it’s price is approved)</w:t>
                  </w:r>
                </w:p>
                <w:p w:rsidR="0039292C" w:rsidRPr="005F7594" w:rsidRDefault="0039292C" w:rsidP="0039292C">
                  <w:pPr>
                    <w:autoSpaceDE w:val="0"/>
                    <w:autoSpaceDN w:val="0"/>
                    <w:bidi w:val="0"/>
                    <w:adjustRightInd w:val="0"/>
                    <w:rPr>
                      <w:rFonts w:ascii="Carlito" w:hAnsi="Carlito" w:cs="Carlito"/>
                      <w:sz w:val="24"/>
                      <w:szCs w:val="24"/>
                    </w:rPr>
                  </w:pPr>
                </w:p>
              </w:tc>
              <w:tc>
                <w:tcPr>
                  <w:tcW w:w="4786" w:type="dxa"/>
                </w:tcPr>
                <w:p w:rsidR="0039292C" w:rsidRPr="00E22DBE" w:rsidRDefault="0039292C" w:rsidP="0039292C">
                  <w:pPr>
                    <w:autoSpaceDE w:val="0"/>
                    <w:autoSpaceDN w:val="0"/>
                    <w:bidi w:val="0"/>
                    <w:adjustRightInd w:val="0"/>
                    <w:rPr>
                      <w:rFonts w:ascii="Carlito" w:hAnsi="Carlito" w:cs="Carlito"/>
                      <w:sz w:val="24"/>
                      <w:szCs w:val="24"/>
                    </w:rPr>
                  </w:pPr>
                  <w:r>
                    <w:rPr>
                      <w:rFonts w:ascii="Carlito" w:hAnsi="Carlito" w:cs="Carlito"/>
                      <w:sz w:val="24"/>
                      <w:szCs w:val="24"/>
                    </w:rPr>
                    <w:t>RestaurantInterfaceForCookAndDeliveryDriver</w:t>
                  </w:r>
                </w:p>
              </w:tc>
            </w:tr>
            <w:tr w:rsidR="0039292C" w:rsidTr="007F3D21">
              <w:tc>
                <w:tcPr>
                  <w:tcW w:w="4564" w:type="dxa"/>
                </w:tcPr>
                <w:p w:rsidR="0039292C" w:rsidRPr="00031D3F" w:rsidRDefault="0039292C" w:rsidP="0039292C">
                  <w:pPr>
                    <w:bidi w:val="0"/>
                    <w:rPr>
                      <w:sz w:val="24"/>
                      <w:szCs w:val="24"/>
                    </w:rPr>
                  </w:pPr>
                  <w:r w:rsidRPr="00031D3F">
                    <w:rPr>
                      <w:sz w:val="24"/>
                      <w:szCs w:val="24"/>
                    </w:rPr>
                    <w:t>Allow Restaurant to edit food details</w:t>
                  </w:r>
                </w:p>
              </w:tc>
              <w:tc>
                <w:tcPr>
                  <w:tcW w:w="4786" w:type="dxa"/>
                </w:tcPr>
                <w:p w:rsidR="0039292C" w:rsidRDefault="0039292C" w:rsidP="0039292C">
                  <w:pPr>
                    <w:bidi w:val="0"/>
                  </w:pPr>
                  <w:r>
                    <w:rPr>
                      <w:rFonts w:ascii="Carlito" w:hAnsi="Carlito" w:cs="Carlito"/>
                      <w:sz w:val="24"/>
                      <w:szCs w:val="24"/>
                    </w:rPr>
                    <w:t>Restaurant</w:t>
                  </w:r>
                </w:p>
              </w:tc>
            </w:tr>
            <w:tr w:rsidR="0039292C" w:rsidTr="007F3D21">
              <w:tc>
                <w:tcPr>
                  <w:tcW w:w="4564" w:type="dxa"/>
                </w:tcPr>
                <w:p w:rsidR="0039292C" w:rsidRDefault="0039292C" w:rsidP="0039292C">
                  <w:pPr>
                    <w:bidi w:val="0"/>
                  </w:pPr>
                </w:p>
              </w:tc>
              <w:tc>
                <w:tcPr>
                  <w:tcW w:w="4786" w:type="dxa"/>
                </w:tcPr>
                <w:p w:rsidR="0039292C" w:rsidRDefault="0039292C" w:rsidP="0039292C">
                  <w:pPr>
                    <w:bidi w:val="0"/>
                  </w:pPr>
                </w:p>
                <w:p w:rsidR="0039292C" w:rsidRPr="00E22DBE" w:rsidRDefault="0039292C" w:rsidP="0039292C">
                  <w:pPr>
                    <w:autoSpaceDE w:val="0"/>
                    <w:autoSpaceDN w:val="0"/>
                    <w:bidi w:val="0"/>
                    <w:adjustRightInd w:val="0"/>
                    <w:rPr>
                      <w:rFonts w:ascii="Carlito" w:hAnsi="Carlito" w:cs="Carlito"/>
                      <w:sz w:val="24"/>
                      <w:szCs w:val="24"/>
                    </w:rPr>
                  </w:pPr>
                  <w:r>
                    <w:rPr>
                      <w:rFonts w:ascii="Carlito" w:hAnsi="Carlito" w:cs="Carlito"/>
                      <w:sz w:val="24"/>
                      <w:szCs w:val="24"/>
                    </w:rPr>
                    <w:t>RestaurantInterfaceForAdminAndAccountant</w:t>
                  </w:r>
                </w:p>
              </w:tc>
            </w:tr>
            <w:tr w:rsidR="0039292C" w:rsidTr="007F3D21">
              <w:tc>
                <w:tcPr>
                  <w:tcW w:w="4564" w:type="dxa"/>
                </w:tcPr>
                <w:p w:rsidR="0039292C" w:rsidRDefault="0039292C" w:rsidP="0039292C">
                  <w:pPr>
                    <w:bidi w:val="0"/>
                  </w:pPr>
                </w:p>
              </w:tc>
              <w:tc>
                <w:tcPr>
                  <w:tcW w:w="4786" w:type="dxa"/>
                </w:tcPr>
                <w:p w:rsidR="0039292C" w:rsidRDefault="0039292C" w:rsidP="0039292C">
                  <w:pPr>
                    <w:bidi w:val="0"/>
                  </w:pPr>
                </w:p>
              </w:tc>
            </w:tr>
            <w:tr w:rsidR="0039292C" w:rsidTr="007F3D21">
              <w:tc>
                <w:tcPr>
                  <w:tcW w:w="4564" w:type="dxa"/>
                </w:tcPr>
                <w:p w:rsidR="0039292C" w:rsidRDefault="0039292C" w:rsidP="0039292C">
                  <w:pPr>
                    <w:bidi w:val="0"/>
                  </w:pPr>
                </w:p>
              </w:tc>
              <w:tc>
                <w:tcPr>
                  <w:tcW w:w="4786" w:type="dxa"/>
                </w:tcPr>
                <w:p w:rsidR="0039292C" w:rsidRDefault="0039292C" w:rsidP="0039292C">
                  <w:pPr>
                    <w:bidi w:val="0"/>
                  </w:pPr>
                </w:p>
              </w:tc>
            </w:tr>
            <w:tr w:rsidR="0039292C" w:rsidTr="007F3D21">
              <w:tc>
                <w:tcPr>
                  <w:tcW w:w="4564" w:type="dxa"/>
                </w:tcPr>
                <w:p w:rsidR="0039292C" w:rsidRDefault="0039292C" w:rsidP="0039292C">
                  <w:pPr>
                    <w:bidi w:val="0"/>
                  </w:pPr>
                </w:p>
              </w:tc>
              <w:tc>
                <w:tcPr>
                  <w:tcW w:w="4786" w:type="dxa"/>
                </w:tcPr>
                <w:p w:rsidR="0039292C" w:rsidRDefault="0039292C" w:rsidP="0039292C">
                  <w:pPr>
                    <w:bidi w:val="0"/>
                  </w:pPr>
                </w:p>
              </w:tc>
            </w:tr>
            <w:tr w:rsidR="0039292C" w:rsidTr="007F3D21">
              <w:tc>
                <w:tcPr>
                  <w:tcW w:w="4564" w:type="dxa"/>
                </w:tcPr>
                <w:p w:rsidR="0039292C" w:rsidRDefault="0039292C" w:rsidP="0039292C">
                  <w:pPr>
                    <w:bidi w:val="0"/>
                  </w:pPr>
                </w:p>
              </w:tc>
              <w:tc>
                <w:tcPr>
                  <w:tcW w:w="4786" w:type="dxa"/>
                </w:tcPr>
                <w:p w:rsidR="0039292C" w:rsidRDefault="0039292C" w:rsidP="0039292C">
                  <w:pPr>
                    <w:bidi w:val="0"/>
                  </w:pPr>
                </w:p>
              </w:tc>
            </w:tr>
          </w:tbl>
          <w:p w:rsidR="0039292C" w:rsidRDefault="0039292C" w:rsidP="0039292C">
            <w:pPr>
              <w:bidi w:val="0"/>
            </w:pPr>
          </w:p>
        </w:tc>
      </w:tr>
    </w:tbl>
    <w:p w:rsidR="008C47CE" w:rsidRDefault="008C47CE" w:rsidP="008C47CE">
      <w:pPr>
        <w:bidi w:val="0"/>
        <w:rPr>
          <w:rFonts w:cs="B Nazanin"/>
          <w:rtl/>
        </w:rPr>
      </w:pPr>
    </w:p>
    <w:p w:rsidR="001B18AB" w:rsidRDefault="001B18AB" w:rsidP="001B18AB">
      <w:pPr>
        <w:bidi w:val="0"/>
        <w:rPr>
          <w:rFonts w:cs="B Nazanin"/>
        </w:rPr>
      </w:pPr>
    </w:p>
    <w:p w:rsidR="00A105CC" w:rsidRDefault="00A105CC" w:rsidP="00A105CC">
      <w:pPr>
        <w:bidi w:val="0"/>
        <w:rPr>
          <w:rFonts w:cs="B Nazanin"/>
        </w:rPr>
      </w:pPr>
    </w:p>
    <w:p w:rsidR="00A105CC" w:rsidRDefault="00A105CC" w:rsidP="00A105CC">
      <w:pPr>
        <w:bidi w:val="0"/>
        <w:rPr>
          <w:rFonts w:cs="B Nazanin"/>
        </w:rPr>
      </w:pPr>
    </w:p>
    <w:p w:rsidR="00A105CC" w:rsidRDefault="00A105CC" w:rsidP="00A105CC">
      <w:pPr>
        <w:bidi w:val="0"/>
        <w:rPr>
          <w:rFonts w:cs="B Nazanin"/>
        </w:rPr>
      </w:pPr>
    </w:p>
    <w:p w:rsidR="00A105CC" w:rsidRDefault="00A105CC" w:rsidP="00A105CC">
      <w:pPr>
        <w:bidi w:val="0"/>
        <w:rPr>
          <w:rFonts w:cs="B Nazanin"/>
        </w:rPr>
      </w:pPr>
    </w:p>
    <w:tbl>
      <w:tblPr>
        <w:tblStyle w:val="TableGrid"/>
        <w:tblW w:w="0" w:type="auto"/>
        <w:tblLayout w:type="fixed"/>
        <w:tblLook w:val="04A0" w:firstRow="1" w:lastRow="0" w:firstColumn="1" w:lastColumn="0" w:noHBand="0" w:noVBand="1"/>
      </w:tblPr>
      <w:tblGrid>
        <w:gridCol w:w="9576"/>
      </w:tblGrid>
      <w:tr w:rsidR="007C0568" w:rsidTr="007F3D21">
        <w:tc>
          <w:tcPr>
            <w:tcW w:w="9576" w:type="dxa"/>
          </w:tcPr>
          <w:p w:rsidR="007C0568" w:rsidRPr="005F7594" w:rsidRDefault="007C0568" w:rsidP="007C0568">
            <w:pPr>
              <w:bidi w:val="0"/>
              <w:rPr>
                <w:sz w:val="32"/>
                <w:szCs w:val="32"/>
              </w:rPr>
            </w:pPr>
            <w:r w:rsidRPr="005F7594">
              <w:rPr>
                <w:sz w:val="32"/>
                <w:szCs w:val="32"/>
              </w:rPr>
              <w:t>Class</w:t>
            </w:r>
            <w:r>
              <w:rPr>
                <w:sz w:val="32"/>
                <w:szCs w:val="32"/>
              </w:rPr>
              <w:t>:</w:t>
            </w:r>
            <w:r>
              <w:rPr>
                <w:rFonts w:ascii="Carlito" w:hAnsi="Carlito" w:cs="Carlito"/>
                <w:sz w:val="24"/>
                <w:szCs w:val="24"/>
              </w:rPr>
              <w:t xml:space="preserve"> </w:t>
            </w:r>
            <w:r w:rsidRPr="00D87257">
              <w:rPr>
                <w:rFonts w:ascii="Carlito" w:hAnsi="Carlito" w:cs="Carlito"/>
                <w:sz w:val="28"/>
                <w:szCs w:val="28"/>
              </w:rPr>
              <w:t>Ingredients</w:t>
            </w:r>
          </w:p>
          <w:p w:rsidR="007C0568" w:rsidRDefault="007C0568" w:rsidP="007C0568">
            <w:pPr>
              <w:bidi w:val="0"/>
            </w:pPr>
          </w:p>
          <w:tbl>
            <w:tblPr>
              <w:tblStyle w:val="TableGrid"/>
              <w:tblW w:w="0" w:type="auto"/>
              <w:tblLayout w:type="fixed"/>
              <w:tblLook w:val="04A0" w:firstRow="1" w:lastRow="0" w:firstColumn="1" w:lastColumn="0" w:noHBand="0" w:noVBand="1"/>
            </w:tblPr>
            <w:tblGrid>
              <w:gridCol w:w="4680"/>
              <w:gridCol w:w="4670"/>
            </w:tblGrid>
            <w:tr w:rsidR="007C0568" w:rsidTr="007F3D21">
              <w:tc>
                <w:tcPr>
                  <w:tcW w:w="4680" w:type="dxa"/>
                  <w:shd w:val="clear" w:color="auto" w:fill="323E4F" w:themeFill="text2" w:themeFillShade="BF"/>
                </w:tcPr>
                <w:p w:rsidR="007C0568" w:rsidRPr="005F7594" w:rsidRDefault="007C0568" w:rsidP="007C0568">
                  <w:pPr>
                    <w:bidi w:val="0"/>
                    <w:rPr>
                      <w:sz w:val="28"/>
                      <w:szCs w:val="28"/>
                    </w:rPr>
                  </w:pPr>
                  <w:r w:rsidRPr="005F7594">
                    <w:rPr>
                      <w:sz w:val="28"/>
                      <w:szCs w:val="28"/>
                    </w:rPr>
                    <w:t>Responsibilities:</w:t>
                  </w:r>
                </w:p>
              </w:tc>
              <w:tc>
                <w:tcPr>
                  <w:tcW w:w="4670" w:type="dxa"/>
                  <w:shd w:val="clear" w:color="auto" w:fill="323E4F" w:themeFill="text2" w:themeFillShade="BF"/>
                </w:tcPr>
                <w:p w:rsidR="007C0568" w:rsidRPr="005F7594" w:rsidRDefault="007C0568" w:rsidP="007C0568">
                  <w:pPr>
                    <w:bidi w:val="0"/>
                    <w:rPr>
                      <w:sz w:val="28"/>
                      <w:szCs w:val="28"/>
                    </w:rPr>
                  </w:pPr>
                  <w:r w:rsidRPr="005F7594">
                    <w:rPr>
                      <w:sz w:val="28"/>
                      <w:szCs w:val="28"/>
                    </w:rPr>
                    <w:t>Collaborators:</w:t>
                  </w:r>
                </w:p>
              </w:tc>
            </w:tr>
            <w:tr w:rsidR="007C0568" w:rsidTr="007F3D21">
              <w:tc>
                <w:tcPr>
                  <w:tcW w:w="4680" w:type="dxa"/>
                </w:tcPr>
                <w:p w:rsidR="007C0568" w:rsidRDefault="007C0568" w:rsidP="007C0568">
                  <w:pPr>
                    <w:autoSpaceDE w:val="0"/>
                    <w:autoSpaceDN w:val="0"/>
                    <w:bidi w:val="0"/>
                    <w:adjustRightInd w:val="0"/>
                    <w:rPr>
                      <w:rFonts w:ascii="Carlito" w:hAnsi="Carlito" w:cs="Carlito"/>
                      <w:sz w:val="24"/>
                      <w:szCs w:val="24"/>
                    </w:rPr>
                  </w:pPr>
                  <w:r>
                    <w:rPr>
                      <w:rFonts w:ascii="Carlito" w:hAnsi="Carlito" w:cs="Carlito"/>
                      <w:sz w:val="24"/>
                      <w:szCs w:val="24"/>
                    </w:rPr>
                    <w:t>hold the Ingredient details(such as</w:t>
                  </w:r>
                </w:p>
                <w:p w:rsidR="007C0568" w:rsidRDefault="007C0568" w:rsidP="007C0568">
                  <w:pPr>
                    <w:autoSpaceDE w:val="0"/>
                    <w:autoSpaceDN w:val="0"/>
                    <w:bidi w:val="0"/>
                    <w:adjustRightInd w:val="0"/>
                    <w:rPr>
                      <w:rFonts w:ascii="Carlito" w:hAnsi="Carlito" w:cs="Carlito"/>
                      <w:sz w:val="24"/>
                      <w:szCs w:val="24"/>
                    </w:rPr>
                  </w:pPr>
                  <w:r>
                    <w:rPr>
                      <w:rFonts w:ascii="Carlito" w:hAnsi="Carlito" w:cs="Carlito"/>
                      <w:sz w:val="24"/>
                      <w:szCs w:val="24"/>
                    </w:rPr>
                    <w:t>name,price image and status,which shows if it is approved or not and validationStatus that shows if the purchase is validated)which could be used by the cook</w:t>
                  </w:r>
                </w:p>
                <w:p w:rsidR="007C0568" w:rsidRPr="005F7594" w:rsidRDefault="007C0568" w:rsidP="007C0568">
                  <w:pPr>
                    <w:autoSpaceDE w:val="0"/>
                    <w:autoSpaceDN w:val="0"/>
                    <w:bidi w:val="0"/>
                    <w:adjustRightInd w:val="0"/>
                    <w:rPr>
                      <w:rFonts w:ascii="Carlito" w:hAnsi="Carlito" w:cs="Carlito"/>
                      <w:sz w:val="24"/>
                      <w:szCs w:val="24"/>
                    </w:rPr>
                  </w:pPr>
                  <w:r>
                    <w:rPr>
                      <w:rFonts w:ascii="Carlito" w:hAnsi="Carlito" w:cs="Carlito"/>
                      <w:sz w:val="24"/>
                      <w:szCs w:val="24"/>
                    </w:rPr>
                    <w:t>(except the validationStatus which is set by Accountant)</w:t>
                  </w:r>
                </w:p>
              </w:tc>
              <w:tc>
                <w:tcPr>
                  <w:tcW w:w="4670" w:type="dxa"/>
                </w:tcPr>
                <w:p w:rsidR="007C0568" w:rsidRDefault="007C0568" w:rsidP="007C0568">
                  <w:pPr>
                    <w:bidi w:val="0"/>
                  </w:pPr>
                  <w:r>
                    <w:rPr>
                      <w:rFonts w:ascii="Carlito" w:hAnsi="Carlito" w:cs="Carlito"/>
                      <w:sz w:val="24"/>
                      <w:szCs w:val="24"/>
                    </w:rPr>
                    <w:t>Cook</w:t>
                  </w:r>
                </w:p>
              </w:tc>
            </w:tr>
            <w:tr w:rsidR="007C0568" w:rsidTr="007F3D21">
              <w:tc>
                <w:tcPr>
                  <w:tcW w:w="4680" w:type="dxa"/>
                </w:tcPr>
                <w:p w:rsidR="007C0568" w:rsidRPr="00031D3F" w:rsidRDefault="007C0568" w:rsidP="007C0568">
                  <w:pPr>
                    <w:bidi w:val="0"/>
                    <w:rPr>
                      <w:sz w:val="24"/>
                      <w:szCs w:val="24"/>
                    </w:rPr>
                  </w:pPr>
                  <w:r w:rsidRPr="00031D3F">
                    <w:rPr>
                      <w:sz w:val="24"/>
                      <w:szCs w:val="24"/>
                    </w:rPr>
                    <w:t>Allow Restaurant to edit ingredient details</w:t>
                  </w:r>
                </w:p>
              </w:tc>
              <w:tc>
                <w:tcPr>
                  <w:tcW w:w="4670" w:type="dxa"/>
                </w:tcPr>
                <w:p w:rsidR="007C0568" w:rsidRDefault="007C0568" w:rsidP="007C0568">
                  <w:pPr>
                    <w:bidi w:val="0"/>
                  </w:pPr>
                  <w:r>
                    <w:rPr>
                      <w:rFonts w:ascii="Carlito" w:hAnsi="Carlito" w:cs="Carlito"/>
                      <w:sz w:val="24"/>
                      <w:szCs w:val="24"/>
                    </w:rPr>
                    <w:t>Restaurant</w:t>
                  </w:r>
                </w:p>
              </w:tc>
            </w:tr>
            <w:tr w:rsidR="007C0568" w:rsidTr="007F3D21">
              <w:tc>
                <w:tcPr>
                  <w:tcW w:w="4680" w:type="dxa"/>
                </w:tcPr>
                <w:p w:rsidR="007C0568" w:rsidRDefault="007C0568" w:rsidP="007C0568">
                  <w:pPr>
                    <w:bidi w:val="0"/>
                  </w:pPr>
                </w:p>
              </w:tc>
              <w:tc>
                <w:tcPr>
                  <w:tcW w:w="4670" w:type="dxa"/>
                </w:tcPr>
                <w:p w:rsidR="007C0568" w:rsidRDefault="007C0568" w:rsidP="007C0568">
                  <w:pPr>
                    <w:bidi w:val="0"/>
                  </w:pPr>
                </w:p>
                <w:p w:rsidR="007C0568" w:rsidRPr="00E22DBE" w:rsidRDefault="007C0568" w:rsidP="007C0568">
                  <w:pPr>
                    <w:autoSpaceDE w:val="0"/>
                    <w:autoSpaceDN w:val="0"/>
                    <w:bidi w:val="0"/>
                    <w:adjustRightInd w:val="0"/>
                    <w:rPr>
                      <w:rFonts w:ascii="Carlito" w:hAnsi="Carlito" w:cs="Carlito"/>
                      <w:sz w:val="24"/>
                      <w:szCs w:val="24"/>
                    </w:rPr>
                  </w:pPr>
                  <w:r>
                    <w:rPr>
                      <w:rFonts w:ascii="Carlito" w:hAnsi="Carlito" w:cs="Carlito"/>
                      <w:sz w:val="24"/>
                      <w:szCs w:val="24"/>
                    </w:rPr>
                    <w:t>RestaurantInterfaceForAdminAndAccountant</w:t>
                  </w:r>
                </w:p>
              </w:tc>
            </w:tr>
            <w:tr w:rsidR="007C0568" w:rsidTr="007F3D21">
              <w:tc>
                <w:tcPr>
                  <w:tcW w:w="4680" w:type="dxa"/>
                </w:tcPr>
                <w:p w:rsidR="007C0568" w:rsidRDefault="007C0568" w:rsidP="007C0568">
                  <w:pPr>
                    <w:bidi w:val="0"/>
                  </w:pPr>
                </w:p>
              </w:tc>
              <w:tc>
                <w:tcPr>
                  <w:tcW w:w="4670" w:type="dxa"/>
                </w:tcPr>
                <w:p w:rsidR="007C0568" w:rsidRDefault="007C0568" w:rsidP="007C0568">
                  <w:pPr>
                    <w:bidi w:val="0"/>
                  </w:pPr>
                </w:p>
              </w:tc>
            </w:tr>
            <w:tr w:rsidR="007C0568" w:rsidTr="007F3D21">
              <w:tc>
                <w:tcPr>
                  <w:tcW w:w="4680" w:type="dxa"/>
                </w:tcPr>
                <w:p w:rsidR="007C0568" w:rsidRDefault="007C0568" w:rsidP="007C0568">
                  <w:pPr>
                    <w:bidi w:val="0"/>
                  </w:pPr>
                </w:p>
              </w:tc>
              <w:tc>
                <w:tcPr>
                  <w:tcW w:w="4670" w:type="dxa"/>
                </w:tcPr>
                <w:p w:rsidR="007C0568" w:rsidRDefault="007C0568" w:rsidP="007C0568">
                  <w:pPr>
                    <w:bidi w:val="0"/>
                  </w:pPr>
                </w:p>
              </w:tc>
            </w:tr>
            <w:tr w:rsidR="007C0568" w:rsidTr="007F3D21">
              <w:tc>
                <w:tcPr>
                  <w:tcW w:w="4680" w:type="dxa"/>
                </w:tcPr>
                <w:p w:rsidR="007C0568" w:rsidRDefault="007C0568" w:rsidP="007C0568">
                  <w:pPr>
                    <w:bidi w:val="0"/>
                  </w:pPr>
                </w:p>
              </w:tc>
              <w:tc>
                <w:tcPr>
                  <w:tcW w:w="4670" w:type="dxa"/>
                </w:tcPr>
                <w:p w:rsidR="007C0568" w:rsidRDefault="007C0568" w:rsidP="007C0568">
                  <w:pPr>
                    <w:bidi w:val="0"/>
                  </w:pPr>
                </w:p>
              </w:tc>
            </w:tr>
            <w:tr w:rsidR="007C0568" w:rsidTr="007F3D21">
              <w:tc>
                <w:tcPr>
                  <w:tcW w:w="4680" w:type="dxa"/>
                </w:tcPr>
                <w:p w:rsidR="007C0568" w:rsidRDefault="007C0568" w:rsidP="007C0568">
                  <w:pPr>
                    <w:bidi w:val="0"/>
                  </w:pPr>
                </w:p>
              </w:tc>
              <w:tc>
                <w:tcPr>
                  <w:tcW w:w="4670" w:type="dxa"/>
                </w:tcPr>
                <w:p w:rsidR="007C0568" w:rsidRDefault="007C0568" w:rsidP="007C0568">
                  <w:pPr>
                    <w:bidi w:val="0"/>
                  </w:pPr>
                </w:p>
              </w:tc>
            </w:tr>
          </w:tbl>
          <w:p w:rsidR="007C0568" w:rsidRDefault="007C0568" w:rsidP="007C0568">
            <w:pPr>
              <w:bidi w:val="0"/>
            </w:pPr>
          </w:p>
        </w:tc>
      </w:tr>
    </w:tbl>
    <w:p w:rsidR="00A105CC" w:rsidRDefault="00A105CC" w:rsidP="00A105CC">
      <w:pPr>
        <w:bidi w:val="0"/>
        <w:rPr>
          <w:rFonts w:cs="B Nazanin"/>
        </w:rPr>
      </w:pPr>
    </w:p>
    <w:p w:rsidR="008251EC" w:rsidRDefault="008251EC" w:rsidP="008251EC">
      <w:pPr>
        <w:bidi w:val="0"/>
        <w:rPr>
          <w:rFonts w:cs="B Nazanin"/>
        </w:rPr>
      </w:pPr>
    </w:p>
    <w:tbl>
      <w:tblPr>
        <w:tblStyle w:val="TableGrid"/>
        <w:tblW w:w="9810" w:type="dxa"/>
        <w:tblInd w:w="-365" w:type="dxa"/>
        <w:tblLayout w:type="fixed"/>
        <w:tblLook w:val="04A0" w:firstRow="1" w:lastRow="0" w:firstColumn="1" w:lastColumn="0" w:noHBand="0" w:noVBand="1"/>
      </w:tblPr>
      <w:tblGrid>
        <w:gridCol w:w="9810"/>
      </w:tblGrid>
      <w:tr w:rsidR="004B6236" w:rsidTr="00056323">
        <w:tc>
          <w:tcPr>
            <w:tcW w:w="9810" w:type="dxa"/>
          </w:tcPr>
          <w:p w:rsidR="004B6236" w:rsidRPr="005F7594" w:rsidRDefault="004B6236" w:rsidP="004B6236">
            <w:pPr>
              <w:bidi w:val="0"/>
              <w:rPr>
                <w:sz w:val="32"/>
                <w:szCs w:val="32"/>
              </w:rPr>
            </w:pPr>
            <w:r w:rsidRPr="005F7594">
              <w:rPr>
                <w:sz w:val="32"/>
                <w:szCs w:val="32"/>
              </w:rPr>
              <w:lastRenderedPageBreak/>
              <w:t>Class</w:t>
            </w:r>
            <w:r>
              <w:rPr>
                <w:sz w:val="32"/>
                <w:szCs w:val="32"/>
              </w:rPr>
              <w:t>:</w:t>
            </w:r>
            <w:r>
              <w:rPr>
                <w:rFonts w:ascii="Carlito" w:hAnsi="Carlito" w:cs="Carlito"/>
                <w:sz w:val="24"/>
                <w:szCs w:val="24"/>
              </w:rPr>
              <w:t xml:space="preserve"> </w:t>
            </w:r>
            <w:r w:rsidRPr="00D87257">
              <w:rPr>
                <w:rFonts w:ascii="Carlito" w:hAnsi="Carlito" w:cs="Carlito"/>
                <w:sz w:val="28"/>
                <w:szCs w:val="28"/>
              </w:rPr>
              <w:t>Accountant</w:t>
            </w:r>
          </w:p>
          <w:p w:rsidR="004B6236" w:rsidRDefault="004B6236" w:rsidP="004B6236">
            <w:pPr>
              <w:bidi w:val="0"/>
            </w:pPr>
          </w:p>
          <w:tbl>
            <w:tblPr>
              <w:tblStyle w:val="TableGrid"/>
              <w:tblW w:w="10461" w:type="dxa"/>
              <w:tblInd w:w="64" w:type="dxa"/>
              <w:tblLayout w:type="fixed"/>
              <w:tblLook w:val="04A0" w:firstRow="1" w:lastRow="0" w:firstColumn="1" w:lastColumn="0" w:noHBand="0" w:noVBand="1"/>
            </w:tblPr>
            <w:tblGrid>
              <w:gridCol w:w="5151"/>
              <w:gridCol w:w="5310"/>
            </w:tblGrid>
            <w:tr w:rsidR="004B6236" w:rsidTr="00056323">
              <w:tc>
                <w:tcPr>
                  <w:tcW w:w="5151" w:type="dxa"/>
                  <w:shd w:val="clear" w:color="auto" w:fill="323E4F" w:themeFill="text2" w:themeFillShade="BF"/>
                </w:tcPr>
                <w:p w:rsidR="004B6236" w:rsidRPr="005F7594" w:rsidRDefault="004B6236" w:rsidP="004B6236">
                  <w:pPr>
                    <w:bidi w:val="0"/>
                    <w:rPr>
                      <w:sz w:val="28"/>
                      <w:szCs w:val="28"/>
                    </w:rPr>
                  </w:pPr>
                  <w:r w:rsidRPr="005F7594">
                    <w:rPr>
                      <w:sz w:val="28"/>
                      <w:szCs w:val="28"/>
                    </w:rPr>
                    <w:t>Responsibilities:</w:t>
                  </w:r>
                </w:p>
              </w:tc>
              <w:tc>
                <w:tcPr>
                  <w:tcW w:w="5310" w:type="dxa"/>
                  <w:shd w:val="clear" w:color="auto" w:fill="323E4F" w:themeFill="text2" w:themeFillShade="BF"/>
                </w:tcPr>
                <w:p w:rsidR="004B6236" w:rsidRPr="005F7594" w:rsidRDefault="004B6236" w:rsidP="004B6236">
                  <w:pPr>
                    <w:bidi w:val="0"/>
                    <w:rPr>
                      <w:sz w:val="28"/>
                      <w:szCs w:val="28"/>
                    </w:rPr>
                  </w:pPr>
                  <w:r w:rsidRPr="005F7594">
                    <w:rPr>
                      <w:sz w:val="28"/>
                      <w:szCs w:val="28"/>
                    </w:rPr>
                    <w:t>Collaborators:</w:t>
                  </w:r>
                </w:p>
              </w:tc>
            </w:tr>
            <w:tr w:rsidR="004B6236" w:rsidTr="00056323">
              <w:tc>
                <w:tcPr>
                  <w:tcW w:w="5151" w:type="dxa"/>
                </w:tcPr>
                <w:p w:rsidR="004B6236" w:rsidRDefault="004B6236" w:rsidP="004B6236">
                  <w:pPr>
                    <w:autoSpaceDE w:val="0"/>
                    <w:autoSpaceDN w:val="0"/>
                    <w:bidi w:val="0"/>
                    <w:adjustRightInd w:val="0"/>
                    <w:rPr>
                      <w:rFonts w:ascii="Carlito" w:hAnsi="Carlito" w:cs="Carlito"/>
                      <w:sz w:val="24"/>
                      <w:szCs w:val="24"/>
                    </w:rPr>
                  </w:pPr>
                  <w:r>
                    <w:rPr>
                      <w:rFonts w:ascii="Carlito" w:hAnsi="Carlito" w:cs="Carlito"/>
                      <w:sz w:val="24"/>
                      <w:szCs w:val="24"/>
                    </w:rPr>
                    <w:t>hold the restaurant which accountant</w:t>
                  </w:r>
                </w:p>
                <w:p w:rsidR="004B6236" w:rsidRPr="005F7594" w:rsidRDefault="004B6236" w:rsidP="004B6236">
                  <w:pPr>
                    <w:autoSpaceDE w:val="0"/>
                    <w:autoSpaceDN w:val="0"/>
                    <w:bidi w:val="0"/>
                    <w:adjustRightInd w:val="0"/>
                    <w:rPr>
                      <w:rFonts w:ascii="Carlito" w:hAnsi="Carlito" w:cs="Carlito"/>
                      <w:sz w:val="24"/>
                      <w:szCs w:val="24"/>
                    </w:rPr>
                  </w:pPr>
                  <w:r>
                    <w:rPr>
                      <w:rFonts w:ascii="Carlito" w:hAnsi="Carlito" w:cs="Carlito"/>
                      <w:sz w:val="24"/>
                      <w:szCs w:val="24"/>
                    </w:rPr>
                    <w:t>works for</w:t>
                  </w:r>
                </w:p>
              </w:tc>
              <w:tc>
                <w:tcPr>
                  <w:tcW w:w="5310" w:type="dxa"/>
                </w:tcPr>
                <w:p w:rsidR="004B6236" w:rsidRDefault="004B6236" w:rsidP="004B6236">
                  <w:pPr>
                    <w:bidi w:val="0"/>
                  </w:pPr>
                  <w:r>
                    <w:rPr>
                      <w:rFonts w:ascii="Carlito" w:hAnsi="Carlito" w:cs="Carlito"/>
                      <w:sz w:val="24"/>
                      <w:szCs w:val="24"/>
                    </w:rPr>
                    <w:t>Restaurant</w:t>
                  </w:r>
                </w:p>
              </w:tc>
            </w:tr>
            <w:tr w:rsidR="004B6236" w:rsidTr="00056323">
              <w:tc>
                <w:tcPr>
                  <w:tcW w:w="5151" w:type="dxa"/>
                </w:tcPr>
                <w:p w:rsidR="004B6236" w:rsidRDefault="004B6236" w:rsidP="004B6236">
                  <w:pPr>
                    <w:autoSpaceDE w:val="0"/>
                    <w:autoSpaceDN w:val="0"/>
                    <w:bidi w:val="0"/>
                    <w:adjustRightInd w:val="0"/>
                    <w:rPr>
                      <w:rFonts w:ascii="Carlito" w:hAnsi="Carlito" w:cs="Carlito"/>
                      <w:sz w:val="24"/>
                      <w:szCs w:val="24"/>
                    </w:rPr>
                  </w:pPr>
                  <w:r>
                    <w:rPr>
                      <w:rFonts w:ascii="Carlito" w:hAnsi="Carlito" w:cs="Carlito"/>
                      <w:sz w:val="24"/>
                      <w:szCs w:val="24"/>
                    </w:rPr>
                    <w:t>hold the employee data for the</w:t>
                  </w:r>
                </w:p>
                <w:p w:rsidR="004B6236" w:rsidRDefault="004B6236" w:rsidP="004B6236">
                  <w:pPr>
                    <w:bidi w:val="0"/>
                  </w:pPr>
                  <w:r>
                    <w:rPr>
                      <w:rFonts w:ascii="Carlito" w:hAnsi="Carlito" w:cs="Carlito"/>
                      <w:sz w:val="24"/>
                      <w:szCs w:val="24"/>
                    </w:rPr>
                    <w:t>accountant</w:t>
                  </w:r>
                </w:p>
              </w:tc>
              <w:tc>
                <w:tcPr>
                  <w:tcW w:w="5310" w:type="dxa"/>
                </w:tcPr>
                <w:p w:rsidR="004B6236" w:rsidRDefault="004B6236" w:rsidP="004B6236">
                  <w:pPr>
                    <w:bidi w:val="0"/>
                  </w:pPr>
                  <w:r>
                    <w:rPr>
                      <w:rFonts w:ascii="Carlito" w:hAnsi="Carlito" w:cs="Carlito"/>
                      <w:sz w:val="24"/>
                      <w:szCs w:val="24"/>
                    </w:rPr>
                    <w:t>EmployeeData</w:t>
                  </w:r>
                </w:p>
              </w:tc>
            </w:tr>
            <w:tr w:rsidR="004B6236" w:rsidTr="00056323">
              <w:tc>
                <w:tcPr>
                  <w:tcW w:w="5151" w:type="dxa"/>
                </w:tcPr>
                <w:p w:rsidR="004B6236" w:rsidRDefault="004B6236" w:rsidP="004B6236">
                  <w:pPr>
                    <w:autoSpaceDE w:val="0"/>
                    <w:autoSpaceDN w:val="0"/>
                    <w:bidi w:val="0"/>
                    <w:adjustRightInd w:val="0"/>
                    <w:rPr>
                      <w:rFonts w:ascii="Carlito" w:hAnsi="Carlito" w:cs="Carlito"/>
                      <w:sz w:val="24"/>
                      <w:szCs w:val="24"/>
                    </w:rPr>
                  </w:pPr>
                  <w:r w:rsidRPr="00031D3F">
                    <w:rPr>
                      <w:sz w:val="24"/>
                      <w:szCs w:val="24"/>
                    </w:rPr>
                    <w:t xml:space="preserve">Uses the functions in </w:t>
                  </w:r>
                  <w:r>
                    <w:rPr>
                      <w:rFonts w:ascii="Carlito" w:hAnsi="Carlito" w:cs="Carlito"/>
                      <w:sz w:val="24"/>
                      <w:szCs w:val="24"/>
                    </w:rPr>
                    <w:t>CookAndRestaurantAdminInterfaceForAccountant to have report on cash flow and request</w:t>
                  </w:r>
                </w:p>
                <w:p w:rsidR="004B6236" w:rsidRPr="00040D61" w:rsidRDefault="004B6236" w:rsidP="004B6236">
                  <w:pPr>
                    <w:autoSpaceDE w:val="0"/>
                    <w:autoSpaceDN w:val="0"/>
                    <w:bidi w:val="0"/>
                    <w:adjustRightInd w:val="0"/>
                    <w:rPr>
                      <w:rFonts w:ascii="Carlito" w:hAnsi="Carlito" w:cs="Carlito"/>
                      <w:sz w:val="24"/>
                      <w:szCs w:val="24"/>
                    </w:rPr>
                  </w:pPr>
                  <w:r>
                    <w:rPr>
                      <w:rFonts w:ascii="Carlito" w:hAnsi="Carlito" w:cs="Carlito"/>
                      <w:sz w:val="24"/>
                      <w:szCs w:val="24"/>
                    </w:rPr>
                    <w:t>Menu change</w:t>
                  </w:r>
                </w:p>
              </w:tc>
              <w:tc>
                <w:tcPr>
                  <w:tcW w:w="5310" w:type="dxa"/>
                </w:tcPr>
                <w:p w:rsidR="004B6236" w:rsidRDefault="004B6236" w:rsidP="004B6236">
                  <w:pPr>
                    <w:bidi w:val="0"/>
                  </w:pPr>
                </w:p>
                <w:p w:rsidR="004B6236" w:rsidRPr="00E22DBE" w:rsidRDefault="004B6236" w:rsidP="004B6236">
                  <w:pPr>
                    <w:autoSpaceDE w:val="0"/>
                    <w:autoSpaceDN w:val="0"/>
                    <w:bidi w:val="0"/>
                    <w:adjustRightInd w:val="0"/>
                    <w:rPr>
                      <w:rFonts w:ascii="Carlito" w:hAnsi="Carlito" w:cs="Carlito"/>
                      <w:sz w:val="24"/>
                      <w:szCs w:val="24"/>
                    </w:rPr>
                  </w:pPr>
                  <w:r>
                    <w:rPr>
                      <w:rFonts w:ascii="Carlito" w:hAnsi="Carlito" w:cs="Carlito"/>
                      <w:sz w:val="24"/>
                      <w:szCs w:val="24"/>
                    </w:rPr>
                    <w:t>CookAndRestaurantAdminInterfaceForAccountant</w:t>
                  </w:r>
                </w:p>
              </w:tc>
            </w:tr>
            <w:tr w:rsidR="004B6236" w:rsidTr="00056323">
              <w:tc>
                <w:tcPr>
                  <w:tcW w:w="5151" w:type="dxa"/>
                </w:tcPr>
                <w:p w:rsidR="004B6236" w:rsidRDefault="004B6236" w:rsidP="004B6236">
                  <w:pPr>
                    <w:autoSpaceDE w:val="0"/>
                    <w:autoSpaceDN w:val="0"/>
                    <w:bidi w:val="0"/>
                    <w:adjustRightInd w:val="0"/>
                    <w:rPr>
                      <w:rFonts w:ascii="Carlito" w:hAnsi="Carlito" w:cs="Carlito"/>
                      <w:sz w:val="24"/>
                      <w:szCs w:val="24"/>
                    </w:rPr>
                  </w:pPr>
                  <w:r>
                    <w:t xml:space="preserve">Uses the functions in </w:t>
                  </w:r>
                </w:p>
                <w:p w:rsidR="004B6236" w:rsidRDefault="004B6236" w:rsidP="004B6236">
                  <w:pPr>
                    <w:autoSpaceDE w:val="0"/>
                    <w:autoSpaceDN w:val="0"/>
                    <w:bidi w:val="0"/>
                    <w:adjustRightInd w:val="0"/>
                    <w:rPr>
                      <w:rFonts w:ascii="Carlito" w:hAnsi="Carlito" w:cs="Carlito"/>
                      <w:sz w:val="24"/>
                      <w:szCs w:val="24"/>
                    </w:rPr>
                  </w:pPr>
                  <w:r>
                    <w:rPr>
                      <w:rFonts w:ascii="Carlito" w:hAnsi="Carlito" w:cs="Carlito"/>
                      <w:sz w:val="24"/>
                      <w:szCs w:val="24"/>
                    </w:rPr>
                    <w:t xml:space="preserve">RestaurantInterfaceForAdminAndAccountant </w:t>
                  </w:r>
                </w:p>
                <w:p w:rsidR="004B6236" w:rsidRPr="00031D3F" w:rsidRDefault="004B6236" w:rsidP="004B6236">
                  <w:pPr>
                    <w:autoSpaceDE w:val="0"/>
                    <w:autoSpaceDN w:val="0"/>
                    <w:bidi w:val="0"/>
                    <w:adjustRightInd w:val="0"/>
                    <w:rPr>
                      <w:rFonts w:ascii="Carlito" w:hAnsi="Carlito" w:cs="Carlito"/>
                      <w:sz w:val="24"/>
                      <w:szCs w:val="24"/>
                    </w:rPr>
                  </w:pPr>
                  <w:r>
                    <w:rPr>
                      <w:rFonts w:ascii="Carlito" w:hAnsi="Carlito" w:cs="Carlito"/>
                      <w:sz w:val="24"/>
                      <w:szCs w:val="24"/>
                    </w:rPr>
                    <w:t>to get cash flow ,approve ingredients and validate ingredient purchases.</w:t>
                  </w:r>
                </w:p>
                <w:p w:rsidR="004B6236" w:rsidRDefault="004B6236" w:rsidP="004B6236">
                  <w:pPr>
                    <w:bidi w:val="0"/>
                  </w:pPr>
                </w:p>
              </w:tc>
              <w:tc>
                <w:tcPr>
                  <w:tcW w:w="5310" w:type="dxa"/>
                </w:tcPr>
                <w:p w:rsidR="004B6236" w:rsidRDefault="004B6236" w:rsidP="004B6236">
                  <w:pPr>
                    <w:bidi w:val="0"/>
                  </w:pPr>
                  <w:r>
                    <w:rPr>
                      <w:rFonts w:ascii="Carlito" w:hAnsi="Carlito" w:cs="Carlito"/>
                      <w:sz w:val="24"/>
                      <w:szCs w:val="24"/>
                    </w:rPr>
                    <w:t>RestaurantInterfaceForAdminAndAccountant</w:t>
                  </w:r>
                </w:p>
              </w:tc>
            </w:tr>
            <w:tr w:rsidR="004B6236" w:rsidTr="00056323">
              <w:tc>
                <w:tcPr>
                  <w:tcW w:w="5151" w:type="dxa"/>
                </w:tcPr>
                <w:p w:rsidR="004B6236" w:rsidRDefault="004B6236" w:rsidP="004B6236">
                  <w:pPr>
                    <w:bidi w:val="0"/>
                  </w:pPr>
                </w:p>
              </w:tc>
              <w:tc>
                <w:tcPr>
                  <w:tcW w:w="5310" w:type="dxa"/>
                </w:tcPr>
                <w:p w:rsidR="004B6236" w:rsidRDefault="004B6236" w:rsidP="004B6236">
                  <w:pPr>
                    <w:bidi w:val="0"/>
                  </w:pPr>
                  <w:r>
                    <w:rPr>
                      <w:sz w:val="24"/>
                      <w:szCs w:val="24"/>
                    </w:rPr>
                    <w:t>Account</w:t>
                  </w:r>
                </w:p>
              </w:tc>
            </w:tr>
            <w:tr w:rsidR="004B6236" w:rsidTr="00056323">
              <w:tc>
                <w:tcPr>
                  <w:tcW w:w="5151" w:type="dxa"/>
                </w:tcPr>
                <w:p w:rsidR="004B6236" w:rsidRDefault="004B6236" w:rsidP="004B6236">
                  <w:pPr>
                    <w:bidi w:val="0"/>
                  </w:pPr>
                </w:p>
              </w:tc>
              <w:tc>
                <w:tcPr>
                  <w:tcW w:w="5310" w:type="dxa"/>
                </w:tcPr>
                <w:p w:rsidR="004B6236" w:rsidRDefault="004B6236" w:rsidP="004B6236">
                  <w:pPr>
                    <w:bidi w:val="0"/>
                  </w:pPr>
                </w:p>
              </w:tc>
            </w:tr>
            <w:tr w:rsidR="004B6236" w:rsidTr="00056323">
              <w:tc>
                <w:tcPr>
                  <w:tcW w:w="5151" w:type="dxa"/>
                </w:tcPr>
                <w:p w:rsidR="004B6236" w:rsidRDefault="004B6236" w:rsidP="004B6236">
                  <w:pPr>
                    <w:bidi w:val="0"/>
                  </w:pPr>
                </w:p>
              </w:tc>
              <w:tc>
                <w:tcPr>
                  <w:tcW w:w="5310" w:type="dxa"/>
                </w:tcPr>
                <w:p w:rsidR="004B6236" w:rsidRDefault="004B6236" w:rsidP="004B6236">
                  <w:pPr>
                    <w:bidi w:val="0"/>
                  </w:pPr>
                </w:p>
              </w:tc>
            </w:tr>
          </w:tbl>
          <w:p w:rsidR="004B6236" w:rsidRDefault="004B6236" w:rsidP="004B6236">
            <w:pPr>
              <w:bidi w:val="0"/>
            </w:pPr>
          </w:p>
        </w:tc>
      </w:tr>
    </w:tbl>
    <w:p w:rsidR="00373DB9" w:rsidRDefault="00373DB9" w:rsidP="00373DB9">
      <w:pPr>
        <w:bidi w:val="0"/>
        <w:rPr>
          <w:rFonts w:cs="B Nazanin"/>
        </w:rPr>
      </w:pPr>
    </w:p>
    <w:p w:rsidR="004B6236" w:rsidRDefault="004B6236" w:rsidP="004B6236">
      <w:pPr>
        <w:bidi w:val="0"/>
        <w:rPr>
          <w:rFonts w:cs="B Nazanin"/>
        </w:rPr>
      </w:pPr>
    </w:p>
    <w:p w:rsidR="004B6236" w:rsidRDefault="004B6236" w:rsidP="004B6236">
      <w:pPr>
        <w:bidi w:val="0"/>
        <w:rPr>
          <w:rFonts w:cs="B Nazanin"/>
        </w:rPr>
      </w:pPr>
    </w:p>
    <w:p w:rsidR="004B6236" w:rsidRDefault="004B6236" w:rsidP="004B6236">
      <w:pPr>
        <w:bidi w:val="0"/>
        <w:rPr>
          <w:rFonts w:cs="B Nazanin"/>
        </w:rPr>
      </w:pPr>
    </w:p>
    <w:p w:rsidR="004B6236" w:rsidRDefault="004B6236" w:rsidP="004B6236">
      <w:pPr>
        <w:bidi w:val="0"/>
        <w:rPr>
          <w:rFonts w:cs="B Nazanin"/>
        </w:rPr>
      </w:pPr>
    </w:p>
    <w:tbl>
      <w:tblPr>
        <w:tblStyle w:val="TableGrid"/>
        <w:tblW w:w="10080" w:type="dxa"/>
        <w:tblInd w:w="-545" w:type="dxa"/>
        <w:tblLayout w:type="fixed"/>
        <w:tblLook w:val="04A0" w:firstRow="1" w:lastRow="0" w:firstColumn="1" w:lastColumn="0" w:noHBand="0" w:noVBand="1"/>
      </w:tblPr>
      <w:tblGrid>
        <w:gridCol w:w="10080"/>
      </w:tblGrid>
      <w:tr w:rsidR="008A285D" w:rsidTr="00056323">
        <w:tc>
          <w:tcPr>
            <w:tcW w:w="10080" w:type="dxa"/>
          </w:tcPr>
          <w:p w:rsidR="008A285D" w:rsidRPr="005F7594" w:rsidRDefault="008A285D" w:rsidP="008A285D">
            <w:pPr>
              <w:bidi w:val="0"/>
              <w:rPr>
                <w:sz w:val="32"/>
                <w:szCs w:val="32"/>
              </w:rPr>
            </w:pPr>
            <w:r w:rsidRPr="005F7594">
              <w:rPr>
                <w:sz w:val="32"/>
                <w:szCs w:val="32"/>
              </w:rPr>
              <w:t>Class</w:t>
            </w:r>
            <w:r>
              <w:rPr>
                <w:sz w:val="32"/>
                <w:szCs w:val="32"/>
              </w:rPr>
              <w:t>:</w:t>
            </w:r>
            <w:r>
              <w:rPr>
                <w:rFonts w:ascii="Carlito" w:hAnsi="Carlito" w:cs="Carlito"/>
                <w:sz w:val="24"/>
                <w:szCs w:val="24"/>
              </w:rPr>
              <w:t xml:space="preserve"> </w:t>
            </w:r>
            <w:r w:rsidRPr="00D87257">
              <w:rPr>
                <w:rFonts w:ascii="Carlito" w:hAnsi="Carlito" w:cs="Carlito"/>
                <w:sz w:val="28"/>
                <w:szCs w:val="28"/>
              </w:rPr>
              <w:t>Cook</w:t>
            </w:r>
          </w:p>
          <w:p w:rsidR="008A285D" w:rsidRDefault="008A285D" w:rsidP="008A285D">
            <w:pPr>
              <w:bidi w:val="0"/>
            </w:pPr>
          </w:p>
          <w:tbl>
            <w:tblPr>
              <w:tblStyle w:val="TableGrid"/>
              <w:tblW w:w="10176" w:type="dxa"/>
              <w:tblLayout w:type="fixed"/>
              <w:tblLook w:val="04A0" w:firstRow="1" w:lastRow="0" w:firstColumn="1" w:lastColumn="0" w:noHBand="0" w:noVBand="1"/>
            </w:tblPr>
            <w:tblGrid>
              <w:gridCol w:w="4760"/>
              <w:gridCol w:w="5416"/>
            </w:tblGrid>
            <w:tr w:rsidR="008A285D" w:rsidTr="00D57E63">
              <w:trPr>
                <w:trHeight w:val="336"/>
              </w:trPr>
              <w:tc>
                <w:tcPr>
                  <w:tcW w:w="4760" w:type="dxa"/>
                  <w:shd w:val="clear" w:color="auto" w:fill="323E4F" w:themeFill="text2" w:themeFillShade="BF"/>
                </w:tcPr>
                <w:p w:rsidR="008A285D" w:rsidRPr="005F7594" w:rsidRDefault="008A285D" w:rsidP="008A285D">
                  <w:pPr>
                    <w:bidi w:val="0"/>
                    <w:rPr>
                      <w:sz w:val="28"/>
                      <w:szCs w:val="28"/>
                    </w:rPr>
                  </w:pPr>
                  <w:r w:rsidRPr="005F7594">
                    <w:rPr>
                      <w:sz w:val="28"/>
                      <w:szCs w:val="28"/>
                    </w:rPr>
                    <w:t>Responsibilities:</w:t>
                  </w:r>
                </w:p>
              </w:tc>
              <w:tc>
                <w:tcPr>
                  <w:tcW w:w="5416" w:type="dxa"/>
                  <w:shd w:val="clear" w:color="auto" w:fill="323E4F" w:themeFill="text2" w:themeFillShade="BF"/>
                </w:tcPr>
                <w:p w:rsidR="008A285D" w:rsidRPr="005F7594" w:rsidRDefault="008A285D" w:rsidP="008A285D">
                  <w:pPr>
                    <w:bidi w:val="0"/>
                    <w:rPr>
                      <w:sz w:val="28"/>
                      <w:szCs w:val="28"/>
                    </w:rPr>
                  </w:pPr>
                  <w:r w:rsidRPr="005F7594">
                    <w:rPr>
                      <w:sz w:val="28"/>
                      <w:szCs w:val="28"/>
                    </w:rPr>
                    <w:t>Collaborators:</w:t>
                  </w:r>
                </w:p>
              </w:tc>
            </w:tr>
            <w:tr w:rsidR="008A285D" w:rsidTr="00D57E63">
              <w:trPr>
                <w:trHeight w:val="589"/>
              </w:trPr>
              <w:tc>
                <w:tcPr>
                  <w:tcW w:w="4760" w:type="dxa"/>
                </w:tcPr>
                <w:p w:rsidR="008A285D" w:rsidRDefault="008A285D" w:rsidP="008A285D">
                  <w:pPr>
                    <w:autoSpaceDE w:val="0"/>
                    <w:autoSpaceDN w:val="0"/>
                    <w:bidi w:val="0"/>
                    <w:adjustRightInd w:val="0"/>
                    <w:rPr>
                      <w:rFonts w:ascii="Carlito" w:hAnsi="Carlito" w:cs="Carlito"/>
                      <w:sz w:val="24"/>
                      <w:szCs w:val="24"/>
                    </w:rPr>
                  </w:pPr>
                  <w:r>
                    <w:rPr>
                      <w:rFonts w:ascii="Carlito" w:hAnsi="Carlito" w:cs="Carlito"/>
                      <w:sz w:val="24"/>
                      <w:szCs w:val="24"/>
                    </w:rPr>
                    <w:t>hold the restaurant which cook</w:t>
                  </w:r>
                </w:p>
                <w:p w:rsidR="008A285D" w:rsidRPr="005F7594" w:rsidRDefault="008A285D" w:rsidP="008A285D">
                  <w:pPr>
                    <w:autoSpaceDE w:val="0"/>
                    <w:autoSpaceDN w:val="0"/>
                    <w:bidi w:val="0"/>
                    <w:adjustRightInd w:val="0"/>
                    <w:rPr>
                      <w:rFonts w:ascii="Carlito" w:hAnsi="Carlito" w:cs="Carlito"/>
                      <w:sz w:val="24"/>
                      <w:szCs w:val="24"/>
                    </w:rPr>
                  </w:pPr>
                  <w:r>
                    <w:rPr>
                      <w:rFonts w:ascii="Carlito" w:hAnsi="Carlito" w:cs="Carlito"/>
                      <w:sz w:val="24"/>
                      <w:szCs w:val="24"/>
                    </w:rPr>
                    <w:t>works for</w:t>
                  </w:r>
                </w:p>
              </w:tc>
              <w:tc>
                <w:tcPr>
                  <w:tcW w:w="5416" w:type="dxa"/>
                </w:tcPr>
                <w:p w:rsidR="008A285D" w:rsidRDefault="008A285D" w:rsidP="008A285D">
                  <w:pPr>
                    <w:bidi w:val="0"/>
                  </w:pPr>
                  <w:r>
                    <w:rPr>
                      <w:rFonts w:ascii="Carlito" w:hAnsi="Carlito" w:cs="Carlito"/>
                      <w:sz w:val="24"/>
                      <w:szCs w:val="24"/>
                    </w:rPr>
                    <w:t>Restaurant</w:t>
                  </w:r>
                </w:p>
              </w:tc>
            </w:tr>
            <w:tr w:rsidR="008A285D" w:rsidTr="00D57E63">
              <w:trPr>
                <w:trHeight w:val="578"/>
              </w:trPr>
              <w:tc>
                <w:tcPr>
                  <w:tcW w:w="4760" w:type="dxa"/>
                </w:tcPr>
                <w:p w:rsidR="008A285D" w:rsidRDefault="008A285D" w:rsidP="008A285D">
                  <w:pPr>
                    <w:autoSpaceDE w:val="0"/>
                    <w:autoSpaceDN w:val="0"/>
                    <w:bidi w:val="0"/>
                    <w:adjustRightInd w:val="0"/>
                    <w:rPr>
                      <w:rFonts w:ascii="Carlito" w:hAnsi="Carlito" w:cs="Carlito"/>
                      <w:sz w:val="24"/>
                      <w:szCs w:val="24"/>
                    </w:rPr>
                  </w:pPr>
                  <w:r>
                    <w:rPr>
                      <w:rFonts w:ascii="Carlito" w:hAnsi="Carlito" w:cs="Carlito"/>
                      <w:sz w:val="24"/>
                      <w:szCs w:val="24"/>
                    </w:rPr>
                    <w:t>hold the employee data for the</w:t>
                  </w:r>
                </w:p>
                <w:p w:rsidR="008A285D" w:rsidRDefault="008A285D" w:rsidP="008A285D">
                  <w:pPr>
                    <w:bidi w:val="0"/>
                  </w:pPr>
                  <w:r>
                    <w:rPr>
                      <w:rFonts w:ascii="Carlito" w:hAnsi="Carlito" w:cs="Carlito"/>
                      <w:sz w:val="24"/>
                      <w:szCs w:val="24"/>
                    </w:rPr>
                    <w:t>cook</w:t>
                  </w:r>
                </w:p>
              </w:tc>
              <w:tc>
                <w:tcPr>
                  <w:tcW w:w="5416" w:type="dxa"/>
                </w:tcPr>
                <w:p w:rsidR="008A285D" w:rsidRDefault="008A285D" w:rsidP="008A285D">
                  <w:pPr>
                    <w:bidi w:val="0"/>
                  </w:pPr>
                  <w:r>
                    <w:rPr>
                      <w:rFonts w:ascii="Carlito" w:hAnsi="Carlito" w:cs="Carlito"/>
                      <w:sz w:val="24"/>
                      <w:szCs w:val="24"/>
                    </w:rPr>
                    <w:t>EmployeeData</w:t>
                  </w:r>
                </w:p>
              </w:tc>
            </w:tr>
            <w:tr w:rsidR="008A285D" w:rsidTr="00D57E63">
              <w:trPr>
                <w:trHeight w:val="1157"/>
              </w:trPr>
              <w:tc>
                <w:tcPr>
                  <w:tcW w:w="4760" w:type="dxa"/>
                </w:tcPr>
                <w:p w:rsidR="008A285D" w:rsidRPr="00040D61" w:rsidRDefault="008A285D" w:rsidP="008A285D">
                  <w:pPr>
                    <w:autoSpaceDE w:val="0"/>
                    <w:autoSpaceDN w:val="0"/>
                    <w:bidi w:val="0"/>
                    <w:adjustRightInd w:val="0"/>
                    <w:rPr>
                      <w:rFonts w:ascii="Carlito" w:hAnsi="Carlito" w:cs="Carlito"/>
                      <w:sz w:val="24"/>
                      <w:szCs w:val="24"/>
                    </w:rPr>
                  </w:pPr>
                  <w:r w:rsidRPr="00031D3F">
                    <w:rPr>
                      <w:sz w:val="24"/>
                      <w:szCs w:val="24"/>
                    </w:rPr>
                    <w:t xml:space="preserve">Implements the functions in </w:t>
                  </w:r>
                  <w:r>
                    <w:rPr>
                      <w:rFonts w:ascii="Carlito" w:hAnsi="Carlito" w:cs="Carlito"/>
                      <w:sz w:val="24"/>
                      <w:szCs w:val="24"/>
                    </w:rPr>
                    <w:t>CookAndRestaurantAdminInterfaceForAccountant</w:t>
                  </w:r>
                </w:p>
                <w:p w:rsidR="008A285D" w:rsidRPr="00040D61" w:rsidRDefault="008A285D" w:rsidP="008A285D">
                  <w:pPr>
                    <w:autoSpaceDE w:val="0"/>
                    <w:autoSpaceDN w:val="0"/>
                    <w:bidi w:val="0"/>
                    <w:adjustRightInd w:val="0"/>
                    <w:rPr>
                      <w:rFonts w:ascii="Carlito" w:hAnsi="Carlito" w:cs="Carlito"/>
                      <w:sz w:val="24"/>
                      <w:szCs w:val="24"/>
                    </w:rPr>
                  </w:pPr>
                </w:p>
              </w:tc>
              <w:tc>
                <w:tcPr>
                  <w:tcW w:w="5416" w:type="dxa"/>
                </w:tcPr>
                <w:p w:rsidR="008A285D" w:rsidRDefault="008A285D" w:rsidP="008A285D">
                  <w:pPr>
                    <w:bidi w:val="0"/>
                  </w:pPr>
                </w:p>
                <w:p w:rsidR="008A285D" w:rsidRPr="00E22DBE" w:rsidRDefault="008A285D" w:rsidP="008A285D">
                  <w:pPr>
                    <w:autoSpaceDE w:val="0"/>
                    <w:autoSpaceDN w:val="0"/>
                    <w:bidi w:val="0"/>
                    <w:adjustRightInd w:val="0"/>
                    <w:rPr>
                      <w:rFonts w:ascii="Carlito" w:hAnsi="Carlito" w:cs="Carlito"/>
                      <w:sz w:val="24"/>
                      <w:szCs w:val="24"/>
                    </w:rPr>
                  </w:pPr>
                  <w:r>
                    <w:rPr>
                      <w:rFonts w:ascii="Carlito" w:hAnsi="Carlito" w:cs="Carlito"/>
                      <w:sz w:val="24"/>
                      <w:szCs w:val="24"/>
                    </w:rPr>
                    <w:t>CookAndRestaurantAdminInterfaceForAccountant</w:t>
                  </w:r>
                </w:p>
              </w:tc>
            </w:tr>
            <w:tr w:rsidR="008A285D" w:rsidTr="00D57E63">
              <w:trPr>
                <w:trHeight w:val="1167"/>
              </w:trPr>
              <w:tc>
                <w:tcPr>
                  <w:tcW w:w="4760" w:type="dxa"/>
                </w:tcPr>
                <w:p w:rsidR="008A285D" w:rsidRPr="00B3059D" w:rsidRDefault="008A285D" w:rsidP="008A285D">
                  <w:pPr>
                    <w:autoSpaceDE w:val="0"/>
                    <w:autoSpaceDN w:val="0"/>
                    <w:bidi w:val="0"/>
                    <w:adjustRightInd w:val="0"/>
                    <w:rPr>
                      <w:rFonts w:ascii="Carlito" w:hAnsi="Carlito" w:cs="Carlito"/>
                      <w:sz w:val="24"/>
                      <w:szCs w:val="24"/>
                    </w:rPr>
                  </w:pPr>
                  <w:r>
                    <w:rPr>
                      <w:rFonts w:ascii="Carlito" w:hAnsi="Carlito" w:cs="Carlito"/>
                      <w:sz w:val="24"/>
                      <w:szCs w:val="24"/>
                    </w:rPr>
                    <w:t>Uses the functions in RestaurantInterfaceForCookAndDeliveryDriver to edit the ingridients,edit the menu and get the orders of the restaurant</w:t>
                  </w:r>
                </w:p>
              </w:tc>
              <w:tc>
                <w:tcPr>
                  <w:tcW w:w="5416" w:type="dxa"/>
                </w:tcPr>
                <w:p w:rsidR="008A285D" w:rsidRPr="00031D3F" w:rsidRDefault="008A285D" w:rsidP="008A285D">
                  <w:pPr>
                    <w:autoSpaceDE w:val="0"/>
                    <w:autoSpaceDN w:val="0"/>
                    <w:bidi w:val="0"/>
                    <w:adjustRightInd w:val="0"/>
                    <w:rPr>
                      <w:rFonts w:ascii="Carlito" w:hAnsi="Carlito" w:cs="Carlito"/>
                      <w:sz w:val="24"/>
                      <w:szCs w:val="24"/>
                    </w:rPr>
                  </w:pPr>
                  <w:r>
                    <w:rPr>
                      <w:rFonts w:ascii="Carlito" w:hAnsi="Carlito" w:cs="Carlito"/>
                      <w:sz w:val="24"/>
                      <w:szCs w:val="24"/>
                    </w:rPr>
                    <w:t>RestaurantInterfaceForCookAndDeliveryDriver</w:t>
                  </w:r>
                </w:p>
              </w:tc>
            </w:tr>
            <w:tr w:rsidR="008A285D" w:rsidTr="00D57E63">
              <w:trPr>
                <w:trHeight w:val="294"/>
              </w:trPr>
              <w:tc>
                <w:tcPr>
                  <w:tcW w:w="4760" w:type="dxa"/>
                </w:tcPr>
                <w:p w:rsidR="008A285D" w:rsidRDefault="008A285D" w:rsidP="008A285D">
                  <w:pPr>
                    <w:bidi w:val="0"/>
                  </w:pPr>
                </w:p>
              </w:tc>
              <w:tc>
                <w:tcPr>
                  <w:tcW w:w="5416" w:type="dxa"/>
                </w:tcPr>
                <w:p w:rsidR="008A285D" w:rsidRDefault="008A285D" w:rsidP="008A285D">
                  <w:pPr>
                    <w:bidi w:val="0"/>
                  </w:pPr>
                  <w:r>
                    <w:rPr>
                      <w:sz w:val="24"/>
                      <w:szCs w:val="24"/>
                    </w:rPr>
                    <w:t>Account</w:t>
                  </w:r>
                </w:p>
              </w:tc>
            </w:tr>
            <w:tr w:rsidR="008A285D" w:rsidTr="00D57E63">
              <w:trPr>
                <w:trHeight w:val="263"/>
              </w:trPr>
              <w:tc>
                <w:tcPr>
                  <w:tcW w:w="4760" w:type="dxa"/>
                </w:tcPr>
                <w:p w:rsidR="008A285D" w:rsidRDefault="008A285D" w:rsidP="008A285D">
                  <w:pPr>
                    <w:bidi w:val="0"/>
                  </w:pPr>
                </w:p>
              </w:tc>
              <w:tc>
                <w:tcPr>
                  <w:tcW w:w="5416" w:type="dxa"/>
                </w:tcPr>
                <w:p w:rsidR="008A285D" w:rsidRDefault="008A285D" w:rsidP="008A285D">
                  <w:pPr>
                    <w:bidi w:val="0"/>
                  </w:pPr>
                </w:p>
              </w:tc>
            </w:tr>
            <w:tr w:rsidR="008A285D" w:rsidTr="00D57E63">
              <w:trPr>
                <w:trHeight w:val="263"/>
              </w:trPr>
              <w:tc>
                <w:tcPr>
                  <w:tcW w:w="4760" w:type="dxa"/>
                </w:tcPr>
                <w:p w:rsidR="008A285D" w:rsidRDefault="008A285D" w:rsidP="008A285D">
                  <w:pPr>
                    <w:bidi w:val="0"/>
                  </w:pPr>
                </w:p>
              </w:tc>
              <w:tc>
                <w:tcPr>
                  <w:tcW w:w="5416" w:type="dxa"/>
                </w:tcPr>
                <w:p w:rsidR="008A285D" w:rsidRDefault="008A285D" w:rsidP="008A285D">
                  <w:pPr>
                    <w:bidi w:val="0"/>
                  </w:pPr>
                </w:p>
              </w:tc>
            </w:tr>
          </w:tbl>
          <w:p w:rsidR="008A285D" w:rsidRDefault="008A285D" w:rsidP="008A285D">
            <w:pPr>
              <w:bidi w:val="0"/>
            </w:pPr>
          </w:p>
        </w:tc>
      </w:tr>
    </w:tbl>
    <w:tbl>
      <w:tblPr>
        <w:tblStyle w:val="TableGrid"/>
        <w:tblpPr w:leftFromText="180" w:rightFromText="180" w:vertAnchor="text" w:horzAnchor="margin" w:tblpXSpec="center" w:tblpY="368"/>
        <w:tblW w:w="10482" w:type="dxa"/>
        <w:tblLook w:val="04A0" w:firstRow="1" w:lastRow="0" w:firstColumn="1" w:lastColumn="0" w:noHBand="0" w:noVBand="1"/>
      </w:tblPr>
      <w:tblGrid>
        <w:gridCol w:w="10482"/>
      </w:tblGrid>
      <w:tr w:rsidR="00056323" w:rsidTr="00056323">
        <w:tc>
          <w:tcPr>
            <w:tcW w:w="10482" w:type="dxa"/>
          </w:tcPr>
          <w:p w:rsidR="00056323" w:rsidRPr="005F7594" w:rsidRDefault="00056323" w:rsidP="00056323">
            <w:pPr>
              <w:bidi w:val="0"/>
              <w:rPr>
                <w:sz w:val="32"/>
                <w:szCs w:val="32"/>
              </w:rPr>
            </w:pPr>
            <w:r w:rsidRPr="005F7594">
              <w:rPr>
                <w:sz w:val="32"/>
                <w:szCs w:val="32"/>
              </w:rPr>
              <w:lastRenderedPageBreak/>
              <w:t>Class</w:t>
            </w:r>
            <w:r>
              <w:rPr>
                <w:sz w:val="32"/>
                <w:szCs w:val="32"/>
              </w:rPr>
              <w:t>:</w:t>
            </w:r>
            <w:r>
              <w:rPr>
                <w:rFonts w:ascii="Carlito" w:hAnsi="Carlito" w:cs="Carlito"/>
                <w:sz w:val="24"/>
                <w:szCs w:val="24"/>
              </w:rPr>
              <w:t xml:space="preserve"> </w:t>
            </w:r>
            <w:r w:rsidRPr="00D87257">
              <w:rPr>
                <w:rFonts w:ascii="Carlito" w:hAnsi="Carlito" w:cs="Carlito"/>
                <w:sz w:val="28"/>
                <w:szCs w:val="28"/>
              </w:rPr>
              <w:t>RestaurantAdmin</w:t>
            </w:r>
          </w:p>
          <w:p w:rsidR="00056323" w:rsidRDefault="00056323" w:rsidP="00056323">
            <w:pPr>
              <w:bidi w:val="0"/>
            </w:pPr>
          </w:p>
          <w:tbl>
            <w:tblPr>
              <w:tblStyle w:val="TableGrid"/>
              <w:tblW w:w="0" w:type="auto"/>
              <w:tblLook w:val="04A0" w:firstRow="1" w:lastRow="0" w:firstColumn="1" w:lastColumn="0" w:noHBand="0" w:noVBand="1"/>
            </w:tblPr>
            <w:tblGrid>
              <w:gridCol w:w="5128"/>
              <w:gridCol w:w="5128"/>
            </w:tblGrid>
            <w:tr w:rsidR="00056323" w:rsidTr="007F3D21">
              <w:tc>
                <w:tcPr>
                  <w:tcW w:w="5128" w:type="dxa"/>
                  <w:shd w:val="clear" w:color="auto" w:fill="323E4F" w:themeFill="text2" w:themeFillShade="BF"/>
                </w:tcPr>
                <w:p w:rsidR="00056323" w:rsidRPr="005F7594" w:rsidRDefault="00056323" w:rsidP="00B24570">
                  <w:pPr>
                    <w:framePr w:hSpace="180" w:wrap="around" w:vAnchor="text" w:hAnchor="margin" w:xAlign="center" w:y="368"/>
                    <w:bidi w:val="0"/>
                    <w:rPr>
                      <w:sz w:val="28"/>
                      <w:szCs w:val="28"/>
                    </w:rPr>
                  </w:pPr>
                  <w:r w:rsidRPr="005F7594">
                    <w:rPr>
                      <w:sz w:val="28"/>
                      <w:szCs w:val="28"/>
                    </w:rPr>
                    <w:t>Responsibilities:</w:t>
                  </w:r>
                </w:p>
              </w:tc>
              <w:tc>
                <w:tcPr>
                  <w:tcW w:w="4222" w:type="dxa"/>
                  <w:shd w:val="clear" w:color="auto" w:fill="323E4F" w:themeFill="text2" w:themeFillShade="BF"/>
                </w:tcPr>
                <w:p w:rsidR="00056323" w:rsidRPr="005F7594" w:rsidRDefault="00056323" w:rsidP="00B24570">
                  <w:pPr>
                    <w:framePr w:hSpace="180" w:wrap="around" w:vAnchor="text" w:hAnchor="margin" w:xAlign="center" w:y="368"/>
                    <w:bidi w:val="0"/>
                    <w:rPr>
                      <w:sz w:val="28"/>
                      <w:szCs w:val="28"/>
                    </w:rPr>
                  </w:pPr>
                  <w:r w:rsidRPr="005F7594">
                    <w:rPr>
                      <w:sz w:val="28"/>
                      <w:szCs w:val="28"/>
                    </w:rPr>
                    <w:t>Collaborators:</w:t>
                  </w:r>
                </w:p>
              </w:tc>
            </w:tr>
            <w:tr w:rsidR="00056323" w:rsidTr="007F3D21">
              <w:tc>
                <w:tcPr>
                  <w:tcW w:w="5128" w:type="dxa"/>
                </w:tcPr>
                <w:p w:rsidR="00056323" w:rsidRDefault="00056323" w:rsidP="00B24570">
                  <w:pPr>
                    <w:framePr w:hSpace="180" w:wrap="around" w:vAnchor="text" w:hAnchor="margin" w:xAlign="center" w:y="368"/>
                    <w:autoSpaceDE w:val="0"/>
                    <w:autoSpaceDN w:val="0"/>
                    <w:bidi w:val="0"/>
                    <w:adjustRightInd w:val="0"/>
                    <w:rPr>
                      <w:rFonts w:ascii="Carlito" w:hAnsi="Carlito" w:cs="Carlito"/>
                      <w:sz w:val="24"/>
                      <w:szCs w:val="24"/>
                    </w:rPr>
                  </w:pPr>
                  <w:r>
                    <w:rPr>
                      <w:rFonts w:ascii="Carlito" w:hAnsi="Carlito" w:cs="Carlito"/>
                      <w:sz w:val="24"/>
                      <w:szCs w:val="24"/>
                    </w:rPr>
                    <w:t>hold the restaurants which the admin</w:t>
                  </w:r>
                </w:p>
                <w:p w:rsidR="00056323" w:rsidRPr="005F7594" w:rsidRDefault="00056323" w:rsidP="00B24570">
                  <w:pPr>
                    <w:framePr w:hSpace="180" w:wrap="around" w:vAnchor="text" w:hAnchor="margin" w:xAlign="center" w:y="368"/>
                    <w:autoSpaceDE w:val="0"/>
                    <w:autoSpaceDN w:val="0"/>
                    <w:bidi w:val="0"/>
                    <w:adjustRightInd w:val="0"/>
                    <w:rPr>
                      <w:rFonts w:ascii="Carlito" w:hAnsi="Carlito" w:cs="Carlito"/>
                      <w:sz w:val="24"/>
                      <w:szCs w:val="24"/>
                    </w:rPr>
                  </w:pPr>
                  <w:r>
                    <w:rPr>
                      <w:rFonts w:ascii="Carlito" w:hAnsi="Carlito" w:cs="Carlito"/>
                      <w:sz w:val="24"/>
                      <w:szCs w:val="24"/>
                    </w:rPr>
                    <w:t>works for</w:t>
                  </w:r>
                </w:p>
              </w:tc>
              <w:tc>
                <w:tcPr>
                  <w:tcW w:w="4222" w:type="dxa"/>
                </w:tcPr>
                <w:p w:rsidR="00056323" w:rsidRDefault="00056323" w:rsidP="00B24570">
                  <w:pPr>
                    <w:framePr w:hSpace="180" w:wrap="around" w:vAnchor="text" w:hAnchor="margin" w:xAlign="center" w:y="368"/>
                    <w:bidi w:val="0"/>
                  </w:pPr>
                  <w:r>
                    <w:rPr>
                      <w:rFonts w:ascii="Carlito" w:hAnsi="Carlito" w:cs="Carlito"/>
                      <w:sz w:val="24"/>
                      <w:szCs w:val="24"/>
                    </w:rPr>
                    <w:t>Restaurant</w:t>
                  </w:r>
                </w:p>
              </w:tc>
            </w:tr>
            <w:tr w:rsidR="00056323" w:rsidTr="007F3D21">
              <w:tc>
                <w:tcPr>
                  <w:tcW w:w="5128" w:type="dxa"/>
                </w:tcPr>
                <w:p w:rsidR="00056323" w:rsidRPr="00040D61" w:rsidRDefault="00056323" w:rsidP="00B24570">
                  <w:pPr>
                    <w:framePr w:hSpace="180" w:wrap="around" w:vAnchor="text" w:hAnchor="margin" w:xAlign="center" w:y="368"/>
                    <w:autoSpaceDE w:val="0"/>
                    <w:autoSpaceDN w:val="0"/>
                    <w:bidi w:val="0"/>
                    <w:adjustRightInd w:val="0"/>
                    <w:rPr>
                      <w:rFonts w:ascii="Carlito" w:hAnsi="Carlito" w:cs="Carlito"/>
                      <w:sz w:val="24"/>
                      <w:szCs w:val="24"/>
                    </w:rPr>
                  </w:pPr>
                  <w:r w:rsidRPr="00031D3F">
                    <w:rPr>
                      <w:sz w:val="24"/>
                      <w:szCs w:val="24"/>
                    </w:rPr>
                    <w:t xml:space="preserve">Implements the functions in </w:t>
                  </w:r>
                  <w:r>
                    <w:rPr>
                      <w:rFonts w:ascii="Carlito" w:hAnsi="Carlito" w:cs="Carlito"/>
                      <w:sz w:val="24"/>
                      <w:szCs w:val="24"/>
                    </w:rPr>
                    <w:t>CookAndRestaurantAdminInterfaceForAccountant</w:t>
                  </w:r>
                </w:p>
                <w:p w:rsidR="00056323" w:rsidRPr="00040D61" w:rsidRDefault="00056323" w:rsidP="00B24570">
                  <w:pPr>
                    <w:framePr w:hSpace="180" w:wrap="around" w:vAnchor="text" w:hAnchor="margin" w:xAlign="center" w:y="368"/>
                    <w:autoSpaceDE w:val="0"/>
                    <w:autoSpaceDN w:val="0"/>
                    <w:bidi w:val="0"/>
                    <w:adjustRightInd w:val="0"/>
                    <w:rPr>
                      <w:rFonts w:ascii="Carlito" w:hAnsi="Carlito" w:cs="Carlito"/>
                      <w:sz w:val="24"/>
                      <w:szCs w:val="24"/>
                    </w:rPr>
                  </w:pPr>
                </w:p>
              </w:tc>
              <w:tc>
                <w:tcPr>
                  <w:tcW w:w="4222" w:type="dxa"/>
                </w:tcPr>
                <w:p w:rsidR="00056323" w:rsidRDefault="00056323" w:rsidP="00B24570">
                  <w:pPr>
                    <w:framePr w:hSpace="180" w:wrap="around" w:vAnchor="text" w:hAnchor="margin" w:xAlign="center" w:y="368"/>
                    <w:bidi w:val="0"/>
                  </w:pPr>
                </w:p>
                <w:p w:rsidR="00056323" w:rsidRPr="00E22DBE" w:rsidRDefault="00056323" w:rsidP="00B24570">
                  <w:pPr>
                    <w:framePr w:hSpace="180" w:wrap="around" w:vAnchor="text" w:hAnchor="margin" w:xAlign="center" w:y="368"/>
                    <w:autoSpaceDE w:val="0"/>
                    <w:autoSpaceDN w:val="0"/>
                    <w:bidi w:val="0"/>
                    <w:adjustRightInd w:val="0"/>
                    <w:rPr>
                      <w:rFonts w:ascii="Carlito" w:hAnsi="Carlito" w:cs="Carlito"/>
                      <w:sz w:val="24"/>
                      <w:szCs w:val="24"/>
                    </w:rPr>
                  </w:pPr>
                  <w:r>
                    <w:rPr>
                      <w:rFonts w:ascii="Carlito" w:hAnsi="Carlito" w:cs="Carlito"/>
                      <w:sz w:val="24"/>
                      <w:szCs w:val="24"/>
                    </w:rPr>
                    <w:t>CookAndRestaurantAdminInterfaceForAccountant</w:t>
                  </w:r>
                </w:p>
              </w:tc>
            </w:tr>
            <w:tr w:rsidR="00056323" w:rsidTr="007F3D21">
              <w:tc>
                <w:tcPr>
                  <w:tcW w:w="5128" w:type="dxa"/>
                </w:tcPr>
                <w:p w:rsidR="00056323" w:rsidRDefault="00056323" w:rsidP="00B24570">
                  <w:pPr>
                    <w:framePr w:hSpace="180" w:wrap="around" w:vAnchor="text" w:hAnchor="margin" w:xAlign="center" w:y="368"/>
                    <w:autoSpaceDE w:val="0"/>
                    <w:autoSpaceDN w:val="0"/>
                    <w:bidi w:val="0"/>
                    <w:adjustRightInd w:val="0"/>
                    <w:rPr>
                      <w:rFonts w:ascii="Carlito" w:hAnsi="Carlito" w:cs="Carlito"/>
                      <w:sz w:val="24"/>
                      <w:szCs w:val="24"/>
                    </w:rPr>
                  </w:pPr>
                  <w:r>
                    <w:rPr>
                      <w:rFonts w:ascii="Carlito" w:hAnsi="Carlito" w:cs="Carlito"/>
                      <w:sz w:val="24"/>
                      <w:szCs w:val="24"/>
                    </w:rPr>
                    <w:t>Uses the functions in RestaurantInterfaceForAdminAndAccountant</w:t>
                  </w:r>
                </w:p>
                <w:p w:rsidR="00056323" w:rsidRDefault="00056323" w:rsidP="00B24570">
                  <w:pPr>
                    <w:framePr w:hSpace="180" w:wrap="around" w:vAnchor="text" w:hAnchor="margin" w:xAlign="center" w:y="368"/>
                    <w:autoSpaceDE w:val="0"/>
                    <w:autoSpaceDN w:val="0"/>
                    <w:bidi w:val="0"/>
                    <w:adjustRightInd w:val="0"/>
                  </w:pPr>
                  <w:r>
                    <w:rPr>
                      <w:rFonts w:ascii="Carlito" w:hAnsi="Carlito" w:cs="Carlito"/>
                      <w:sz w:val="24"/>
                      <w:szCs w:val="24"/>
                    </w:rPr>
                    <w:t>To hire/fire employees, edit and pay their wages and get the cash flow of the restaurant</w:t>
                  </w:r>
                </w:p>
              </w:tc>
              <w:tc>
                <w:tcPr>
                  <w:tcW w:w="4222" w:type="dxa"/>
                </w:tcPr>
                <w:p w:rsidR="00056323" w:rsidRPr="00031D3F" w:rsidRDefault="00056323" w:rsidP="00B24570">
                  <w:pPr>
                    <w:framePr w:hSpace="180" w:wrap="around" w:vAnchor="text" w:hAnchor="margin" w:xAlign="center" w:y="368"/>
                    <w:autoSpaceDE w:val="0"/>
                    <w:autoSpaceDN w:val="0"/>
                    <w:bidi w:val="0"/>
                    <w:adjustRightInd w:val="0"/>
                    <w:rPr>
                      <w:rFonts w:ascii="Carlito" w:hAnsi="Carlito" w:cs="Carlito"/>
                      <w:sz w:val="24"/>
                      <w:szCs w:val="24"/>
                    </w:rPr>
                  </w:pPr>
                  <w:r>
                    <w:rPr>
                      <w:rFonts w:ascii="Carlito" w:hAnsi="Carlito" w:cs="Carlito"/>
                      <w:sz w:val="24"/>
                      <w:szCs w:val="24"/>
                    </w:rPr>
                    <w:t>RestaurantInterfaceForAdminAndAccountant</w:t>
                  </w:r>
                </w:p>
              </w:tc>
            </w:tr>
            <w:tr w:rsidR="00056323" w:rsidTr="007F3D21">
              <w:tc>
                <w:tcPr>
                  <w:tcW w:w="5128" w:type="dxa"/>
                </w:tcPr>
                <w:p w:rsidR="00056323" w:rsidRPr="00A90367" w:rsidRDefault="00056323" w:rsidP="00B24570">
                  <w:pPr>
                    <w:framePr w:hSpace="180" w:wrap="around" w:vAnchor="text" w:hAnchor="margin" w:xAlign="center" w:y="368"/>
                    <w:autoSpaceDE w:val="0"/>
                    <w:autoSpaceDN w:val="0"/>
                    <w:bidi w:val="0"/>
                    <w:adjustRightInd w:val="0"/>
                    <w:rPr>
                      <w:rFonts w:ascii="Carlito" w:hAnsi="Carlito" w:cs="Carlito"/>
                      <w:sz w:val="24"/>
                      <w:szCs w:val="24"/>
                    </w:rPr>
                  </w:pPr>
                  <w:r>
                    <w:rPr>
                      <w:rFonts w:ascii="Carlito" w:hAnsi="Carlito" w:cs="Carlito"/>
                      <w:sz w:val="24"/>
                      <w:szCs w:val="24"/>
                    </w:rPr>
                    <w:t>hold the cash flow reports from the accountant</w:t>
                  </w:r>
                </w:p>
              </w:tc>
              <w:tc>
                <w:tcPr>
                  <w:tcW w:w="4222" w:type="dxa"/>
                </w:tcPr>
                <w:p w:rsidR="00056323" w:rsidRDefault="00056323" w:rsidP="00B24570">
                  <w:pPr>
                    <w:framePr w:hSpace="180" w:wrap="around" w:vAnchor="text" w:hAnchor="margin" w:xAlign="center" w:y="368"/>
                    <w:bidi w:val="0"/>
                  </w:pPr>
                </w:p>
              </w:tc>
            </w:tr>
            <w:tr w:rsidR="00056323" w:rsidTr="007F3D21">
              <w:tc>
                <w:tcPr>
                  <w:tcW w:w="5128" w:type="dxa"/>
                </w:tcPr>
                <w:p w:rsidR="00056323" w:rsidRDefault="00056323" w:rsidP="00B24570">
                  <w:pPr>
                    <w:framePr w:hSpace="180" w:wrap="around" w:vAnchor="text" w:hAnchor="margin" w:xAlign="center" w:y="368"/>
                    <w:bidi w:val="0"/>
                  </w:pPr>
                </w:p>
              </w:tc>
              <w:tc>
                <w:tcPr>
                  <w:tcW w:w="4222" w:type="dxa"/>
                </w:tcPr>
                <w:p w:rsidR="00056323" w:rsidRDefault="00056323" w:rsidP="00B24570">
                  <w:pPr>
                    <w:framePr w:hSpace="180" w:wrap="around" w:vAnchor="text" w:hAnchor="margin" w:xAlign="center" w:y="368"/>
                    <w:bidi w:val="0"/>
                  </w:pPr>
                  <w:r>
                    <w:rPr>
                      <w:sz w:val="24"/>
                      <w:szCs w:val="24"/>
                    </w:rPr>
                    <w:t>Account</w:t>
                  </w:r>
                </w:p>
              </w:tc>
            </w:tr>
            <w:tr w:rsidR="00056323" w:rsidTr="007F3D21">
              <w:tc>
                <w:tcPr>
                  <w:tcW w:w="5128" w:type="dxa"/>
                </w:tcPr>
                <w:p w:rsidR="00056323" w:rsidRDefault="00056323" w:rsidP="00B24570">
                  <w:pPr>
                    <w:framePr w:hSpace="180" w:wrap="around" w:vAnchor="text" w:hAnchor="margin" w:xAlign="center" w:y="368"/>
                    <w:bidi w:val="0"/>
                  </w:pPr>
                </w:p>
              </w:tc>
              <w:tc>
                <w:tcPr>
                  <w:tcW w:w="4222" w:type="dxa"/>
                </w:tcPr>
                <w:p w:rsidR="00056323" w:rsidRDefault="00056323" w:rsidP="00B24570">
                  <w:pPr>
                    <w:framePr w:hSpace="180" w:wrap="around" w:vAnchor="text" w:hAnchor="margin" w:xAlign="center" w:y="368"/>
                    <w:bidi w:val="0"/>
                  </w:pPr>
                </w:p>
              </w:tc>
            </w:tr>
          </w:tbl>
          <w:p w:rsidR="00056323" w:rsidRDefault="00056323" w:rsidP="00056323">
            <w:pPr>
              <w:bidi w:val="0"/>
            </w:pPr>
          </w:p>
        </w:tc>
      </w:tr>
    </w:tbl>
    <w:p w:rsidR="00056323" w:rsidRDefault="00056323" w:rsidP="00056323">
      <w:pPr>
        <w:bidi w:val="0"/>
        <w:rPr>
          <w:rFonts w:cs="B Nazanin"/>
        </w:rPr>
      </w:pPr>
    </w:p>
    <w:p w:rsidR="00056323" w:rsidRDefault="00056323" w:rsidP="00056323">
      <w:pPr>
        <w:bidi w:val="0"/>
        <w:rPr>
          <w:rFonts w:cs="B Nazanin"/>
        </w:rPr>
      </w:pPr>
    </w:p>
    <w:p w:rsidR="00056323" w:rsidRDefault="00056323" w:rsidP="00056323">
      <w:pPr>
        <w:bidi w:val="0"/>
        <w:rPr>
          <w:rFonts w:cs="B Nazanin"/>
        </w:rPr>
      </w:pPr>
    </w:p>
    <w:p w:rsidR="008A285D" w:rsidRDefault="008A285D" w:rsidP="008A285D">
      <w:pPr>
        <w:bidi w:val="0"/>
        <w:rPr>
          <w:rFonts w:cs="B Nazanin"/>
        </w:rPr>
      </w:pPr>
    </w:p>
    <w:p w:rsidR="008204F9" w:rsidRDefault="008204F9" w:rsidP="008204F9">
      <w:pPr>
        <w:bidi w:val="0"/>
        <w:rPr>
          <w:rFonts w:cs="B Nazanin"/>
        </w:rPr>
      </w:pPr>
    </w:p>
    <w:p w:rsidR="008204F9" w:rsidRDefault="008204F9" w:rsidP="008204F9">
      <w:pPr>
        <w:bidi w:val="0"/>
        <w:rPr>
          <w:rFonts w:cs="B Nazanin"/>
        </w:rPr>
      </w:pPr>
    </w:p>
    <w:p w:rsidR="008204F9" w:rsidRDefault="008204F9" w:rsidP="008204F9">
      <w:pPr>
        <w:bidi w:val="0"/>
        <w:rPr>
          <w:rFonts w:cs="B Nazanin"/>
          <w:rtl/>
        </w:rPr>
      </w:pPr>
    </w:p>
    <w:p w:rsidR="00D57E63" w:rsidRDefault="00D57E63" w:rsidP="00D57E63">
      <w:pPr>
        <w:bidi w:val="0"/>
        <w:rPr>
          <w:rFonts w:cs="B Nazanin"/>
          <w:rtl/>
        </w:rPr>
      </w:pPr>
    </w:p>
    <w:p w:rsidR="00D57E63" w:rsidRDefault="00D57E63" w:rsidP="00D57E63">
      <w:pPr>
        <w:bidi w:val="0"/>
        <w:rPr>
          <w:rFonts w:cs="B Nazanin"/>
        </w:rPr>
      </w:pPr>
    </w:p>
    <w:p w:rsidR="008204F9" w:rsidRDefault="008204F9" w:rsidP="008204F9">
      <w:pPr>
        <w:bidi w:val="0"/>
        <w:rPr>
          <w:rFonts w:cs="B Nazanin"/>
        </w:rPr>
      </w:pPr>
    </w:p>
    <w:p w:rsidR="008204F9" w:rsidRDefault="008204F9" w:rsidP="008204F9">
      <w:pPr>
        <w:bidi w:val="0"/>
        <w:rPr>
          <w:rFonts w:cs="B Nazanin"/>
        </w:rPr>
      </w:pPr>
    </w:p>
    <w:tbl>
      <w:tblPr>
        <w:tblStyle w:val="TableGrid"/>
        <w:tblW w:w="0" w:type="auto"/>
        <w:tblLook w:val="04A0" w:firstRow="1" w:lastRow="0" w:firstColumn="1" w:lastColumn="0" w:noHBand="0" w:noVBand="1"/>
      </w:tblPr>
      <w:tblGrid>
        <w:gridCol w:w="9016"/>
      </w:tblGrid>
      <w:tr w:rsidR="008204F9" w:rsidTr="007F3D21">
        <w:tc>
          <w:tcPr>
            <w:tcW w:w="9576" w:type="dxa"/>
          </w:tcPr>
          <w:p w:rsidR="008204F9" w:rsidRPr="005F7594" w:rsidRDefault="008204F9" w:rsidP="00750432">
            <w:pPr>
              <w:bidi w:val="0"/>
              <w:rPr>
                <w:sz w:val="32"/>
                <w:szCs w:val="32"/>
              </w:rPr>
            </w:pPr>
            <w:r w:rsidRPr="005F7594">
              <w:rPr>
                <w:sz w:val="32"/>
                <w:szCs w:val="32"/>
              </w:rPr>
              <w:t>Class</w:t>
            </w:r>
            <w:r>
              <w:rPr>
                <w:sz w:val="32"/>
                <w:szCs w:val="32"/>
              </w:rPr>
              <w:t>:Customer</w:t>
            </w:r>
          </w:p>
          <w:p w:rsidR="008204F9" w:rsidRDefault="008204F9" w:rsidP="00750432">
            <w:pPr>
              <w:bidi w:val="0"/>
            </w:pPr>
          </w:p>
          <w:tbl>
            <w:tblPr>
              <w:tblStyle w:val="TableGrid"/>
              <w:tblW w:w="0" w:type="auto"/>
              <w:tblLook w:val="04A0" w:firstRow="1" w:lastRow="0" w:firstColumn="1" w:lastColumn="0" w:noHBand="0" w:noVBand="1"/>
            </w:tblPr>
            <w:tblGrid>
              <w:gridCol w:w="4395"/>
              <w:gridCol w:w="4395"/>
            </w:tblGrid>
            <w:tr w:rsidR="008204F9" w:rsidTr="007F3D21">
              <w:tc>
                <w:tcPr>
                  <w:tcW w:w="4788" w:type="dxa"/>
                  <w:shd w:val="clear" w:color="auto" w:fill="323E4F" w:themeFill="text2" w:themeFillShade="BF"/>
                </w:tcPr>
                <w:p w:rsidR="008204F9" w:rsidRPr="005F7594" w:rsidRDefault="008204F9" w:rsidP="00750432">
                  <w:pPr>
                    <w:bidi w:val="0"/>
                    <w:rPr>
                      <w:sz w:val="28"/>
                      <w:szCs w:val="28"/>
                    </w:rPr>
                  </w:pPr>
                  <w:r w:rsidRPr="005F7594">
                    <w:rPr>
                      <w:sz w:val="28"/>
                      <w:szCs w:val="28"/>
                    </w:rPr>
                    <w:t>Responsibilities:</w:t>
                  </w:r>
                </w:p>
              </w:tc>
              <w:tc>
                <w:tcPr>
                  <w:tcW w:w="4788" w:type="dxa"/>
                  <w:shd w:val="clear" w:color="auto" w:fill="323E4F" w:themeFill="text2" w:themeFillShade="BF"/>
                </w:tcPr>
                <w:p w:rsidR="008204F9" w:rsidRPr="005F7594" w:rsidRDefault="008204F9" w:rsidP="00750432">
                  <w:pPr>
                    <w:bidi w:val="0"/>
                    <w:rPr>
                      <w:sz w:val="28"/>
                      <w:szCs w:val="28"/>
                    </w:rPr>
                  </w:pPr>
                  <w:r w:rsidRPr="005F7594">
                    <w:rPr>
                      <w:sz w:val="28"/>
                      <w:szCs w:val="28"/>
                    </w:rPr>
                    <w:t>Collaborators:</w:t>
                  </w:r>
                </w:p>
              </w:tc>
            </w:tr>
            <w:tr w:rsidR="008204F9" w:rsidTr="007F3D21">
              <w:tc>
                <w:tcPr>
                  <w:tcW w:w="4788" w:type="dxa"/>
                </w:tcPr>
                <w:p w:rsidR="008204F9" w:rsidRPr="005F7594" w:rsidRDefault="008204F9" w:rsidP="00750432">
                  <w:pPr>
                    <w:autoSpaceDE w:val="0"/>
                    <w:autoSpaceDN w:val="0"/>
                    <w:bidi w:val="0"/>
                    <w:adjustRightInd w:val="0"/>
                    <w:rPr>
                      <w:rFonts w:ascii="Carlito" w:hAnsi="Carlito" w:cs="Carlito"/>
                      <w:sz w:val="24"/>
                      <w:szCs w:val="24"/>
                    </w:rPr>
                  </w:pPr>
                  <w:r>
                    <w:rPr>
                      <w:rFonts w:ascii="Carlito" w:hAnsi="Carlito" w:cs="Carlito"/>
                      <w:sz w:val="24"/>
                      <w:szCs w:val="24"/>
                    </w:rPr>
                    <w:t>hold the customers details(e.g name,address and their orders)</w:t>
                  </w:r>
                </w:p>
              </w:tc>
              <w:tc>
                <w:tcPr>
                  <w:tcW w:w="4788" w:type="dxa"/>
                </w:tcPr>
                <w:p w:rsidR="008204F9" w:rsidRDefault="008204F9" w:rsidP="00750432">
                  <w:pPr>
                    <w:bidi w:val="0"/>
                  </w:pPr>
                  <w:r>
                    <w:rPr>
                      <w:rFonts w:ascii="Carlito" w:hAnsi="Carlito" w:cs="Carlito"/>
                      <w:sz w:val="24"/>
                      <w:szCs w:val="24"/>
                    </w:rPr>
                    <w:t>Order</w:t>
                  </w:r>
                </w:p>
              </w:tc>
            </w:tr>
            <w:tr w:rsidR="008204F9" w:rsidTr="007F3D21">
              <w:tc>
                <w:tcPr>
                  <w:tcW w:w="4788" w:type="dxa"/>
                </w:tcPr>
                <w:p w:rsidR="008204F9" w:rsidRDefault="008204F9" w:rsidP="00750432">
                  <w:pPr>
                    <w:autoSpaceDE w:val="0"/>
                    <w:autoSpaceDN w:val="0"/>
                    <w:bidi w:val="0"/>
                    <w:adjustRightInd w:val="0"/>
                    <w:rPr>
                      <w:rFonts w:ascii="Carlito" w:hAnsi="Carlito" w:cs="Carlito"/>
                      <w:sz w:val="24"/>
                      <w:szCs w:val="24"/>
                    </w:rPr>
                  </w:pPr>
                  <w:r>
                    <w:rPr>
                      <w:rFonts w:ascii="Carlito" w:hAnsi="Carlito" w:cs="Carlito"/>
                      <w:sz w:val="24"/>
                      <w:szCs w:val="24"/>
                    </w:rPr>
                    <w:t>Uses the functions in SystemInterfaceForCustomer To take out ,</w:t>
                  </w:r>
                </w:p>
                <w:p w:rsidR="008204F9" w:rsidRDefault="008204F9" w:rsidP="00750432">
                  <w:pPr>
                    <w:autoSpaceDE w:val="0"/>
                    <w:autoSpaceDN w:val="0"/>
                    <w:bidi w:val="0"/>
                    <w:adjustRightInd w:val="0"/>
                  </w:pPr>
                  <w:r>
                    <w:rPr>
                      <w:rFonts w:ascii="Carlito" w:hAnsi="Carlito" w:cs="Carlito"/>
                      <w:sz w:val="24"/>
                      <w:szCs w:val="24"/>
                    </w:rPr>
                    <w:t>See the restaurants and leave a review</w:t>
                  </w:r>
                </w:p>
              </w:tc>
              <w:tc>
                <w:tcPr>
                  <w:tcW w:w="4788" w:type="dxa"/>
                </w:tcPr>
                <w:p w:rsidR="008204F9" w:rsidRDefault="008204F9" w:rsidP="00750432">
                  <w:pPr>
                    <w:bidi w:val="0"/>
                  </w:pPr>
                  <w:r>
                    <w:rPr>
                      <w:rFonts w:ascii="Carlito" w:hAnsi="Carlito" w:cs="Carlito"/>
                      <w:sz w:val="24"/>
                      <w:szCs w:val="24"/>
                    </w:rPr>
                    <w:t>SystemInterfaceForCustomer</w:t>
                  </w:r>
                </w:p>
              </w:tc>
            </w:tr>
            <w:tr w:rsidR="008204F9" w:rsidTr="007F3D21">
              <w:tc>
                <w:tcPr>
                  <w:tcW w:w="4788" w:type="dxa"/>
                </w:tcPr>
                <w:p w:rsidR="008204F9" w:rsidRDefault="008204F9" w:rsidP="00750432">
                  <w:pPr>
                    <w:bidi w:val="0"/>
                  </w:pPr>
                </w:p>
              </w:tc>
              <w:tc>
                <w:tcPr>
                  <w:tcW w:w="4788" w:type="dxa"/>
                </w:tcPr>
                <w:p w:rsidR="008204F9" w:rsidRDefault="008204F9" w:rsidP="00750432">
                  <w:pPr>
                    <w:bidi w:val="0"/>
                  </w:pPr>
                  <w:r>
                    <w:rPr>
                      <w:sz w:val="24"/>
                      <w:szCs w:val="24"/>
                    </w:rPr>
                    <w:t>Account</w:t>
                  </w:r>
                </w:p>
              </w:tc>
            </w:tr>
            <w:tr w:rsidR="008204F9" w:rsidTr="007F3D21">
              <w:tc>
                <w:tcPr>
                  <w:tcW w:w="4788" w:type="dxa"/>
                </w:tcPr>
                <w:p w:rsidR="008204F9" w:rsidRDefault="008204F9" w:rsidP="00750432">
                  <w:pPr>
                    <w:bidi w:val="0"/>
                  </w:pPr>
                </w:p>
              </w:tc>
              <w:tc>
                <w:tcPr>
                  <w:tcW w:w="4788" w:type="dxa"/>
                </w:tcPr>
                <w:p w:rsidR="008204F9" w:rsidRDefault="008204F9" w:rsidP="00750432">
                  <w:pPr>
                    <w:bidi w:val="0"/>
                  </w:pPr>
                </w:p>
              </w:tc>
            </w:tr>
            <w:tr w:rsidR="008204F9" w:rsidTr="007F3D21">
              <w:tc>
                <w:tcPr>
                  <w:tcW w:w="4788" w:type="dxa"/>
                </w:tcPr>
                <w:p w:rsidR="008204F9" w:rsidRDefault="008204F9" w:rsidP="00750432">
                  <w:pPr>
                    <w:bidi w:val="0"/>
                  </w:pPr>
                </w:p>
              </w:tc>
              <w:tc>
                <w:tcPr>
                  <w:tcW w:w="4788" w:type="dxa"/>
                </w:tcPr>
                <w:p w:rsidR="008204F9" w:rsidRDefault="008204F9" w:rsidP="00750432">
                  <w:pPr>
                    <w:bidi w:val="0"/>
                  </w:pPr>
                </w:p>
              </w:tc>
            </w:tr>
            <w:tr w:rsidR="008204F9" w:rsidTr="007F3D21">
              <w:tc>
                <w:tcPr>
                  <w:tcW w:w="4788" w:type="dxa"/>
                </w:tcPr>
                <w:p w:rsidR="008204F9" w:rsidRDefault="008204F9" w:rsidP="00750432">
                  <w:pPr>
                    <w:bidi w:val="0"/>
                  </w:pPr>
                </w:p>
              </w:tc>
              <w:tc>
                <w:tcPr>
                  <w:tcW w:w="4788" w:type="dxa"/>
                </w:tcPr>
                <w:p w:rsidR="008204F9" w:rsidRDefault="008204F9" w:rsidP="00750432">
                  <w:pPr>
                    <w:bidi w:val="0"/>
                  </w:pPr>
                </w:p>
              </w:tc>
            </w:tr>
            <w:tr w:rsidR="008204F9" w:rsidTr="007F3D21">
              <w:tc>
                <w:tcPr>
                  <w:tcW w:w="4788" w:type="dxa"/>
                </w:tcPr>
                <w:p w:rsidR="008204F9" w:rsidRDefault="008204F9" w:rsidP="00750432">
                  <w:pPr>
                    <w:bidi w:val="0"/>
                  </w:pPr>
                </w:p>
              </w:tc>
              <w:tc>
                <w:tcPr>
                  <w:tcW w:w="4788" w:type="dxa"/>
                </w:tcPr>
                <w:p w:rsidR="008204F9" w:rsidRDefault="008204F9" w:rsidP="00750432">
                  <w:pPr>
                    <w:bidi w:val="0"/>
                  </w:pPr>
                </w:p>
              </w:tc>
            </w:tr>
          </w:tbl>
          <w:p w:rsidR="008204F9" w:rsidRDefault="008204F9" w:rsidP="00750432">
            <w:pPr>
              <w:bidi w:val="0"/>
            </w:pPr>
          </w:p>
        </w:tc>
      </w:tr>
    </w:tbl>
    <w:p w:rsidR="008204F9" w:rsidRDefault="008204F9" w:rsidP="008204F9">
      <w:pPr>
        <w:bidi w:val="0"/>
        <w:rPr>
          <w:rFonts w:cs="B Nazanin"/>
        </w:rPr>
      </w:pPr>
    </w:p>
    <w:tbl>
      <w:tblPr>
        <w:tblStyle w:val="TableGrid"/>
        <w:tblW w:w="0" w:type="auto"/>
        <w:tblLook w:val="04A0" w:firstRow="1" w:lastRow="0" w:firstColumn="1" w:lastColumn="0" w:noHBand="0" w:noVBand="1"/>
      </w:tblPr>
      <w:tblGrid>
        <w:gridCol w:w="9016"/>
      </w:tblGrid>
      <w:tr w:rsidR="00307189" w:rsidTr="007F3D21">
        <w:tc>
          <w:tcPr>
            <w:tcW w:w="9576" w:type="dxa"/>
          </w:tcPr>
          <w:p w:rsidR="00307189" w:rsidRPr="005F7594" w:rsidRDefault="00307189" w:rsidP="00307189">
            <w:pPr>
              <w:bidi w:val="0"/>
              <w:rPr>
                <w:sz w:val="32"/>
                <w:szCs w:val="32"/>
              </w:rPr>
            </w:pPr>
            <w:r w:rsidRPr="005F7594">
              <w:rPr>
                <w:sz w:val="32"/>
                <w:szCs w:val="32"/>
              </w:rPr>
              <w:lastRenderedPageBreak/>
              <w:t>Class</w:t>
            </w:r>
            <w:r>
              <w:rPr>
                <w:sz w:val="32"/>
                <w:szCs w:val="32"/>
              </w:rPr>
              <w:t>:order</w:t>
            </w:r>
          </w:p>
          <w:p w:rsidR="00307189" w:rsidRDefault="00307189" w:rsidP="00307189">
            <w:pPr>
              <w:bidi w:val="0"/>
            </w:pPr>
          </w:p>
          <w:tbl>
            <w:tblPr>
              <w:tblStyle w:val="TableGrid"/>
              <w:tblW w:w="0" w:type="auto"/>
              <w:tblLook w:val="04A0" w:firstRow="1" w:lastRow="0" w:firstColumn="1" w:lastColumn="0" w:noHBand="0" w:noVBand="1"/>
            </w:tblPr>
            <w:tblGrid>
              <w:gridCol w:w="4307"/>
              <w:gridCol w:w="4483"/>
            </w:tblGrid>
            <w:tr w:rsidR="00307189" w:rsidTr="007F3D21">
              <w:tc>
                <w:tcPr>
                  <w:tcW w:w="4564" w:type="dxa"/>
                  <w:shd w:val="clear" w:color="auto" w:fill="323E4F" w:themeFill="text2" w:themeFillShade="BF"/>
                </w:tcPr>
                <w:p w:rsidR="00307189" w:rsidRPr="005F7594" w:rsidRDefault="00307189" w:rsidP="00307189">
                  <w:pPr>
                    <w:bidi w:val="0"/>
                    <w:rPr>
                      <w:sz w:val="28"/>
                      <w:szCs w:val="28"/>
                    </w:rPr>
                  </w:pPr>
                  <w:r w:rsidRPr="005F7594">
                    <w:rPr>
                      <w:sz w:val="28"/>
                      <w:szCs w:val="28"/>
                    </w:rPr>
                    <w:t>Responsibilities:</w:t>
                  </w:r>
                </w:p>
              </w:tc>
              <w:tc>
                <w:tcPr>
                  <w:tcW w:w="4786" w:type="dxa"/>
                  <w:shd w:val="clear" w:color="auto" w:fill="323E4F" w:themeFill="text2" w:themeFillShade="BF"/>
                </w:tcPr>
                <w:p w:rsidR="00307189" w:rsidRPr="005F7594" w:rsidRDefault="00307189" w:rsidP="00307189">
                  <w:pPr>
                    <w:bidi w:val="0"/>
                    <w:rPr>
                      <w:sz w:val="28"/>
                      <w:szCs w:val="28"/>
                    </w:rPr>
                  </w:pPr>
                  <w:r w:rsidRPr="005F7594">
                    <w:rPr>
                      <w:sz w:val="28"/>
                      <w:szCs w:val="28"/>
                    </w:rPr>
                    <w:t>Collaborators:</w:t>
                  </w:r>
                </w:p>
              </w:tc>
            </w:tr>
            <w:tr w:rsidR="00307189" w:rsidTr="007F3D21">
              <w:tc>
                <w:tcPr>
                  <w:tcW w:w="4564" w:type="dxa"/>
                </w:tcPr>
                <w:p w:rsidR="00307189" w:rsidRDefault="00307189" w:rsidP="00307189">
                  <w:pPr>
                    <w:autoSpaceDE w:val="0"/>
                    <w:autoSpaceDN w:val="0"/>
                    <w:bidi w:val="0"/>
                    <w:adjustRightInd w:val="0"/>
                    <w:rPr>
                      <w:rFonts w:ascii="Carlito" w:hAnsi="Carlito" w:cs="Carlito"/>
                      <w:sz w:val="24"/>
                      <w:szCs w:val="24"/>
                    </w:rPr>
                  </w:pPr>
                  <w:r>
                    <w:rPr>
                      <w:rFonts w:ascii="Carlito" w:hAnsi="Carlito" w:cs="Carlito"/>
                      <w:sz w:val="24"/>
                      <w:szCs w:val="24"/>
                    </w:rPr>
                    <w:t>hold the order details(e.g order items,the customer and status of it,i.e if it’s done or not)</w:t>
                  </w:r>
                </w:p>
                <w:p w:rsidR="00307189" w:rsidRPr="005F7594" w:rsidRDefault="00307189" w:rsidP="00307189">
                  <w:pPr>
                    <w:autoSpaceDE w:val="0"/>
                    <w:autoSpaceDN w:val="0"/>
                    <w:bidi w:val="0"/>
                    <w:adjustRightInd w:val="0"/>
                    <w:rPr>
                      <w:rFonts w:ascii="Carlito" w:hAnsi="Carlito" w:cs="Carlito"/>
                      <w:sz w:val="24"/>
                      <w:szCs w:val="24"/>
                    </w:rPr>
                  </w:pPr>
                </w:p>
              </w:tc>
              <w:tc>
                <w:tcPr>
                  <w:tcW w:w="4786" w:type="dxa"/>
                </w:tcPr>
                <w:p w:rsidR="00307189" w:rsidRPr="00E22DBE" w:rsidRDefault="00307189" w:rsidP="00307189">
                  <w:pPr>
                    <w:autoSpaceDE w:val="0"/>
                    <w:autoSpaceDN w:val="0"/>
                    <w:bidi w:val="0"/>
                    <w:adjustRightInd w:val="0"/>
                    <w:rPr>
                      <w:rFonts w:ascii="Carlito" w:hAnsi="Carlito" w:cs="Carlito"/>
                      <w:sz w:val="24"/>
                      <w:szCs w:val="24"/>
                    </w:rPr>
                  </w:pPr>
                  <w:r>
                    <w:rPr>
                      <w:rFonts w:ascii="Carlito" w:hAnsi="Carlito" w:cs="Carlito"/>
                      <w:sz w:val="24"/>
                      <w:szCs w:val="24"/>
                    </w:rPr>
                    <w:t>Customer</w:t>
                  </w:r>
                </w:p>
              </w:tc>
            </w:tr>
            <w:tr w:rsidR="00307189" w:rsidTr="007F3D21">
              <w:tc>
                <w:tcPr>
                  <w:tcW w:w="4564" w:type="dxa"/>
                </w:tcPr>
                <w:p w:rsidR="00307189" w:rsidRPr="00031D3F" w:rsidRDefault="00307189" w:rsidP="00307189">
                  <w:pPr>
                    <w:bidi w:val="0"/>
                    <w:rPr>
                      <w:sz w:val="24"/>
                      <w:szCs w:val="24"/>
                    </w:rPr>
                  </w:pPr>
                  <w:r w:rsidRPr="00031D3F">
                    <w:rPr>
                      <w:sz w:val="24"/>
                      <w:szCs w:val="24"/>
                    </w:rPr>
                    <w:t>Allow Restaurant to edit order details</w:t>
                  </w:r>
                </w:p>
              </w:tc>
              <w:tc>
                <w:tcPr>
                  <w:tcW w:w="4786" w:type="dxa"/>
                </w:tcPr>
                <w:p w:rsidR="00307189" w:rsidRDefault="00307189" w:rsidP="00307189">
                  <w:pPr>
                    <w:bidi w:val="0"/>
                  </w:pPr>
                  <w:r>
                    <w:rPr>
                      <w:rFonts w:ascii="Carlito" w:hAnsi="Carlito" w:cs="Carlito"/>
                      <w:sz w:val="24"/>
                      <w:szCs w:val="24"/>
                    </w:rPr>
                    <w:t>Restaurant</w:t>
                  </w:r>
                </w:p>
              </w:tc>
            </w:tr>
            <w:tr w:rsidR="00307189" w:rsidTr="007F3D21">
              <w:tc>
                <w:tcPr>
                  <w:tcW w:w="4564" w:type="dxa"/>
                </w:tcPr>
                <w:p w:rsidR="00307189" w:rsidRDefault="00307189" w:rsidP="00307189">
                  <w:pPr>
                    <w:bidi w:val="0"/>
                  </w:pPr>
                </w:p>
              </w:tc>
              <w:tc>
                <w:tcPr>
                  <w:tcW w:w="4786" w:type="dxa"/>
                </w:tcPr>
                <w:p w:rsidR="00307189" w:rsidRDefault="00307189" w:rsidP="00307189">
                  <w:pPr>
                    <w:bidi w:val="0"/>
                  </w:pPr>
                </w:p>
                <w:p w:rsidR="00307189" w:rsidRPr="00E22DBE" w:rsidRDefault="00307189" w:rsidP="00307189">
                  <w:pPr>
                    <w:autoSpaceDE w:val="0"/>
                    <w:autoSpaceDN w:val="0"/>
                    <w:bidi w:val="0"/>
                    <w:adjustRightInd w:val="0"/>
                    <w:rPr>
                      <w:rFonts w:ascii="Carlito" w:hAnsi="Carlito" w:cs="Carlito"/>
                      <w:sz w:val="24"/>
                      <w:szCs w:val="24"/>
                    </w:rPr>
                  </w:pPr>
                </w:p>
              </w:tc>
            </w:tr>
            <w:tr w:rsidR="00307189" w:rsidTr="007F3D21">
              <w:tc>
                <w:tcPr>
                  <w:tcW w:w="4564" w:type="dxa"/>
                </w:tcPr>
                <w:p w:rsidR="00307189" w:rsidRDefault="00307189" w:rsidP="00307189">
                  <w:pPr>
                    <w:bidi w:val="0"/>
                  </w:pPr>
                </w:p>
              </w:tc>
              <w:tc>
                <w:tcPr>
                  <w:tcW w:w="4786" w:type="dxa"/>
                </w:tcPr>
                <w:p w:rsidR="00307189" w:rsidRDefault="00307189" w:rsidP="00307189">
                  <w:pPr>
                    <w:bidi w:val="0"/>
                  </w:pPr>
                </w:p>
              </w:tc>
            </w:tr>
            <w:tr w:rsidR="00307189" w:rsidTr="007F3D21">
              <w:tc>
                <w:tcPr>
                  <w:tcW w:w="4564" w:type="dxa"/>
                </w:tcPr>
                <w:p w:rsidR="00307189" w:rsidRDefault="00307189" w:rsidP="00307189">
                  <w:pPr>
                    <w:bidi w:val="0"/>
                  </w:pPr>
                </w:p>
              </w:tc>
              <w:tc>
                <w:tcPr>
                  <w:tcW w:w="4786" w:type="dxa"/>
                </w:tcPr>
                <w:p w:rsidR="00307189" w:rsidRDefault="00307189" w:rsidP="00307189">
                  <w:pPr>
                    <w:bidi w:val="0"/>
                  </w:pPr>
                </w:p>
              </w:tc>
            </w:tr>
            <w:tr w:rsidR="00307189" w:rsidTr="007F3D21">
              <w:tc>
                <w:tcPr>
                  <w:tcW w:w="4564" w:type="dxa"/>
                </w:tcPr>
                <w:p w:rsidR="00307189" w:rsidRDefault="00307189" w:rsidP="00307189">
                  <w:pPr>
                    <w:bidi w:val="0"/>
                  </w:pPr>
                </w:p>
              </w:tc>
              <w:tc>
                <w:tcPr>
                  <w:tcW w:w="4786" w:type="dxa"/>
                </w:tcPr>
                <w:p w:rsidR="00307189" w:rsidRDefault="00307189" w:rsidP="00307189">
                  <w:pPr>
                    <w:bidi w:val="0"/>
                  </w:pPr>
                </w:p>
              </w:tc>
            </w:tr>
            <w:tr w:rsidR="00307189" w:rsidTr="007F3D21">
              <w:tc>
                <w:tcPr>
                  <w:tcW w:w="4564" w:type="dxa"/>
                </w:tcPr>
                <w:p w:rsidR="00307189" w:rsidRDefault="00307189" w:rsidP="00307189">
                  <w:pPr>
                    <w:bidi w:val="0"/>
                  </w:pPr>
                </w:p>
              </w:tc>
              <w:tc>
                <w:tcPr>
                  <w:tcW w:w="4786" w:type="dxa"/>
                </w:tcPr>
                <w:p w:rsidR="00307189" w:rsidRDefault="00307189" w:rsidP="00307189">
                  <w:pPr>
                    <w:bidi w:val="0"/>
                  </w:pPr>
                </w:p>
              </w:tc>
            </w:tr>
          </w:tbl>
          <w:p w:rsidR="00307189" w:rsidRDefault="00307189" w:rsidP="00307189">
            <w:pPr>
              <w:bidi w:val="0"/>
            </w:pPr>
          </w:p>
        </w:tc>
      </w:tr>
    </w:tbl>
    <w:p w:rsidR="00750432" w:rsidRDefault="00750432" w:rsidP="00750432">
      <w:pPr>
        <w:bidi w:val="0"/>
        <w:rPr>
          <w:rFonts w:cs="B Nazanin"/>
        </w:rPr>
      </w:pPr>
    </w:p>
    <w:p w:rsidR="00307189" w:rsidRDefault="00307189" w:rsidP="00307189">
      <w:pPr>
        <w:bidi w:val="0"/>
        <w:rPr>
          <w:rFonts w:cs="B Nazanin"/>
        </w:rPr>
      </w:pPr>
    </w:p>
    <w:tbl>
      <w:tblPr>
        <w:tblStyle w:val="TableGrid"/>
        <w:tblW w:w="0" w:type="auto"/>
        <w:tblLook w:val="04A0" w:firstRow="1" w:lastRow="0" w:firstColumn="1" w:lastColumn="0" w:noHBand="0" w:noVBand="1"/>
      </w:tblPr>
      <w:tblGrid>
        <w:gridCol w:w="9016"/>
      </w:tblGrid>
      <w:tr w:rsidR="00DB019A" w:rsidTr="007F3D21">
        <w:tc>
          <w:tcPr>
            <w:tcW w:w="9576" w:type="dxa"/>
          </w:tcPr>
          <w:p w:rsidR="00DB019A" w:rsidRPr="00031D3F" w:rsidRDefault="00DB019A" w:rsidP="00DB019A">
            <w:pPr>
              <w:autoSpaceDE w:val="0"/>
              <w:autoSpaceDN w:val="0"/>
              <w:bidi w:val="0"/>
              <w:adjustRightInd w:val="0"/>
              <w:rPr>
                <w:rFonts w:ascii="Carlito" w:hAnsi="Carlito" w:cs="Carlito"/>
                <w:sz w:val="24"/>
                <w:szCs w:val="24"/>
              </w:rPr>
            </w:pPr>
            <w:r>
              <w:rPr>
                <w:sz w:val="32"/>
                <w:szCs w:val="32"/>
              </w:rPr>
              <w:t>Interface:</w:t>
            </w:r>
            <w:r>
              <w:rPr>
                <w:rFonts w:ascii="Carlito" w:hAnsi="Carlito" w:cs="Carlito"/>
                <w:sz w:val="24"/>
                <w:szCs w:val="24"/>
              </w:rPr>
              <w:t xml:space="preserve"> </w:t>
            </w:r>
            <w:r w:rsidRPr="00D87257">
              <w:rPr>
                <w:rFonts w:ascii="Carlito" w:hAnsi="Carlito" w:cs="Carlito"/>
                <w:sz w:val="28"/>
                <w:szCs w:val="28"/>
              </w:rPr>
              <w:t>RestaurantInterfaceForAdminAndAccountant</w:t>
            </w:r>
          </w:p>
          <w:p w:rsidR="00DB019A" w:rsidRDefault="00DB019A" w:rsidP="00DB019A">
            <w:pPr>
              <w:bidi w:val="0"/>
            </w:pPr>
          </w:p>
          <w:tbl>
            <w:tblPr>
              <w:tblStyle w:val="TableGrid"/>
              <w:tblW w:w="9822" w:type="dxa"/>
              <w:tblLook w:val="04A0" w:firstRow="1" w:lastRow="0" w:firstColumn="1" w:lastColumn="0" w:noHBand="0" w:noVBand="1"/>
            </w:tblPr>
            <w:tblGrid>
              <w:gridCol w:w="5600"/>
              <w:gridCol w:w="4222"/>
            </w:tblGrid>
            <w:tr w:rsidR="00DB019A" w:rsidTr="007F3D21">
              <w:tc>
                <w:tcPr>
                  <w:tcW w:w="5600" w:type="dxa"/>
                  <w:shd w:val="clear" w:color="auto" w:fill="323E4F" w:themeFill="text2" w:themeFillShade="BF"/>
                </w:tcPr>
                <w:p w:rsidR="00DB019A" w:rsidRPr="005F7594" w:rsidRDefault="00DB019A" w:rsidP="00DB019A">
                  <w:pPr>
                    <w:bidi w:val="0"/>
                    <w:rPr>
                      <w:sz w:val="28"/>
                      <w:szCs w:val="28"/>
                    </w:rPr>
                  </w:pPr>
                  <w:r w:rsidRPr="005F7594">
                    <w:rPr>
                      <w:sz w:val="28"/>
                      <w:szCs w:val="28"/>
                    </w:rPr>
                    <w:t>Responsibilities:</w:t>
                  </w:r>
                </w:p>
              </w:tc>
              <w:tc>
                <w:tcPr>
                  <w:tcW w:w="4222" w:type="dxa"/>
                  <w:shd w:val="clear" w:color="auto" w:fill="323E4F" w:themeFill="text2" w:themeFillShade="BF"/>
                </w:tcPr>
                <w:p w:rsidR="00DB019A" w:rsidRPr="005F7594" w:rsidRDefault="00DB019A" w:rsidP="00DB019A">
                  <w:pPr>
                    <w:bidi w:val="0"/>
                    <w:rPr>
                      <w:sz w:val="28"/>
                      <w:szCs w:val="28"/>
                    </w:rPr>
                  </w:pPr>
                  <w:r w:rsidRPr="005F7594">
                    <w:rPr>
                      <w:sz w:val="28"/>
                      <w:szCs w:val="28"/>
                    </w:rPr>
                    <w:t>Collaborators:</w:t>
                  </w:r>
                </w:p>
              </w:tc>
            </w:tr>
            <w:tr w:rsidR="00DB019A" w:rsidTr="007F3D21">
              <w:tc>
                <w:tcPr>
                  <w:tcW w:w="5600" w:type="dxa"/>
                </w:tcPr>
                <w:p w:rsidR="00DB019A" w:rsidRDefault="00DB019A" w:rsidP="00DB019A">
                  <w:pPr>
                    <w:autoSpaceDE w:val="0"/>
                    <w:autoSpaceDN w:val="0"/>
                    <w:bidi w:val="0"/>
                    <w:adjustRightInd w:val="0"/>
                    <w:rPr>
                      <w:rFonts w:ascii="Carlito" w:hAnsi="Carlito" w:cs="Carlito"/>
                      <w:sz w:val="24"/>
                      <w:szCs w:val="24"/>
                    </w:rPr>
                  </w:pPr>
                  <w:r>
                    <w:rPr>
                      <w:rFonts w:ascii="Carlito" w:hAnsi="Carlito" w:cs="Carlito"/>
                      <w:sz w:val="24"/>
                      <w:szCs w:val="24"/>
                    </w:rPr>
                    <w:t xml:space="preserve">Contain the methods which to be implemented in </w:t>
                  </w:r>
                </w:p>
                <w:p w:rsidR="00DB019A" w:rsidRDefault="00DB019A" w:rsidP="00DB019A">
                  <w:pPr>
                    <w:autoSpaceDE w:val="0"/>
                    <w:autoSpaceDN w:val="0"/>
                    <w:bidi w:val="0"/>
                    <w:adjustRightInd w:val="0"/>
                    <w:rPr>
                      <w:rFonts w:ascii="Carlito" w:hAnsi="Carlito" w:cs="Carlito"/>
                      <w:sz w:val="24"/>
                      <w:szCs w:val="24"/>
                    </w:rPr>
                  </w:pPr>
                  <w:r>
                    <w:rPr>
                      <w:rFonts w:ascii="Carlito" w:hAnsi="Carlito" w:cs="Carlito"/>
                      <w:sz w:val="24"/>
                      <w:szCs w:val="24"/>
                    </w:rPr>
                    <w:t>Restaurant and which are used by RestaurantAdmin</w:t>
                  </w:r>
                </w:p>
                <w:p w:rsidR="00DB019A" w:rsidRPr="005F7594" w:rsidRDefault="00DB019A" w:rsidP="00DB019A">
                  <w:pPr>
                    <w:autoSpaceDE w:val="0"/>
                    <w:autoSpaceDN w:val="0"/>
                    <w:bidi w:val="0"/>
                    <w:adjustRightInd w:val="0"/>
                    <w:rPr>
                      <w:rFonts w:ascii="Carlito" w:hAnsi="Carlito" w:cs="Carlito"/>
                      <w:sz w:val="24"/>
                      <w:szCs w:val="24"/>
                    </w:rPr>
                  </w:pPr>
                  <w:r>
                    <w:rPr>
                      <w:rFonts w:ascii="Carlito" w:hAnsi="Carlito" w:cs="Carlito"/>
                      <w:sz w:val="24"/>
                      <w:szCs w:val="24"/>
                    </w:rPr>
                    <w:t>And Accountant</w:t>
                  </w:r>
                </w:p>
              </w:tc>
              <w:tc>
                <w:tcPr>
                  <w:tcW w:w="4222" w:type="dxa"/>
                </w:tcPr>
                <w:p w:rsidR="00DB019A" w:rsidRDefault="00DB019A" w:rsidP="00DB019A">
                  <w:pPr>
                    <w:bidi w:val="0"/>
                  </w:pPr>
                  <w:r>
                    <w:rPr>
                      <w:rFonts w:ascii="Carlito" w:hAnsi="Carlito" w:cs="Carlito"/>
                      <w:sz w:val="24"/>
                      <w:szCs w:val="24"/>
                    </w:rPr>
                    <w:t>Restaurant</w:t>
                  </w:r>
                </w:p>
              </w:tc>
            </w:tr>
            <w:tr w:rsidR="00DB019A" w:rsidTr="007F3D21">
              <w:tc>
                <w:tcPr>
                  <w:tcW w:w="5600" w:type="dxa"/>
                </w:tcPr>
                <w:p w:rsidR="00DB019A" w:rsidRDefault="00DB019A" w:rsidP="00DB019A">
                  <w:pPr>
                    <w:bidi w:val="0"/>
                  </w:pPr>
                </w:p>
              </w:tc>
              <w:tc>
                <w:tcPr>
                  <w:tcW w:w="4222" w:type="dxa"/>
                </w:tcPr>
                <w:p w:rsidR="00DB019A" w:rsidRDefault="00DB019A" w:rsidP="00DB019A">
                  <w:pPr>
                    <w:bidi w:val="0"/>
                  </w:pPr>
                  <w:r w:rsidRPr="00031D3F">
                    <w:rPr>
                      <w:sz w:val="24"/>
                      <w:szCs w:val="24"/>
                    </w:rPr>
                    <w:t>Accountant</w:t>
                  </w:r>
                </w:p>
              </w:tc>
            </w:tr>
            <w:tr w:rsidR="00DB019A" w:rsidTr="007F3D21">
              <w:tc>
                <w:tcPr>
                  <w:tcW w:w="5600" w:type="dxa"/>
                </w:tcPr>
                <w:p w:rsidR="00DB019A" w:rsidRPr="00040D61" w:rsidRDefault="00DB019A" w:rsidP="00DB019A">
                  <w:pPr>
                    <w:autoSpaceDE w:val="0"/>
                    <w:autoSpaceDN w:val="0"/>
                    <w:bidi w:val="0"/>
                    <w:adjustRightInd w:val="0"/>
                    <w:rPr>
                      <w:rFonts w:ascii="Carlito" w:hAnsi="Carlito" w:cs="Carlito"/>
                      <w:sz w:val="24"/>
                      <w:szCs w:val="24"/>
                    </w:rPr>
                  </w:pPr>
                </w:p>
              </w:tc>
              <w:tc>
                <w:tcPr>
                  <w:tcW w:w="4222" w:type="dxa"/>
                </w:tcPr>
                <w:p w:rsidR="00DB019A" w:rsidRPr="00E22DBE" w:rsidRDefault="00DB019A" w:rsidP="00DB019A">
                  <w:pPr>
                    <w:autoSpaceDE w:val="0"/>
                    <w:autoSpaceDN w:val="0"/>
                    <w:bidi w:val="0"/>
                    <w:adjustRightInd w:val="0"/>
                    <w:rPr>
                      <w:rFonts w:ascii="Carlito" w:hAnsi="Carlito" w:cs="Carlito"/>
                      <w:sz w:val="24"/>
                      <w:szCs w:val="24"/>
                    </w:rPr>
                  </w:pPr>
                  <w:r>
                    <w:rPr>
                      <w:rFonts w:ascii="Carlito" w:hAnsi="Carlito" w:cs="Carlito"/>
                      <w:sz w:val="24"/>
                      <w:szCs w:val="24"/>
                    </w:rPr>
                    <w:t>Restaurant Admin</w:t>
                  </w:r>
                </w:p>
              </w:tc>
            </w:tr>
            <w:tr w:rsidR="00DB019A" w:rsidTr="007F3D21">
              <w:tc>
                <w:tcPr>
                  <w:tcW w:w="5600" w:type="dxa"/>
                </w:tcPr>
                <w:p w:rsidR="00DB019A" w:rsidRDefault="00DB019A" w:rsidP="00DB019A">
                  <w:pPr>
                    <w:autoSpaceDE w:val="0"/>
                    <w:autoSpaceDN w:val="0"/>
                    <w:bidi w:val="0"/>
                    <w:adjustRightInd w:val="0"/>
                  </w:pPr>
                </w:p>
              </w:tc>
              <w:tc>
                <w:tcPr>
                  <w:tcW w:w="4222" w:type="dxa"/>
                </w:tcPr>
                <w:p w:rsidR="00DB019A" w:rsidRDefault="00DB019A" w:rsidP="00DB019A">
                  <w:pPr>
                    <w:bidi w:val="0"/>
                  </w:pPr>
                </w:p>
              </w:tc>
            </w:tr>
            <w:tr w:rsidR="00DB019A" w:rsidTr="007F3D21">
              <w:tc>
                <w:tcPr>
                  <w:tcW w:w="5600" w:type="dxa"/>
                </w:tcPr>
                <w:p w:rsidR="00DB019A" w:rsidRDefault="00DB019A" w:rsidP="00DB019A">
                  <w:pPr>
                    <w:bidi w:val="0"/>
                  </w:pPr>
                </w:p>
              </w:tc>
              <w:tc>
                <w:tcPr>
                  <w:tcW w:w="4222" w:type="dxa"/>
                </w:tcPr>
                <w:p w:rsidR="00DB019A" w:rsidRDefault="00DB019A" w:rsidP="00DB019A">
                  <w:pPr>
                    <w:bidi w:val="0"/>
                  </w:pPr>
                </w:p>
              </w:tc>
            </w:tr>
            <w:tr w:rsidR="00DB019A" w:rsidTr="007F3D21">
              <w:tc>
                <w:tcPr>
                  <w:tcW w:w="5600" w:type="dxa"/>
                </w:tcPr>
                <w:p w:rsidR="00DB019A" w:rsidRDefault="00DB019A" w:rsidP="00DB019A">
                  <w:pPr>
                    <w:bidi w:val="0"/>
                  </w:pPr>
                </w:p>
              </w:tc>
              <w:tc>
                <w:tcPr>
                  <w:tcW w:w="4222" w:type="dxa"/>
                </w:tcPr>
                <w:p w:rsidR="00DB019A" w:rsidRDefault="00DB019A" w:rsidP="00DB019A">
                  <w:pPr>
                    <w:bidi w:val="0"/>
                  </w:pPr>
                </w:p>
              </w:tc>
            </w:tr>
            <w:tr w:rsidR="00DB019A" w:rsidTr="007F3D21">
              <w:tc>
                <w:tcPr>
                  <w:tcW w:w="5600" w:type="dxa"/>
                </w:tcPr>
                <w:p w:rsidR="00DB019A" w:rsidRDefault="00DB019A" w:rsidP="00DB019A">
                  <w:pPr>
                    <w:bidi w:val="0"/>
                  </w:pPr>
                </w:p>
              </w:tc>
              <w:tc>
                <w:tcPr>
                  <w:tcW w:w="4222" w:type="dxa"/>
                </w:tcPr>
                <w:p w:rsidR="00DB019A" w:rsidRDefault="00DB019A" w:rsidP="00DB019A">
                  <w:pPr>
                    <w:bidi w:val="0"/>
                  </w:pPr>
                </w:p>
              </w:tc>
            </w:tr>
          </w:tbl>
          <w:p w:rsidR="00DB019A" w:rsidRDefault="00DB019A" w:rsidP="00DB019A">
            <w:pPr>
              <w:bidi w:val="0"/>
            </w:pPr>
          </w:p>
        </w:tc>
      </w:tr>
    </w:tbl>
    <w:p w:rsidR="00E43D4A" w:rsidRDefault="00E43D4A" w:rsidP="00E43D4A">
      <w:pPr>
        <w:bidi w:val="0"/>
        <w:rPr>
          <w:rFonts w:cs="B Nazanin"/>
        </w:rPr>
      </w:pPr>
    </w:p>
    <w:tbl>
      <w:tblPr>
        <w:tblStyle w:val="TableGrid"/>
        <w:tblW w:w="0" w:type="auto"/>
        <w:tblLook w:val="04A0" w:firstRow="1" w:lastRow="0" w:firstColumn="1" w:lastColumn="0" w:noHBand="0" w:noVBand="1"/>
      </w:tblPr>
      <w:tblGrid>
        <w:gridCol w:w="9016"/>
      </w:tblGrid>
      <w:tr w:rsidR="00917DE3" w:rsidTr="007F3D21">
        <w:tc>
          <w:tcPr>
            <w:tcW w:w="9576" w:type="dxa"/>
          </w:tcPr>
          <w:p w:rsidR="00917DE3" w:rsidRPr="00031D3F" w:rsidRDefault="00917DE3" w:rsidP="00917DE3">
            <w:pPr>
              <w:autoSpaceDE w:val="0"/>
              <w:autoSpaceDN w:val="0"/>
              <w:bidi w:val="0"/>
              <w:adjustRightInd w:val="0"/>
              <w:rPr>
                <w:rFonts w:ascii="Carlito" w:hAnsi="Carlito" w:cs="Carlito"/>
                <w:sz w:val="24"/>
                <w:szCs w:val="24"/>
              </w:rPr>
            </w:pPr>
            <w:r>
              <w:rPr>
                <w:sz w:val="32"/>
                <w:szCs w:val="32"/>
              </w:rPr>
              <w:t>Interface:</w:t>
            </w:r>
            <w:r>
              <w:rPr>
                <w:rFonts w:ascii="Carlito" w:hAnsi="Carlito" w:cs="Carlito"/>
                <w:sz w:val="24"/>
                <w:szCs w:val="24"/>
              </w:rPr>
              <w:t xml:space="preserve"> </w:t>
            </w:r>
            <w:r w:rsidRPr="00D87257">
              <w:rPr>
                <w:rFonts w:ascii="Carlito" w:hAnsi="Carlito" w:cs="Carlito"/>
                <w:sz w:val="28"/>
                <w:szCs w:val="28"/>
              </w:rPr>
              <w:t>RestaurantInterfaceForCookAndDeliveryDriver</w:t>
            </w:r>
          </w:p>
          <w:p w:rsidR="00917DE3" w:rsidRDefault="00917DE3" w:rsidP="00917DE3">
            <w:pPr>
              <w:bidi w:val="0"/>
            </w:pPr>
          </w:p>
          <w:tbl>
            <w:tblPr>
              <w:tblStyle w:val="TableGrid"/>
              <w:tblW w:w="9822" w:type="dxa"/>
              <w:tblLook w:val="04A0" w:firstRow="1" w:lastRow="0" w:firstColumn="1" w:lastColumn="0" w:noHBand="0" w:noVBand="1"/>
            </w:tblPr>
            <w:tblGrid>
              <w:gridCol w:w="5600"/>
              <w:gridCol w:w="4222"/>
            </w:tblGrid>
            <w:tr w:rsidR="00917DE3" w:rsidTr="007F3D21">
              <w:tc>
                <w:tcPr>
                  <w:tcW w:w="5600" w:type="dxa"/>
                  <w:shd w:val="clear" w:color="auto" w:fill="323E4F" w:themeFill="text2" w:themeFillShade="BF"/>
                </w:tcPr>
                <w:p w:rsidR="00917DE3" w:rsidRPr="005F7594" w:rsidRDefault="00917DE3" w:rsidP="00917DE3">
                  <w:pPr>
                    <w:bidi w:val="0"/>
                    <w:rPr>
                      <w:sz w:val="28"/>
                      <w:szCs w:val="28"/>
                    </w:rPr>
                  </w:pPr>
                  <w:r w:rsidRPr="005F7594">
                    <w:rPr>
                      <w:sz w:val="28"/>
                      <w:szCs w:val="28"/>
                    </w:rPr>
                    <w:t>Responsibilities:</w:t>
                  </w:r>
                </w:p>
              </w:tc>
              <w:tc>
                <w:tcPr>
                  <w:tcW w:w="4222" w:type="dxa"/>
                  <w:shd w:val="clear" w:color="auto" w:fill="323E4F" w:themeFill="text2" w:themeFillShade="BF"/>
                </w:tcPr>
                <w:p w:rsidR="00917DE3" w:rsidRPr="005F7594" w:rsidRDefault="00917DE3" w:rsidP="00917DE3">
                  <w:pPr>
                    <w:bidi w:val="0"/>
                    <w:rPr>
                      <w:sz w:val="28"/>
                      <w:szCs w:val="28"/>
                    </w:rPr>
                  </w:pPr>
                  <w:r w:rsidRPr="005F7594">
                    <w:rPr>
                      <w:sz w:val="28"/>
                      <w:szCs w:val="28"/>
                    </w:rPr>
                    <w:t>Collaborators:</w:t>
                  </w:r>
                </w:p>
              </w:tc>
            </w:tr>
            <w:tr w:rsidR="00917DE3" w:rsidTr="007F3D21">
              <w:tc>
                <w:tcPr>
                  <w:tcW w:w="5600" w:type="dxa"/>
                </w:tcPr>
                <w:p w:rsidR="00917DE3" w:rsidRDefault="00917DE3" w:rsidP="00917DE3">
                  <w:pPr>
                    <w:autoSpaceDE w:val="0"/>
                    <w:autoSpaceDN w:val="0"/>
                    <w:bidi w:val="0"/>
                    <w:adjustRightInd w:val="0"/>
                    <w:rPr>
                      <w:rFonts w:ascii="Carlito" w:hAnsi="Carlito" w:cs="Carlito"/>
                      <w:sz w:val="24"/>
                      <w:szCs w:val="24"/>
                    </w:rPr>
                  </w:pPr>
                  <w:r>
                    <w:rPr>
                      <w:rFonts w:ascii="Carlito" w:hAnsi="Carlito" w:cs="Carlito"/>
                      <w:sz w:val="24"/>
                      <w:szCs w:val="24"/>
                    </w:rPr>
                    <w:t xml:space="preserve">Contain the methods which to be implemented in </w:t>
                  </w:r>
                </w:p>
                <w:p w:rsidR="00917DE3" w:rsidRDefault="00917DE3" w:rsidP="00917DE3">
                  <w:pPr>
                    <w:autoSpaceDE w:val="0"/>
                    <w:autoSpaceDN w:val="0"/>
                    <w:bidi w:val="0"/>
                    <w:adjustRightInd w:val="0"/>
                    <w:rPr>
                      <w:rFonts w:ascii="Carlito" w:hAnsi="Carlito" w:cs="Carlito"/>
                      <w:sz w:val="24"/>
                      <w:szCs w:val="24"/>
                    </w:rPr>
                  </w:pPr>
                  <w:r>
                    <w:rPr>
                      <w:rFonts w:ascii="Carlito" w:hAnsi="Carlito" w:cs="Carlito"/>
                      <w:sz w:val="24"/>
                      <w:szCs w:val="24"/>
                    </w:rPr>
                    <w:t>Restaurant and which are used by the Cooks</w:t>
                  </w:r>
                </w:p>
                <w:p w:rsidR="00917DE3" w:rsidRPr="005F7594" w:rsidRDefault="00917DE3" w:rsidP="00917DE3">
                  <w:pPr>
                    <w:autoSpaceDE w:val="0"/>
                    <w:autoSpaceDN w:val="0"/>
                    <w:bidi w:val="0"/>
                    <w:adjustRightInd w:val="0"/>
                    <w:rPr>
                      <w:rFonts w:ascii="Carlito" w:hAnsi="Carlito" w:cs="Carlito"/>
                      <w:sz w:val="24"/>
                      <w:szCs w:val="24"/>
                    </w:rPr>
                  </w:pPr>
                  <w:r>
                    <w:rPr>
                      <w:rFonts w:ascii="Carlito" w:hAnsi="Carlito" w:cs="Carlito"/>
                      <w:sz w:val="24"/>
                      <w:szCs w:val="24"/>
                    </w:rPr>
                    <w:t>And DeliveryDrivers</w:t>
                  </w:r>
                </w:p>
              </w:tc>
              <w:tc>
                <w:tcPr>
                  <w:tcW w:w="4222" w:type="dxa"/>
                </w:tcPr>
                <w:p w:rsidR="00917DE3" w:rsidRDefault="00917DE3" w:rsidP="00917DE3">
                  <w:pPr>
                    <w:bidi w:val="0"/>
                  </w:pPr>
                  <w:r>
                    <w:rPr>
                      <w:rFonts w:ascii="Carlito" w:hAnsi="Carlito" w:cs="Carlito"/>
                      <w:sz w:val="24"/>
                      <w:szCs w:val="24"/>
                    </w:rPr>
                    <w:t>Restaurant</w:t>
                  </w:r>
                </w:p>
              </w:tc>
            </w:tr>
            <w:tr w:rsidR="00917DE3" w:rsidTr="007F3D21">
              <w:tc>
                <w:tcPr>
                  <w:tcW w:w="5600" w:type="dxa"/>
                </w:tcPr>
                <w:p w:rsidR="00917DE3" w:rsidRDefault="00917DE3" w:rsidP="00917DE3">
                  <w:pPr>
                    <w:bidi w:val="0"/>
                  </w:pPr>
                </w:p>
              </w:tc>
              <w:tc>
                <w:tcPr>
                  <w:tcW w:w="4222" w:type="dxa"/>
                </w:tcPr>
                <w:p w:rsidR="00917DE3" w:rsidRDefault="00917DE3" w:rsidP="00917DE3">
                  <w:pPr>
                    <w:bidi w:val="0"/>
                  </w:pPr>
                  <w:r w:rsidRPr="00031D3F">
                    <w:rPr>
                      <w:sz w:val="24"/>
                      <w:szCs w:val="24"/>
                    </w:rPr>
                    <w:t>Cook</w:t>
                  </w:r>
                </w:p>
              </w:tc>
            </w:tr>
            <w:tr w:rsidR="00917DE3" w:rsidTr="007F3D21">
              <w:tc>
                <w:tcPr>
                  <w:tcW w:w="5600" w:type="dxa"/>
                </w:tcPr>
                <w:p w:rsidR="00917DE3" w:rsidRPr="00040D61" w:rsidRDefault="00917DE3" w:rsidP="00917DE3">
                  <w:pPr>
                    <w:autoSpaceDE w:val="0"/>
                    <w:autoSpaceDN w:val="0"/>
                    <w:bidi w:val="0"/>
                    <w:adjustRightInd w:val="0"/>
                    <w:rPr>
                      <w:rFonts w:ascii="Carlito" w:hAnsi="Carlito" w:cs="Carlito"/>
                      <w:sz w:val="24"/>
                      <w:szCs w:val="24"/>
                    </w:rPr>
                  </w:pPr>
                </w:p>
              </w:tc>
              <w:tc>
                <w:tcPr>
                  <w:tcW w:w="4222" w:type="dxa"/>
                </w:tcPr>
                <w:p w:rsidR="00917DE3" w:rsidRPr="00E22DBE" w:rsidRDefault="00917DE3" w:rsidP="00917DE3">
                  <w:pPr>
                    <w:autoSpaceDE w:val="0"/>
                    <w:autoSpaceDN w:val="0"/>
                    <w:bidi w:val="0"/>
                    <w:adjustRightInd w:val="0"/>
                    <w:rPr>
                      <w:rFonts w:ascii="Carlito" w:hAnsi="Carlito" w:cs="Carlito"/>
                      <w:sz w:val="24"/>
                      <w:szCs w:val="24"/>
                    </w:rPr>
                  </w:pPr>
                  <w:r>
                    <w:rPr>
                      <w:rFonts w:ascii="Carlito" w:hAnsi="Carlito" w:cs="Carlito"/>
                      <w:sz w:val="24"/>
                      <w:szCs w:val="24"/>
                    </w:rPr>
                    <w:t>DeliveryDriver</w:t>
                  </w:r>
                </w:p>
              </w:tc>
            </w:tr>
            <w:tr w:rsidR="00917DE3" w:rsidTr="007F3D21">
              <w:tc>
                <w:tcPr>
                  <w:tcW w:w="5600" w:type="dxa"/>
                </w:tcPr>
                <w:p w:rsidR="00917DE3" w:rsidRDefault="00917DE3" w:rsidP="00917DE3">
                  <w:pPr>
                    <w:autoSpaceDE w:val="0"/>
                    <w:autoSpaceDN w:val="0"/>
                    <w:bidi w:val="0"/>
                    <w:adjustRightInd w:val="0"/>
                  </w:pPr>
                </w:p>
              </w:tc>
              <w:tc>
                <w:tcPr>
                  <w:tcW w:w="4222" w:type="dxa"/>
                </w:tcPr>
                <w:p w:rsidR="00917DE3" w:rsidRDefault="00917DE3" w:rsidP="00917DE3">
                  <w:pPr>
                    <w:bidi w:val="0"/>
                  </w:pPr>
                </w:p>
              </w:tc>
            </w:tr>
            <w:tr w:rsidR="00917DE3" w:rsidTr="007F3D21">
              <w:tc>
                <w:tcPr>
                  <w:tcW w:w="5600" w:type="dxa"/>
                </w:tcPr>
                <w:p w:rsidR="00917DE3" w:rsidRDefault="00917DE3" w:rsidP="00917DE3">
                  <w:pPr>
                    <w:bidi w:val="0"/>
                  </w:pPr>
                </w:p>
              </w:tc>
              <w:tc>
                <w:tcPr>
                  <w:tcW w:w="4222" w:type="dxa"/>
                </w:tcPr>
                <w:p w:rsidR="00917DE3" w:rsidRDefault="00917DE3" w:rsidP="00917DE3">
                  <w:pPr>
                    <w:bidi w:val="0"/>
                  </w:pPr>
                </w:p>
              </w:tc>
            </w:tr>
            <w:tr w:rsidR="00917DE3" w:rsidTr="007F3D21">
              <w:tc>
                <w:tcPr>
                  <w:tcW w:w="5600" w:type="dxa"/>
                </w:tcPr>
                <w:p w:rsidR="00917DE3" w:rsidRDefault="00917DE3" w:rsidP="00917DE3">
                  <w:pPr>
                    <w:bidi w:val="0"/>
                  </w:pPr>
                </w:p>
              </w:tc>
              <w:tc>
                <w:tcPr>
                  <w:tcW w:w="4222" w:type="dxa"/>
                </w:tcPr>
                <w:p w:rsidR="00917DE3" w:rsidRDefault="00917DE3" w:rsidP="00917DE3">
                  <w:pPr>
                    <w:bidi w:val="0"/>
                  </w:pPr>
                </w:p>
              </w:tc>
            </w:tr>
            <w:tr w:rsidR="00917DE3" w:rsidTr="007F3D21">
              <w:tc>
                <w:tcPr>
                  <w:tcW w:w="5600" w:type="dxa"/>
                </w:tcPr>
                <w:p w:rsidR="00917DE3" w:rsidRDefault="00917DE3" w:rsidP="00917DE3">
                  <w:pPr>
                    <w:bidi w:val="0"/>
                  </w:pPr>
                </w:p>
              </w:tc>
              <w:tc>
                <w:tcPr>
                  <w:tcW w:w="4222" w:type="dxa"/>
                </w:tcPr>
                <w:p w:rsidR="00917DE3" w:rsidRDefault="00917DE3" w:rsidP="00917DE3">
                  <w:pPr>
                    <w:bidi w:val="0"/>
                  </w:pPr>
                </w:p>
              </w:tc>
            </w:tr>
          </w:tbl>
          <w:p w:rsidR="00917DE3" w:rsidRDefault="00917DE3" w:rsidP="00917DE3">
            <w:pPr>
              <w:bidi w:val="0"/>
            </w:pPr>
          </w:p>
        </w:tc>
      </w:tr>
    </w:tbl>
    <w:p w:rsidR="00903FCE" w:rsidRDefault="00903FCE" w:rsidP="00903FCE">
      <w:pPr>
        <w:bidi w:val="0"/>
        <w:rPr>
          <w:rFonts w:cs="B Nazanin"/>
        </w:rPr>
      </w:pPr>
    </w:p>
    <w:p w:rsidR="00A21455" w:rsidRDefault="00A21455" w:rsidP="00A21455">
      <w:pPr>
        <w:bidi w:val="0"/>
        <w:rPr>
          <w:rFonts w:cs="B Nazanin"/>
        </w:rPr>
      </w:pPr>
    </w:p>
    <w:tbl>
      <w:tblPr>
        <w:tblStyle w:val="TableGrid"/>
        <w:tblW w:w="0" w:type="auto"/>
        <w:tblLook w:val="04A0" w:firstRow="1" w:lastRow="0" w:firstColumn="1" w:lastColumn="0" w:noHBand="0" w:noVBand="1"/>
      </w:tblPr>
      <w:tblGrid>
        <w:gridCol w:w="9016"/>
      </w:tblGrid>
      <w:tr w:rsidR="009568BE" w:rsidTr="007F3D21">
        <w:tc>
          <w:tcPr>
            <w:tcW w:w="9576" w:type="dxa"/>
          </w:tcPr>
          <w:p w:rsidR="009568BE" w:rsidRPr="00031D3F" w:rsidRDefault="009568BE" w:rsidP="009568BE">
            <w:pPr>
              <w:autoSpaceDE w:val="0"/>
              <w:autoSpaceDN w:val="0"/>
              <w:bidi w:val="0"/>
              <w:adjustRightInd w:val="0"/>
              <w:rPr>
                <w:rFonts w:ascii="Carlito" w:hAnsi="Carlito" w:cs="Carlito"/>
                <w:sz w:val="24"/>
                <w:szCs w:val="24"/>
              </w:rPr>
            </w:pPr>
            <w:r>
              <w:rPr>
                <w:sz w:val="32"/>
                <w:szCs w:val="32"/>
              </w:rPr>
              <w:lastRenderedPageBreak/>
              <w:t>Interface:</w:t>
            </w:r>
            <w:r>
              <w:rPr>
                <w:rFonts w:ascii="Carlito" w:hAnsi="Carlito" w:cs="Carlito"/>
                <w:sz w:val="24"/>
                <w:szCs w:val="24"/>
              </w:rPr>
              <w:t xml:space="preserve"> </w:t>
            </w:r>
            <w:r w:rsidRPr="00D87257">
              <w:rPr>
                <w:rFonts w:ascii="Carlito" w:hAnsi="Carlito" w:cs="Carlito"/>
                <w:sz w:val="28"/>
                <w:szCs w:val="28"/>
              </w:rPr>
              <w:t>CookAndRestaurantAdminInterfaceForAccountant</w:t>
            </w:r>
          </w:p>
          <w:p w:rsidR="009568BE" w:rsidRDefault="009568BE" w:rsidP="009568BE">
            <w:pPr>
              <w:bidi w:val="0"/>
            </w:pPr>
          </w:p>
          <w:tbl>
            <w:tblPr>
              <w:tblStyle w:val="TableGrid"/>
              <w:tblW w:w="9822" w:type="dxa"/>
              <w:tblLook w:val="04A0" w:firstRow="1" w:lastRow="0" w:firstColumn="1" w:lastColumn="0" w:noHBand="0" w:noVBand="1"/>
            </w:tblPr>
            <w:tblGrid>
              <w:gridCol w:w="5600"/>
              <w:gridCol w:w="4222"/>
            </w:tblGrid>
            <w:tr w:rsidR="009568BE" w:rsidTr="007F3D21">
              <w:tc>
                <w:tcPr>
                  <w:tcW w:w="5600" w:type="dxa"/>
                  <w:shd w:val="clear" w:color="auto" w:fill="323E4F" w:themeFill="text2" w:themeFillShade="BF"/>
                </w:tcPr>
                <w:p w:rsidR="009568BE" w:rsidRPr="005F7594" w:rsidRDefault="009568BE" w:rsidP="009568BE">
                  <w:pPr>
                    <w:bidi w:val="0"/>
                    <w:rPr>
                      <w:sz w:val="28"/>
                      <w:szCs w:val="28"/>
                    </w:rPr>
                  </w:pPr>
                  <w:r w:rsidRPr="005F7594">
                    <w:rPr>
                      <w:sz w:val="28"/>
                      <w:szCs w:val="28"/>
                    </w:rPr>
                    <w:t>Responsibilities:</w:t>
                  </w:r>
                </w:p>
              </w:tc>
              <w:tc>
                <w:tcPr>
                  <w:tcW w:w="4222" w:type="dxa"/>
                  <w:shd w:val="clear" w:color="auto" w:fill="323E4F" w:themeFill="text2" w:themeFillShade="BF"/>
                </w:tcPr>
                <w:p w:rsidR="009568BE" w:rsidRPr="005F7594" w:rsidRDefault="009568BE" w:rsidP="009568BE">
                  <w:pPr>
                    <w:bidi w:val="0"/>
                    <w:rPr>
                      <w:sz w:val="28"/>
                      <w:szCs w:val="28"/>
                    </w:rPr>
                  </w:pPr>
                  <w:r w:rsidRPr="005F7594">
                    <w:rPr>
                      <w:sz w:val="28"/>
                      <w:szCs w:val="28"/>
                    </w:rPr>
                    <w:t>Collaborators:</w:t>
                  </w:r>
                </w:p>
              </w:tc>
            </w:tr>
            <w:tr w:rsidR="009568BE" w:rsidTr="007F3D21">
              <w:tc>
                <w:tcPr>
                  <w:tcW w:w="5600" w:type="dxa"/>
                </w:tcPr>
                <w:p w:rsidR="009568BE" w:rsidRDefault="009568BE" w:rsidP="009568BE">
                  <w:pPr>
                    <w:autoSpaceDE w:val="0"/>
                    <w:autoSpaceDN w:val="0"/>
                    <w:bidi w:val="0"/>
                    <w:adjustRightInd w:val="0"/>
                    <w:rPr>
                      <w:rFonts w:ascii="Carlito" w:hAnsi="Carlito" w:cs="Carlito"/>
                      <w:sz w:val="24"/>
                      <w:szCs w:val="24"/>
                    </w:rPr>
                  </w:pPr>
                  <w:r>
                    <w:rPr>
                      <w:rFonts w:ascii="Carlito" w:hAnsi="Carlito" w:cs="Carlito"/>
                      <w:sz w:val="24"/>
                      <w:szCs w:val="24"/>
                    </w:rPr>
                    <w:t xml:space="preserve">Contain the methods which to be implemented in </w:t>
                  </w:r>
                </w:p>
                <w:p w:rsidR="009568BE" w:rsidRPr="005F7594" w:rsidRDefault="009568BE" w:rsidP="009568BE">
                  <w:pPr>
                    <w:autoSpaceDE w:val="0"/>
                    <w:autoSpaceDN w:val="0"/>
                    <w:bidi w:val="0"/>
                    <w:adjustRightInd w:val="0"/>
                    <w:rPr>
                      <w:rFonts w:ascii="Carlito" w:hAnsi="Carlito" w:cs="Carlito"/>
                      <w:sz w:val="24"/>
                      <w:szCs w:val="24"/>
                    </w:rPr>
                  </w:pPr>
                  <w:r>
                    <w:rPr>
                      <w:rFonts w:ascii="Carlito" w:hAnsi="Carlito" w:cs="Carlito"/>
                      <w:sz w:val="24"/>
                      <w:szCs w:val="24"/>
                    </w:rPr>
                    <w:t>SystemDataBase  and which are used by Accounts</w:t>
                  </w:r>
                </w:p>
                <w:p w:rsidR="009568BE" w:rsidRPr="005F7594" w:rsidRDefault="009568BE" w:rsidP="009568BE">
                  <w:pPr>
                    <w:autoSpaceDE w:val="0"/>
                    <w:autoSpaceDN w:val="0"/>
                    <w:bidi w:val="0"/>
                    <w:adjustRightInd w:val="0"/>
                    <w:rPr>
                      <w:rFonts w:ascii="Carlito" w:hAnsi="Carlito" w:cs="Carlito"/>
                      <w:sz w:val="24"/>
                      <w:szCs w:val="24"/>
                    </w:rPr>
                  </w:pPr>
                </w:p>
              </w:tc>
              <w:tc>
                <w:tcPr>
                  <w:tcW w:w="4222" w:type="dxa"/>
                </w:tcPr>
                <w:p w:rsidR="009568BE" w:rsidRDefault="009568BE" w:rsidP="009568BE">
                  <w:pPr>
                    <w:bidi w:val="0"/>
                  </w:pPr>
                </w:p>
                <w:p w:rsidR="009568BE" w:rsidRPr="00BD7D45" w:rsidRDefault="009568BE" w:rsidP="009568BE">
                  <w:pPr>
                    <w:bidi w:val="0"/>
                  </w:pPr>
                  <w:r>
                    <w:rPr>
                      <w:rFonts w:ascii="Carlito" w:hAnsi="Carlito" w:cs="Carlito"/>
                      <w:sz w:val="24"/>
                      <w:szCs w:val="24"/>
                    </w:rPr>
                    <w:t>SystemDataBase</w:t>
                  </w:r>
                </w:p>
              </w:tc>
            </w:tr>
            <w:tr w:rsidR="009568BE" w:rsidTr="007F3D21">
              <w:tc>
                <w:tcPr>
                  <w:tcW w:w="5600" w:type="dxa"/>
                </w:tcPr>
                <w:p w:rsidR="009568BE" w:rsidRDefault="009568BE" w:rsidP="009568BE">
                  <w:pPr>
                    <w:bidi w:val="0"/>
                  </w:pPr>
                </w:p>
              </w:tc>
              <w:tc>
                <w:tcPr>
                  <w:tcW w:w="4222" w:type="dxa"/>
                </w:tcPr>
                <w:p w:rsidR="009568BE" w:rsidRDefault="009568BE" w:rsidP="009568BE">
                  <w:pPr>
                    <w:bidi w:val="0"/>
                  </w:pPr>
                  <w:r>
                    <w:rPr>
                      <w:sz w:val="24"/>
                      <w:szCs w:val="24"/>
                    </w:rPr>
                    <w:t>Account</w:t>
                  </w:r>
                </w:p>
              </w:tc>
            </w:tr>
            <w:tr w:rsidR="009568BE" w:rsidTr="007F3D21">
              <w:tc>
                <w:tcPr>
                  <w:tcW w:w="5600" w:type="dxa"/>
                </w:tcPr>
                <w:p w:rsidR="009568BE" w:rsidRPr="00040D61" w:rsidRDefault="009568BE" w:rsidP="009568BE">
                  <w:pPr>
                    <w:autoSpaceDE w:val="0"/>
                    <w:autoSpaceDN w:val="0"/>
                    <w:bidi w:val="0"/>
                    <w:adjustRightInd w:val="0"/>
                    <w:rPr>
                      <w:rFonts w:ascii="Carlito" w:hAnsi="Carlito" w:cs="Carlito"/>
                      <w:sz w:val="24"/>
                      <w:szCs w:val="24"/>
                    </w:rPr>
                  </w:pPr>
                </w:p>
              </w:tc>
              <w:tc>
                <w:tcPr>
                  <w:tcW w:w="4222" w:type="dxa"/>
                </w:tcPr>
                <w:p w:rsidR="009568BE" w:rsidRPr="00E22DBE" w:rsidRDefault="009568BE" w:rsidP="009568BE">
                  <w:pPr>
                    <w:autoSpaceDE w:val="0"/>
                    <w:autoSpaceDN w:val="0"/>
                    <w:bidi w:val="0"/>
                    <w:adjustRightInd w:val="0"/>
                    <w:rPr>
                      <w:rFonts w:ascii="Carlito" w:hAnsi="Carlito" w:cs="Carlito"/>
                      <w:sz w:val="24"/>
                      <w:szCs w:val="24"/>
                    </w:rPr>
                  </w:pPr>
                </w:p>
              </w:tc>
            </w:tr>
            <w:tr w:rsidR="009568BE" w:rsidTr="007F3D21">
              <w:tc>
                <w:tcPr>
                  <w:tcW w:w="5600" w:type="dxa"/>
                </w:tcPr>
                <w:p w:rsidR="009568BE" w:rsidRDefault="009568BE" w:rsidP="009568BE">
                  <w:pPr>
                    <w:autoSpaceDE w:val="0"/>
                    <w:autoSpaceDN w:val="0"/>
                    <w:bidi w:val="0"/>
                    <w:adjustRightInd w:val="0"/>
                  </w:pPr>
                </w:p>
              </w:tc>
              <w:tc>
                <w:tcPr>
                  <w:tcW w:w="4222" w:type="dxa"/>
                </w:tcPr>
                <w:p w:rsidR="009568BE" w:rsidRDefault="009568BE" w:rsidP="009568BE">
                  <w:pPr>
                    <w:bidi w:val="0"/>
                  </w:pPr>
                </w:p>
              </w:tc>
            </w:tr>
            <w:tr w:rsidR="009568BE" w:rsidTr="007F3D21">
              <w:tc>
                <w:tcPr>
                  <w:tcW w:w="5600" w:type="dxa"/>
                </w:tcPr>
                <w:p w:rsidR="009568BE" w:rsidRDefault="009568BE" w:rsidP="009568BE">
                  <w:pPr>
                    <w:bidi w:val="0"/>
                  </w:pPr>
                </w:p>
              </w:tc>
              <w:tc>
                <w:tcPr>
                  <w:tcW w:w="4222" w:type="dxa"/>
                </w:tcPr>
                <w:p w:rsidR="009568BE" w:rsidRDefault="009568BE" w:rsidP="009568BE">
                  <w:pPr>
                    <w:bidi w:val="0"/>
                  </w:pPr>
                </w:p>
              </w:tc>
            </w:tr>
            <w:tr w:rsidR="009568BE" w:rsidTr="007F3D21">
              <w:tc>
                <w:tcPr>
                  <w:tcW w:w="5600" w:type="dxa"/>
                </w:tcPr>
                <w:p w:rsidR="009568BE" w:rsidRDefault="009568BE" w:rsidP="009568BE">
                  <w:pPr>
                    <w:bidi w:val="0"/>
                  </w:pPr>
                </w:p>
              </w:tc>
              <w:tc>
                <w:tcPr>
                  <w:tcW w:w="4222" w:type="dxa"/>
                </w:tcPr>
                <w:p w:rsidR="009568BE" w:rsidRDefault="009568BE" w:rsidP="009568BE">
                  <w:pPr>
                    <w:bidi w:val="0"/>
                  </w:pPr>
                </w:p>
              </w:tc>
            </w:tr>
            <w:tr w:rsidR="009568BE" w:rsidTr="007F3D21">
              <w:tc>
                <w:tcPr>
                  <w:tcW w:w="5600" w:type="dxa"/>
                </w:tcPr>
                <w:p w:rsidR="009568BE" w:rsidRDefault="009568BE" w:rsidP="009568BE">
                  <w:pPr>
                    <w:bidi w:val="0"/>
                  </w:pPr>
                </w:p>
              </w:tc>
              <w:tc>
                <w:tcPr>
                  <w:tcW w:w="4222" w:type="dxa"/>
                </w:tcPr>
                <w:p w:rsidR="009568BE" w:rsidRDefault="009568BE" w:rsidP="009568BE">
                  <w:pPr>
                    <w:bidi w:val="0"/>
                  </w:pPr>
                </w:p>
              </w:tc>
            </w:tr>
          </w:tbl>
          <w:p w:rsidR="009568BE" w:rsidRDefault="009568BE" w:rsidP="009568BE">
            <w:pPr>
              <w:bidi w:val="0"/>
            </w:pPr>
          </w:p>
        </w:tc>
      </w:tr>
    </w:tbl>
    <w:p w:rsidR="00903FCE" w:rsidRDefault="00903FCE" w:rsidP="00903FCE">
      <w:pPr>
        <w:bidi w:val="0"/>
        <w:rPr>
          <w:rFonts w:cs="B Nazanin"/>
        </w:rPr>
      </w:pPr>
    </w:p>
    <w:p w:rsidR="009568BE" w:rsidRDefault="009568BE" w:rsidP="009568BE">
      <w:pPr>
        <w:bidi w:val="0"/>
        <w:rPr>
          <w:rFonts w:cs="B Nazanin"/>
        </w:rPr>
      </w:pPr>
    </w:p>
    <w:p w:rsidR="00A21455" w:rsidRDefault="00A21455" w:rsidP="00A21455">
      <w:pPr>
        <w:bidi w:val="0"/>
        <w:rPr>
          <w:rFonts w:cs="B Nazanin"/>
        </w:rPr>
      </w:pPr>
    </w:p>
    <w:tbl>
      <w:tblPr>
        <w:tblStyle w:val="TableGrid"/>
        <w:tblW w:w="0" w:type="auto"/>
        <w:tblLook w:val="04A0" w:firstRow="1" w:lastRow="0" w:firstColumn="1" w:lastColumn="0" w:noHBand="0" w:noVBand="1"/>
      </w:tblPr>
      <w:tblGrid>
        <w:gridCol w:w="9016"/>
      </w:tblGrid>
      <w:tr w:rsidR="00F5053A" w:rsidTr="007F3D21">
        <w:tc>
          <w:tcPr>
            <w:tcW w:w="9576" w:type="dxa"/>
          </w:tcPr>
          <w:p w:rsidR="00F5053A" w:rsidRPr="005F7594" w:rsidRDefault="00F5053A" w:rsidP="00F5053A">
            <w:pPr>
              <w:autoSpaceDE w:val="0"/>
              <w:autoSpaceDN w:val="0"/>
              <w:bidi w:val="0"/>
              <w:adjustRightInd w:val="0"/>
              <w:rPr>
                <w:sz w:val="32"/>
                <w:szCs w:val="32"/>
              </w:rPr>
            </w:pPr>
            <w:r>
              <w:rPr>
                <w:sz w:val="32"/>
                <w:szCs w:val="32"/>
              </w:rPr>
              <w:t>Interface:</w:t>
            </w:r>
            <w:r>
              <w:rPr>
                <w:rFonts w:ascii="Carlito" w:hAnsi="Carlito" w:cs="Carlito"/>
                <w:sz w:val="24"/>
                <w:szCs w:val="24"/>
              </w:rPr>
              <w:t xml:space="preserve"> </w:t>
            </w:r>
            <w:r w:rsidRPr="00D87257">
              <w:rPr>
                <w:rFonts w:ascii="Carlito" w:hAnsi="Carlito" w:cs="Carlito"/>
                <w:sz w:val="28"/>
                <w:szCs w:val="28"/>
              </w:rPr>
              <w:t>SystemInterfaceForCustomer</w:t>
            </w:r>
          </w:p>
          <w:p w:rsidR="00F5053A" w:rsidRDefault="00F5053A" w:rsidP="00F5053A">
            <w:pPr>
              <w:bidi w:val="0"/>
            </w:pPr>
          </w:p>
          <w:tbl>
            <w:tblPr>
              <w:tblStyle w:val="TableGrid"/>
              <w:tblW w:w="9822" w:type="dxa"/>
              <w:tblLook w:val="04A0" w:firstRow="1" w:lastRow="0" w:firstColumn="1" w:lastColumn="0" w:noHBand="0" w:noVBand="1"/>
            </w:tblPr>
            <w:tblGrid>
              <w:gridCol w:w="5600"/>
              <w:gridCol w:w="4222"/>
            </w:tblGrid>
            <w:tr w:rsidR="00F5053A" w:rsidTr="007F3D21">
              <w:tc>
                <w:tcPr>
                  <w:tcW w:w="5600" w:type="dxa"/>
                  <w:shd w:val="clear" w:color="auto" w:fill="323E4F" w:themeFill="text2" w:themeFillShade="BF"/>
                </w:tcPr>
                <w:p w:rsidR="00F5053A" w:rsidRPr="005F7594" w:rsidRDefault="00F5053A" w:rsidP="00F5053A">
                  <w:pPr>
                    <w:bidi w:val="0"/>
                    <w:rPr>
                      <w:sz w:val="28"/>
                      <w:szCs w:val="28"/>
                    </w:rPr>
                  </w:pPr>
                  <w:r w:rsidRPr="005F7594">
                    <w:rPr>
                      <w:sz w:val="28"/>
                      <w:szCs w:val="28"/>
                    </w:rPr>
                    <w:t>Responsibilities:</w:t>
                  </w:r>
                </w:p>
              </w:tc>
              <w:tc>
                <w:tcPr>
                  <w:tcW w:w="4222" w:type="dxa"/>
                  <w:shd w:val="clear" w:color="auto" w:fill="323E4F" w:themeFill="text2" w:themeFillShade="BF"/>
                </w:tcPr>
                <w:p w:rsidR="00F5053A" w:rsidRPr="005F7594" w:rsidRDefault="00F5053A" w:rsidP="00F5053A">
                  <w:pPr>
                    <w:bidi w:val="0"/>
                    <w:rPr>
                      <w:sz w:val="28"/>
                      <w:szCs w:val="28"/>
                    </w:rPr>
                  </w:pPr>
                  <w:r w:rsidRPr="005F7594">
                    <w:rPr>
                      <w:sz w:val="28"/>
                      <w:szCs w:val="28"/>
                    </w:rPr>
                    <w:t>Collaborators:</w:t>
                  </w:r>
                </w:p>
              </w:tc>
            </w:tr>
            <w:tr w:rsidR="00F5053A" w:rsidTr="007F3D21">
              <w:tc>
                <w:tcPr>
                  <w:tcW w:w="5600" w:type="dxa"/>
                </w:tcPr>
                <w:p w:rsidR="00F5053A" w:rsidRDefault="00F5053A" w:rsidP="00F5053A">
                  <w:pPr>
                    <w:autoSpaceDE w:val="0"/>
                    <w:autoSpaceDN w:val="0"/>
                    <w:bidi w:val="0"/>
                    <w:adjustRightInd w:val="0"/>
                    <w:rPr>
                      <w:rFonts w:ascii="Carlito" w:hAnsi="Carlito" w:cs="Carlito"/>
                      <w:sz w:val="24"/>
                      <w:szCs w:val="24"/>
                    </w:rPr>
                  </w:pPr>
                  <w:r>
                    <w:rPr>
                      <w:rFonts w:ascii="Carlito" w:hAnsi="Carlito" w:cs="Carlito"/>
                      <w:sz w:val="24"/>
                      <w:szCs w:val="24"/>
                    </w:rPr>
                    <w:t xml:space="preserve">Contain the methods which to be implemented in </w:t>
                  </w:r>
                </w:p>
                <w:p w:rsidR="00F5053A" w:rsidRPr="005F7594" w:rsidRDefault="00F5053A" w:rsidP="00F5053A">
                  <w:pPr>
                    <w:autoSpaceDE w:val="0"/>
                    <w:autoSpaceDN w:val="0"/>
                    <w:bidi w:val="0"/>
                    <w:adjustRightInd w:val="0"/>
                    <w:rPr>
                      <w:rFonts w:ascii="Carlito" w:hAnsi="Carlito" w:cs="Carlito"/>
                      <w:sz w:val="24"/>
                      <w:szCs w:val="24"/>
                    </w:rPr>
                  </w:pPr>
                  <w:r>
                    <w:rPr>
                      <w:rFonts w:ascii="Carlito" w:hAnsi="Carlito" w:cs="Carlito"/>
                      <w:sz w:val="24"/>
                      <w:szCs w:val="24"/>
                    </w:rPr>
                    <w:t>SystemDataBase  and which are used by Customers</w:t>
                  </w:r>
                </w:p>
                <w:p w:rsidR="00F5053A" w:rsidRPr="005F7594" w:rsidRDefault="00F5053A" w:rsidP="00F5053A">
                  <w:pPr>
                    <w:autoSpaceDE w:val="0"/>
                    <w:autoSpaceDN w:val="0"/>
                    <w:bidi w:val="0"/>
                    <w:adjustRightInd w:val="0"/>
                    <w:rPr>
                      <w:rFonts w:ascii="Carlito" w:hAnsi="Carlito" w:cs="Carlito"/>
                      <w:sz w:val="24"/>
                      <w:szCs w:val="24"/>
                    </w:rPr>
                  </w:pPr>
                </w:p>
              </w:tc>
              <w:tc>
                <w:tcPr>
                  <w:tcW w:w="4222" w:type="dxa"/>
                </w:tcPr>
                <w:p w:rsidR="00F5053A" w:rsidRDefault="00F5053A" w:rsidP="00F5053A">
                  <w:pPr>
                    <w:bidi w:val="0"/>
                  </w:pPr>
                </w:p>
                <w:p w:rsidR="00F5053A" w:rsidRPr="00BD7D45" w:rsidRDefault="00F5053A" w:rsidP="00F5053A">
                  <w:pPr>
                    <w:bidi w:val="0"/>
                  </w:pPr>
                  <w:r>
                    <w:rPr>
                      <w:rFonts w:ascii="Carlito" w:hAnsi="Carlito" w:cs="Carlito"/>
                      <w:sz w:val="24"/>
                      <w:szCs w:val="24"/>
                    </w:rPr>
                    <w:t>SystemDataBase</w:t>
                  </w:r>
                </w:p>
              </w:tc>
            </w:tr>
            <w:tr w:rsidR="00F5053A" w:rsidTr="007F3D21">
              <w:tc>
                <w:tcPr>
                  <w:tcW w:w="5600" w:type="dxa"/>
                </w:tcPr>
                <w:p w:rsidR="00F5053A" w:rsidRDefault="00F5053A" w:rsidP="00F5053A">
                  <w:pPr>
                    <w:bidi w:val="0"/>
                  </w:pPr>
                </w:p>
              </w:tc>
              <w:tc>
                <w:tcPr>
                  <w:tcW w:w="4222" w:type="dxa"/>
                </w:tcPr>
                <w:p w:rsidR="00F5053A" w:rsidRDefault="00F5053A" w:rsidP="00F5053A">
                  <w:pPr>
                    <w:bidi w:val="0"/>
                  </w:pPr>
                  <w:r w:rsidRPr="00D87257">
                    <w:rPr>
                      <w:sz w:val="24"/>
                      <w:szCs w:val="24"/>
                    </w:rPr>
                    <w:t>Customer</w:t>
                  </w:r>
                </w:p>
              </w:tc>
            </w:tr>
            <w:tr w:rsidR="00F5053A" w:rsidTr="007F3D21">
              <w:tc>
                <w:tcPr>
                  <w:tcW w:w="5600" w:type="dxa"/>
                </w:tcPr>
                <w:p w:rsidR="00F5053A" w:rsidRPr="00040D61" w:rsidRDefault="00F5053A" w:rsidP="00F5053A">
                  <w:pPr>
                    <w:autoSpaceDE w:val="0"/>
                    <w:autoSpaceDN w:val="0"/>
                    <w:bidi w:val="0"/>
                    <w:adjustRightInd w:val="0"/>
                    <w:rPr>
                      <w:rFonts w:ascii="Carlito" w:hAnsi="Carlito" w:cs="Carlito"/>
                      <w:sz w:val="24"/>
                      <w:szCs w:val="24"/>
                    </w:rPr>
                  </w:pPr>
                </w:p>
              </w:tc>
              <w:tc>
                <w:tcPr>
                  <w:tcW w:w="4222" w:type="dxa"/>
                </w:tcPr>
                <w:p w:rsidR="00F5053A" w:rsidRPr="00E22DBE" w:rsidRDefault="00F5053A" w:rsidP="00F5053A">
                  <w:pPr>
                    <w:autoSpaceDE w:val="0"/>
                    <w:autoSpaceDN w:val="0"/>
                    <w:bidi w:val="0"/>
                    <w:adjustRightInd w:val="0"/>
                    <w:rPr>
                      <w:rFonts w:ascii="Carlito" w:hAnsi="Carlito" w:cs="Carlito"/>
                      <w:sz w:val="24"/>
                      <w:szCs w:val="24"/>
                    </w:rPr>
                  </w:pPr>
                </w:p>
              </w:tc>
            </w:tr>
            <w:tr w:rsidR="00F5053A" w:rsidTr="007F3D21">
              <w:tc>
                <w:tcPr>
                  <w:tcW w:w="5600" w:type="dxa"/>
                </w:tcPr>
                <w:p w:rsidR="00F5053A" w:rsidRDefault="00F5053A" w:rsidP="00F5053A">
                  <w:pPr>
                    <w:autoSpaceDE w:val="0"/>
                    <w:autoSpaceDN w:val="0"/>
                    <w:bidi w:val="0"/>
                    <w:adjustRightInd w:val="0"/>
                  </w:pPr>
                </w:p>
              </w:tc>
              <w:tc>
                <w:tcPr>
                  <w:tcW w:w="4222" w:type="dxa"/>
                </w:tcPr>
                <w:p w:rsidR="00F5053A" w:rsidRDefault="00F5053A" w:rsidP="00F5053A">
                  <w:pPr>
                    <w:bidi w:val="0"/>
                  </w:pPr>
                </w:p>
              </w:tc>
            </w:tr>
            <w:tr w:rsidR="00F5053A" w:rsidTr="007F3D21">
              <w:tc>
                <w:tcPr>
                  <w:tcW w:w="5600" w:type="dxa"/>
                </w:tcPr>
                <w:p w:rsidR="00F5053A" w:rsidRDefault="00F5053A" w:rsidP="00F5053A">
                  <w:pPr>
                    <w:bidi w:val="0"/>
                  </w:pPr>
                </w:p>
              </w:tc>
              <w:tc>
                <w:tcPr>
                  <w:tcW w:w="4222" w:type="dxa"/>
                </w:tcPr>
                <w:p w:rsidR="00F5053A" w:rsidRDefault="00F5053A" w:rsidP="00F5053A">
                  <w:pPr>
                    <w:bidi w:val="0"/>
                  </w:pPr>
                </w:p>
              </w:tc>
            </w:tr>
            <w:tr w:rsidR="00F5053A" w:rsidTr="007F3D21">
              <w:tc>
                <w:tcPr>
                  <w:tcW w:w="5600" w:type="dxa"/>
                </w:tcPr>
                <w:p w:rsidR="00F5053A" w:rsidRDefault="00F5053A" w:rsidP="00F5053A">
                  <w:pPr>
                    <w:bidi w:val="0"/>
                  </w:pPr>
                </w:p>
              </w:tc>
              <w:tc>
                <w:tcPr>
                  <w:tcW w:w="4222" w:type="dxa"/>
                </w:tcPr>
                <w:p w:rsidR="00F5053A" w:rsidRDefault="00F5053A" w:rsidP="00F5053A">
                  <w:pPr>
                    <w:bidi w:val="0"/>
                  </w:pPr>
                </w:p>
              </w:tc>
            </w:tr>
            <w:tr w:rsidR="00F5053A" w:rsidTr="007F3D21">
              <w:tc>
                <w:tcPr>
                  <w:tcW w:w="5600" w:type="dxa"/>
                </w:tcPr>
                <w:p w:rsidR="00F5053A" w:rsidRDefault="00F5053A" w:rsidP="00F5053A">
                  <w:pPr>
                    <w:bidi w:val="0"/>
                  </w:pPr>
                </w:p>
              </w:tc>
              <w:tc>
                <w:tcPr>
                  <w:tcW w:w="4222" w:type="dxa"/>
                </w:tcPr>
                <w:p w:rsidR="00F5053A" w:rsidRDefault="00F5053A" w:rsidP="00F5053A">
                  <w:pPr>
                    <w:bidi w:val="0"/>
                  </w:pPr>
                </w:p>
              </w:tc>
            </w:tr>
          </w:tbl>
          <w:p w:rsidR="00F5053A" w:rsidRDefault="00F5053A" w:rsidP="00F5053A">
            <w:pPr>
              <w:bidi w:val="0"/>
            </w:pPr>
          </w:p>
        </w:tc>
      </w:tr>
    </w:tbl>
    <w:p w:rsidR="009568BE" w:rsidRDefault="009568BE" w:rsidP="009568BE">
      <w:pPr>
        <w:bidi w:val="0"/>
        <w:rPr>
          <w:rFonts w:cs="B Nazanin"/>
        </w:rPr>
      </w:pPr>
    </w:p>
    <w:tbl>
      <w:tblPr>
        <w:tblStyle w:val="TableGrid"/>
        <w:tblW w:w="0" w:type="auto"/>
        <w:tblLook w:val="04A0" w:firstRow="1" w:lastRow="0" w:firstColumn="1" w:lastColumn="0" w:noHBand="0" w:noVBand="1"/>
      </w:tblPr>
      <w:tblGrid>
        <w:gridCol w:w="9016"/>
      </w:tblGrid>
      <w:tr w:rsidR="002927EF" w:rsidTr="007F3D21">
        <w:tc>
          <w:tcPr>
            <w:tcW w:w="9576" w:type="dxa"/>
          </w:tcPr>
          <w:p w:rsidR="002927EF" w:rsidRPr="005F7594" w:rsidRDefault="002927EF" w:rsidP="002927EF">
            <w:pPr>
              <w:autoSpaceDE w:val="0"/>
              <w:autoSpaceDN w:val="0"/>
              <w:bidi w:val="0"/>
              <w:adjustRightInd w:val="0"/>
              <w:rPr>
                <w:sz w:val="32"/>
                <w:szCs w:val="32"/>
              </w:rPr>
            </w:pPr>
            <w:r>
              <w:rPr>
                <w:sz w:val="32"/>
                <w:szCs w:val="32"/>
              </w:rPr>
              <w:t>Interface:</w:t>
            </w:r>
            <w:r>
              <w:rPr>
                <w:rFonts w:ascii="Carlito" w:hAnsi="Carlito" w:cs="Carlito"/>
                <w:sz w:val="24"/>
                <w:szCs w:val="24"/>
              </w:rPr>
              <w:t xml:space="preserve"> </w:t>
            </w:r>
            <w:r w:rsidRPr="00D87257">
              <w:rPr>
                <w:rFonts w:ascii="Carlito" w:hAnsi="Carlito" w:cs="Carlito"/>
                <w:sz w:val="28"/>
                <w:szCs w:val="28"/>
              </w:rPr>
              <w:t>RestaurantInterfaceForAdmin</w:t>
            </w:r>
          </w:p>
          <w:p w:rsidR="002927EF" w:rsidRDefault="002927EF" w:rsidP="002927EF">
            <w:pPr>
              <w:bidi w:val="0"/>
            </w:pPr>
          </w:p>
          <w:tbl>
            <w:tblPr>
              <w:tblStyle w:val="TableGrid"/>
              <w:tblW w:w="9822" w:type="dxa"/>
              <w:tblLook w:val="04A0" w:firstRow="1" w:lastRow="0" w:firstColumn="1" w:lastColumn="0" w:noHBand="0" w:noVBand="1"/>
            </w:tblPr>
            <w:tblGrid>
              <w:gridCol w:w="5600"/>
              <w:gridCol w:w="4222"/>
            </w:tblGrid>
            <w:tr w:rsidR="002927EF" w:rsidTr="007F3D21">
              <w:tc>
                <w:tcPr>
                  <w:tcW w:w="5600" w:type="dxa"/>
                  <w:shd w:val="clear" w:color="auto" w:fill="323E4F" w:themeFill="text2" w:themeFillShade="BF"/>
                </w:tcPr>
                <w:p w:rsidR="002927EF" w:rsidRPr="005F7594" w:rsidRDefault="002927EF" w:rsidP="002927EF">
                  <w:pPr>
                    <w:bidi w:val="0"/>
                    <w:rPr>
                      <w:sz w:val="28"/>
                      <w:szCs w:val="28"/>
                    </w:rPr>
                  </w:pPr>
                  <w:r w:rsidRPr="005F7594">
                    <w:rPr>
                      <w:sz w:val="28"/>
                      <w:szCs w:val="28"/>
                    </w:rPr>
                    <w:t>Responsibilities:</w:t>
                  </w:r>
                </w:p>
              </w:tc>
              <w:tc>
                <w:tcPr>
                  <w:tcW w:w="4222" w:type="dxa"/>
                  <w:shd w:val="clear" w:color="auto" w:fill="323E4F" w:themeFill="text2" w:themeFillShade="BF"/>
                </w:tcPr>
                <w:p w:rsidR="002927EF" w:rsidRPr="005F7594" w:rsidRDefault="002927EF" w:rsidP="002927EF">
                  <w:pPr>
                    <w:bidi w:val="0"/>
                    <w:rPr>
                      <w:sz w:val="28"/>
                      <w:szCs w:val="28"/>
                    </w:rPr>
                  </w:pPr>
                  <w:r w:rsidRPr="005F7594">
                    <w:rPr>
                      <w:sz w:val="28"/>
                      <w:szCs w:val="28"/>
                    </w:rPr>
                    <w:t>Collaborators:</w:t>
                  </w:r>
                </w:p>
              </w:tc>
            </w:tr>
            <w:tr w:rsidR="002927EF" w:rsidTr="007F3D21">
              <w:tc>
                <w:tcPr>
                  <w:tcW w:w="5600" w:type="dxa"/>
                </w:tcPr>
                <w:p w:rsidR="002927EF" w:rsidRDefault="002927EF" w:rsidP="002927EF">
                  <w:pPr>
                    <w:autoSpaceDE w:val="0"/>
                    <w:autoSpaceDN w:val="0"/>
                    <w:bidi w:val="0"/>
                    <w:adjustRightInd w:val="0"/>
                    <w:rPr>
                      <w:rFonts w:ascii="Carlito" w:hAnsi="Carlito" w:cs="Carlito"/>
                      <w:sz w:val="24"/>
                      <w:szCs w:val="24"/>
                    </w:rPr>
                  </w:pPr>
                  <w:r>
                    <w:rPr>
                      <w:rFonts w:ascii="Carlito" w:hAnsi="Carlito" w:cs="Carlito"/>
                      <w:sz w:val="24"/>
                      <w:szCs w:val="24"/>
                    </w:rPr>
                    <w:t xml:space="preserve">Contain the methods which to be implemented in </w:t>
                  </w:r>
                </w:p>
                <w:p w:rsidR="002927EF" w:rsidRPr="005F7594" w:rsidRDefault="002927EF" w:rsidP="002927EF">
                  <w:pPr>
                    <w:autoSpaceDE w:val="0"/>
                    <w:autoSpaceDN w:val="0"/>
                    <w:bidi w:val="0"/>
                    <w:adjustRightInd w:val="0"/>
                    <w:rPr>
                      <w:rFonts w:ascii="Carlito" w:hAnsi="Carlito" w:cs="Carlito"/>
                      <w:sz w:val="24"/>
                      <w:szCs w:val="24"/>
                    </w:rPr>
                  </w:pPr>
                  <w:r>
                    <w:rPr>
                      <w:rFonts w:ascii="Carlito" w:hAnsi="Carlito" w:cs="Carlito"/>
                      <w:sz w:val="24"/>
                      <w:szCs w:val="24"/>
                    </w:rPr>
                    <w:t xml:space="preserve">SystemDataBase  and which are used by </w:t>
                  </w:r>
                  <w:r w:rsidRPr="00D87257">
                    <w:rPr>
                      <w:sz w:val="24"/>
                      <w:szCs w:val="24"/>
                    </w:rPr>
                    <w:t>RestaurantAdmin</w:t>
                  </w:r>
                  <w:r>
                    <w:rPr>
                      <w:sz w:val="24"/>
                      <w:szCs w:val="24"/>
                    </w:rPr>
                    <w:t>.</w:t>
                  </w:r>
                </w:p>
                <w:p w:rsidR="002927EF" w:rsidRPr="005F7594" w:rsidRDefault="002927EF" w:rsidP="002927EF">
                  <w:pPr>
                    <w:autoSpaceDE w:val="0"/>
                    <w:autoSpaceDN w:val="0"/>
                    <w:bidi w:val="0"/>
                    <w:adjustRightInd w:val="0"/>
                    <w:rPr>
                      <w:rFonts w:ascii="Carlito" w:hAnsi="Carlito" w:cs="Carlito"/>
                      <w:sz w:val="24"/>
                      <w:szCs w:val="24"/>
                    </w:rPr>
                  </w:pPr>
                </w:p>
              </w:tc>
              <w:tc>
                <w:tcPr>
                  <w:tcW w:w="4222" w:type="dxa"/>
                </w:tcPr>
                <w:p w:rsidR="002927EF" w:rsidRDefault="002927EF" w:rsidP="002927EF">
                  <w:pPr>
                    <w:bidi w:val="0"/>
                  </w:pPr>
                </w:p>
                <w:p w:rsidR="002927EF" w:rsidRPr="00BD7D45" w:rsidRDefault="002927EF" w:rsidP="002927EF">
                  <w:pPr>
                    <w:bidi w:val="0"/>
                  </w:pPr>
                  <w:r>
                    <w:rPr>
                      <w:rFonts w:ascii="Carlito" w:hAnsi="Carlito" w:cs="Carlito"/>
                      <w:sz w:val="24"/>
                      <w:szCs w:val="24"/>
                    </w:rPr>
                    <w:t>SystemDataBase</w:t>
                  </w:r>
                </w:p>
              </w:tc>
            </w:tr>
            <w:tr w:rsidR="002927EF" w:rsidTr="007F3D21">
              <w:tc>
                <w:tcPr>
                  <w:tcW w:w="5600" w:type="dxa"/>
                </w:tcPr>
                <w:p w:rsidR="002927EF" w:rsidRDefault="002927EF" w:rsidP="002927EF">
                  <w:pPr>
                    <w:bidi w:val="0"/>
                  </w:pPr>
                </w:p>
              </w:tc>
              <w:tc>
                <w:tcPr>
                  <w:tcW w:w="4222" w:type="dxa"/>
                </w:tcPr>
                <w:p w:rsidR="002927EF" w:rsidRDefault="002927EF" w:rsidP="002927EF">
                  <w:pPr>
                    <w:bidi w:val="0"/>
                  </w:pPr>
                  <w:r w:rsidRPr="00D87257">
                    <w:rPr>
                      <w:sz w:val="24"/>
                      <w:szCs w:val="24"/>
                    </w:rPr>
                    <w:t>RestaurantAdmin</w:t>
                  </w:r>
                </w:p>
              </w:tc>
            </w:tr>
            <w:tr w:rsidR="002927EF" w:rsidTr="007F3D21">
              <w:tc>
                <w:tcPr>
                  <w:tcW w:w="5600" w:type="dxa"/>
                </w:tcPr>
                <w:p w:rsidR="002927EF" w:rsidRPr="00040D61" w:rsidRDefault="002927EF" w:rsidP="002927EF">
                  <w:pPr>
                    <w:autoSpaceDE w:val="0"/>
                    <w:autoSpaceDN w:val="0"/>
                    <w:bidi w:val="0"/>
                    <w:adjustRightInd w:val="0"/>
                    <w:rPr>
                      <w:rFonts w:ascii="Carlito" w:hAnsi="Carlito" w:cs="Carlito"/>
                      <w:sz w:val="24"/>
                      <w:szCs w:val="24"/>
                    </w:rPr>
                  </w:pPr>
                </w:p>
              </w:tc>
              <w:tc>
                <w:tcPr>
                  <w:tcW w:w="4222" w:type="dxa"/>
                </w:tcPr>
                <w:p w:rsidR="002927EF" w:rsidRPr="00E22DBE" w:rsidRDefault="002927EF" w:rsidP="002927EF">
                  <w:pPr>
                    <w:autoSpaceDE w:val="0"/>
                    <w:autoSpaceDN w:val="0"/>
                    <w:bidi w:val="0"/>
                    <w:adjustRightInd w:val="0"/>
                    <w:rPr>
                      <w:rFonts w:ascii="Carlito" w:hAnsi="Carlito" w:cs="Carlito"/>
                      <w:sz w:val="24"/>
                      <w:szCs w:val="24"/>
                    </w:rPr>
                  </w:pPr>
                </w:p>
              </w:tc>
            </w:tr>
            <w:tr w:rsidR="002927EF" w:rsidTr="007F3D21">
              <w:tc>
                <w:tcPr>
                  <w:tcW w:w="5600" w:type="dxa"/>
                </w:tcPr>
                <w:p w:rsidR="002927EF" w:rsidRDefault="002927EF" w:rsidP="002927EF">
                  <w:pPr>
                    <w:autoSpaceDE w:val="0"/>
                    <w:autoSpaceDN w:val="0"/>
                    <w:bidi w:val="0"/>
                    <w:adjustRightInd w:val="0"/>
                  </w:pPr>
                </w:p>
              </w:tc>
              <w:tc>
                <w:tcPr>
                  <w:tcW w:w="4222" w:type="dxa"/>
                </w:tcPr>
                <w:p w:rsidR="002927EF" w:rsidRDefault="002927EF" w:rsidP="002927EF">
                  <w:pPr>
                    <w:bidi w:val="0"/>
                  </w:pPr>
                </w:p>
              </w:tc>
            </w:tr>
            <w:tr w:rsidR="002927EF" w:rsidTr="007F3D21">
              <w:tc>
                <w:tcPr>
                  <w:tcW w:w="5600" w:type="dxa"/>
                </w:tcPr>
                <w:p w:rsidR="002927EF" w:rsidRDefault="002927EF" w:rsidP="002927EF">
                  <w:pPr>
                    <w:bidi w:val="0"/>
                  </w:pPr>
                </w:p>
              </w:tc>
              <w:tc>
                <w:tcPr>
                  <w:tcW w:w="4222" w:type="dxa"/>
                </w:tcPr>
                <w:p w:rsidR="002927EF" w:rsidRDefault="002927EF" w:rsidP="002927EF">
                  <w:pPr>
                    <w:bidi w:val="0"/>
                  </w:pPr>
                </w:p>
              </w:tc>
            </w:tr>
            <w:tr w:rsidR="002927EF" w:rsidTr="007F3D21">
              <w:tc>
                <w:tcPr>
                  <w:tcW w:w="5600" w:type="dxa"/>
                </w:tcPr>
                <w:p w:rsidR="002927EF" w:rsidRDefault="002927EF" w:rsidP="002927EF">
                  <w:pPr>
                    <w:bidi w:val="0"/>
                  </w:pPr>
                </w:p>
              </w:tc>
              <w:tc>
                <w:tcPr>
                  <w:tcW w:w="4222" w:type="dxa"/>
                </w:tcPr>
                <w:p w:rsidR="002927EF" w:rsidRDefault="002927EF" w:rsidP="002927EF">
                  <w:pPr>
                    <w:bidi w:val="0"/>
                  </w:pPr>
                </w:p>
              </w:tc>
            </w:tr>
            <w:tr w:rsidR="002927EF" w:rsidTr="007F3D21">
              <w:tc>
                <w:tcPr>
                  <w:tcW w:w="5600" w:type="dxa"/>
                </w:tcPr>
                <w:p w:rsidR="002927EF" w:rsidRDefault="002927EF" w:rsidP="002927EF">
                  <w:pPr>
                    <w:bidi w:val="0"/>
                  </w:pPr>
                </w:p>
              </w:tc>
              <w:tc>
                <w:tcPr>
                  <w:tcW w:w="4222" w:type="dxa"/>
                </w:tcPr>
                <w:p w:rsidR="002927EF" w:rsidRDefault="002927EF" w:rsidP="002927EF">
                  <w:pPr>
                    <w:bidi w:val="0"/>
                  </w:pPr>
                </w:p>
              </w:tc>
            </w:tr>
          </w:tbl>
          <w:p w:rsidR="002927EF" w:rsidRDefault="002927EF" w:rsidP="002927EF">
            <w:pPr>
              <w:bidi w:val="0"/>
            </w:pPr>
          </w:p>
        </w:tc>
      </w:tr>
    </w:tbl>
    <w:p w:rsidR="00903FCE" w:rsidRDefault="00903FCE" w:rsidP="00903FCE">
      <w:pPr>
        <w:bidi w:val="0"/>
        <w:rPr>
          <w:rFonts w:cs="B Nazanin"/>
        </w:rPr>
      </w:pPr>
    </w:p>
    <w:p w:rsidR="003F688D" w:rsidRDefault="003F688D" w:rsidP="003F688D">
      <w:pPr>
        <w:bidi w:val="0"/>
        <w:rPr>
          <w:rFonts w:cs="B Nazanin"/>
        </w:rPr>
      </w:pPr>
    </w:p>
    <w:p w:rsidR="003F688D" w:rsidRDefault="003F688D" w:rsidP="003F688D">
      <w:pPr>
        <w:bidi w:val="0"/>
        <w:rPr>
          <w:rFonts w:cs="B Nazanin"/>
        </w:rPr>
      </w:pPr>
    </w:p>
    <w:tbl>
      <w:tblPr>
        <w:tblStyle w:val="TableGrid"/>
        <w:tblW w:w="0" w:type="auto"/>
        <w:tblLook w:val="04A0" w:firstRow="1" w:lastRow="0" w:firstColumn="1" w:lastColumn="0" w:noHBand="0" w:noVBand="1"/>
      </w:tblPr>
      <w:tblGrid>
        <w:gridCol w:w="9016"/>
      </w:tblGrid>
      <w:tr w:rsidR="00EC5873" w:rsidTr="00A96B1C">
        <w:tc>
          <w:tcPr>
            <w:tcW w:w="9016" w:type="dxa"/>
          </w:tcPr>
          <w:p w:rsidR="00EC5873" w:rsidRPr="005F7594" w:rsidRDefault="00EC5873" w:rsidP="00EC5873">
            <w:pPr>
              <w:bidi w:val="0"/>
              <w:rPr>
                <w:sz w:val="32"/>
                <w:szCs w:val="32"/>
              </w:rPr>
            </w:pPr>
            <w:r w:rsidRPr="005F7594">
              <w:rPr>
                <w:sz w:val="32"/>
                <w:szCs w:val="32"/>
              </w:rPr>
              <w:t>Class</w:t>
            </w:r>
            <w:r>
              <w:rPr>
                <w:sz w:val="32"/>
                <w:szCs w:val="32"/>
              </w:rPr>
              <w:t>:SystemDataBase</w:t>
            </w:r>
          </w:p>
          <w:p w:rsidR="00EC5873" w:rsidRDefault="00EC5873" w:rsidP="00EC5873">
            <w:pPr>
              <w:bidi w:val="0"/>
            </w:pPr>
          </w:p>
          <w:tbl>
            <w:tblPr>
              <w:tblStyle w:val="TableGrid"/>
              <w:tblW w:w="0" w:type="auto"/>
              <w:tblLook w:val="04A0" w:firstRow="1" w:lastRow="0" w:firstColumn="1" w:lastColumn="0" w:noHBand="0" w:noVBand="1"/>
            </w:tblPr>
            <w:tblGrid>
              <w:gridCol w:w="4395"/>
              <w:gridCol w:w="4395"/>
            </w:tblGrid>
            <w:tr w:rsidR="00EC5873" w:rsidTr="007F3D21">
              <w:tc>
                <w:tcPr>
                  <w:tcW w:w="4675" w:type="dxa"/>
                  <w:shd w:val="clear" w:color="auto" w:fill="323E4F" w:themeFill="text2" w:themeFillShade="BF"/>
                </w:tcPr>
                <w:p w:rsidR="00EC5873" w:rsidRPr="005F7594" w:rsidRDefault="00EC5873" w:rsidP="00EC5873">
                  <w:pPr>
                    <w:bidi w:val="0"/>
                    <w:rPr>
                      <w:sz w:val="28"/>
                      <w:szCs w:val="28"/>
                    </w:rPr>
                  </w:pPr>
                  <w:r w:rsidRPr="005F7594">
                    <w:rPr>
                      <w:sz w:val="28"/>
                      <w:szCs w:val="28"/>
                    </w:rPr>
                    <w:t>Responsibilities:</w:t>
                  </w:r>
                </w:p>
              </w:tc>
              <w:tc>
                <w:tcPr>
                  <w:tcW w:w="4675" w:type="dxa"/>
                  <w:shd w:val="clear" w:color="auto" w:fill="323E4F" w:themeFill="text2" w:themeFillShade="BF"/>
                </w:tcPr>
                <w:p w:rsidR="00EC5873" w:rsidRPr="005F7594" w:rsidRDefault="00EC5873" w:rsidP="00EC5873">
                  <w:pPr>
                    <w:bidi w:val="0"/>
                    <w:rPr>
                      <w:sz w:val="28"/>
                      <w:szCs w:val="28"/>
                    </w:rPr>
                  </w:pPr>
                  <w:r w:rsidRPr="005F7594">
                    <w:rPr>
                      <w:sz w:val="28"/>
                      <w:szCs w:val="28"/>
                    </w:rPr>
                    <w:t>Collaborators:</w:t>
                  </w:r>
                </w:p>
              </w:tc>
            </w:tr>
            <w:tr w:rsidR="00EC5873" w:rsidTr="007F3D21">
              <w:tc>
                <w:tcPr>
                  <w:tcW w:w="4675" w:type="dxa"/>
                </w:tcPr>
                <w:p w:rsidR="00EC5873" w:rsidRDefault="00EC5873" w:rsidP="00EC5873">
                  <w:pPr>
                    <w:autoSpaceDE w:val="0"/>
                    <w:autoSpaceDN w:val="0"/>
                    <w:bidi w:val="0"/>
                    <w:adjustRightInd w:val="0"/>
                    <w:rPr>
                      <w:rFonts w:ascii="Carlito" w:hAnsi="Carlito" w:cs="Carlito"/>
                      <w:sz w:val="24"/>
                      <w:szCs w:val="24"/>
                    </w:rPr>
                  </w:pPr>
                  <w:r>
                    <w:rPr>
                      <w:rFonts w:ascii="Carlito" w:hAnsi="Carlito" w:cs="Carlito"/>
                      <w:sz w:val="24"/>
                      <w:szCs w:val="24"/>
                    </w:rPr>
                    <w:t xml:space="preserve">Contain the Restaurants registered in </w:t>
                  </w:r>
                </w:p>
                <w:p w:rsidR="00EC5873" w:rsidRPr="005F7594" w:rsidRDefault="00EC5873" w:rsidP="00EC5873">
                  <w:pPr>
                    <w:autoSpaceDE w:val="0"/>
                    <w:autoSpaceDN w:val="0"/>
                    <w:bidi w:val="0"/>
                    <w:adjustRightInd w:val="0"/>
                    <w:rPr>
                      <w:rFonts w:ascii="Carlito" w:hAnsi="Carlito" w:cs="Carlito"/>
                      <w:sz w:val="24"/>
                      <w:szCs w:val="24"/>
                    </w:rPr>
                  </w:pPr>
                  <w:r>
                    <w:rPr>
                      <w:rFonts w:ascii="Carlito" w:hAnsi="Carlito" w:cs="Carlito"/>
                      <w:sz w:val="24"/>
                      <w:szCs w:val="24"/>
                    </w:rPr>
                    <w:t>The system</w:t>
                  </w:r>
                </w:p>
              </w:tc>
              <w:tc>
                <w:tcPr>
                  <w:tcW w:w="4675" w:type="dxa"/>
                </w:tcPr>
                <w:p w:rsidR="00EC5873" w:rsidRDefault="00EC5873" w:rsidP="00EC5873">
                  <w:pPr>
                    <w:tabs>
                      <w:tab w:val="left" w:pos="1354"/>
                    </w:tabs>
                    <w:bidi w:val="0"/>
                  </w:pPr>
                  <w:r w:rsidRPr="00D87257">
                    <w:rPr>
                      <w:sz w:val="24"/>
                      <w:szCs w:val="24"/>
                    </w:rPr>
                    <w:t>Restaurant</w:t>
                  </w:r>
                </w:p>
              </w:tc>
            </w:tr>
            <w:tr w:rsidR="00EC5873" w:rsidTr="007F3D21">
              <w:tc>
                <w:tcPr>
                  <w:tcW w:w="4675" w:type="dxa"/>
                </w:tcPr>
                <w:p w:rsidR="00EC5873" w:rsidRPr="00D87257" w:rsidRDefault="00EC5873" w:rsidP="00EC5873">
                  <w:pPr>
                    <w:bidi w:val="0"/>
                    <w:rPr>
                      <w:sz w:val="24"/>
                      <w:szCs w:val="24"/>
                    </w:rPr>
                  </w:pPr>
                  <w:r w:rsidRPr="00D87257">
                    <w:rPr>
                      <w:sz w:val="24"/>
                      <w:szCs w:val="24"/>
                    </w:rPr>
                    <w:t xml:space="preserve">Contain the </w:t>
                  </w:r>
                  <w:r>
                    <w:rPr>
                      <w:sz w:val="24"/>
                      <w:szCs w:val="24"/>
                    </w:rPr>
                    <w:t>Account</w:t>
                  </w:r>
                  <w:r w:rsidRPr="00D87257">
                    <w:rPr>
                      <w:sz w:val="24"/>
                      <w:szCs w:val="24"/>
                    </w:rPr>
                    <w:t xml:space="preserve">Data of </w:t>
                  </w:r>
                  <w:r>
                    <w:rPr>
                      <w:sz w:val="24"/>
                      <w:szCs w:val="24"/>
                    </w:rPr>
                    <w:t>Account</w:t>
                  </w:r>
                  <w:r w:rsidRPr="00D87257">
                    <w:rPr>
                      <w:sz w:val="24"/>
                      <w:szCs w:val="24"/>
                    </w:rPr>
                    <w:t>s(i.e. password and</w:t>
                  </w:r>
                </w:p>
                <w:p w:rsidR="00EC5873" w:rsidRDefault="00EC5873" w:rsidP="00EC5873">
                  <w:pPr>
                    <w:bidi w:val="0"/>
                  </w:pPr>
                  <w:r>
                    <w:rPr>
                      <w:sz w:val="24"/>
                      <w:szCs w:val="24"/>
                    </w:rPr>
                    <w:t>Account</w:t>
                  </w:r>
                  <w:r w:rsidRPr="00D87257">
                    <w:rPr>
                      <w:sz w:val="24"/>
                      <w:szCs w:val="24"/>
                    </w:rPr>
                    <w:t>name).</w:t>
                  </w:r>
                </w:p>
              </w:tc>
              <w:tc>
                <w:tcPr>
                  <w:tcW w:w="4675" w:type="dxa"/>
                </w:tcPr>
                <w:p w:rsidR="00EC5873" w:rsidRDefault="00EC5873" w:rsidP="00EC5873">
                  <w:pPr>
                    <w:bidi w:val="0"/>
                  </w:pPr>
                </w:p>
              </w:tc>
            </w:tr>
            <w:tr w:rsidR="00EC5873" w:rsidTr="007F3D21">
              <w:tc>
                <w:tcPr>
                  <w:tcW w:w="4675" w:type="dxa"/>
                </w:tcPr>
                <w:p w:rsidR="00EC5873" w:rsidRDefault="00EC5873" w:rsidP="00EC5873">
                  <w:pPr>
                    <w:bidi w:val="0"/>
                    <w:rPr>
                      <w:rFonts w:ascii="Carlito" w:hAnsi="Carlito" w:cs="Carlito"/>
                      <w:sz w:val="24"/>
                      <w:szCs w:val="24"/>
                    </w:rPr>
                  </w:pPr>
                  <w:r>
                    <w:t xml:space="preserve">Implement the functions in </w:t>
                  </w:r>
                  <w:r>
                    <w:rPr>
                      <w:rFonts w:ascii="Carlito" w:hAnsi="Carlito" w:cs="Carlito"/>
                      <w:sz w:val="24"/>
                      <w:szCs w:val="24"/>
                    </w:rPr>
                    <w:t xml:space="preserve">RestaurantInterfaceForAdmin which are used </w:t>
                  </w:r>
                </w:p>
                <w:p w:rsidR="00EC5873" w:rsidRDefault="00EC5873" w:rsidP="00EC5873">
                  <w:pPr>
                    <w:bidi w:val="0"/>
                  </w:pPr>
                  <w:r>
                    <w:rPr>
                      <w:rFonts w:ascii="Carlito" w:hAnsi="Carlito" w:cs="Carlito"/>
                      <w:sz w:val="24"/>
                      <w:szCs w:val="24"/>
                    </w:rPr>
                    <w:t>By RestaurantAdmin.</w:t>
                  </w:r>
                </w:p>
              </w:tc>
              <w:tc>
                <w:tcPr>
                  <w:tcW w:w="4675" w:type="dxa"/>
                </w:tcPr>
                <w:p w:rsidR="00EC5873" w:rsidRDefault="00EC5873" w:rsidP="00EC5873">
                  <w:pPr>
                    <w:bidi w:val="0"/>
                  </w:pPr>
                  <w:r>
                    <w:rPr>
                      <w:rFonts w:ascii="Carlito" w:hAnsi="Carlito" w:cs="Carlito"/>
                      <w:sz w:val="24"/>
                      <w:szCs w:val="24"/>
                    </w:rPr>
                    <w:t>RestaurantInterfaceForAdmin</w:t>
                  </w:r>
                </w:p>
              </w:tc>
            </w:tr>
            <w:tr w:rsidR="00EC5873" w:rsidTr="007F3D21">
              <w:tc>
                <w:tcPr>
                  <w:tcW w:w="4675" w:type="dxa"/>
                </w:tcPr>
                <w:p w:rsidR="00EC5873" w:rsidRDefault="00EC5873" w:rsidP="00EC5873">
                  <w:pPr>
                    <w:bidi w:val="0"/>
                    <w:rPr>
                      <w:rFonts w:ascii="Carlito" w:hAnsi="Carlito" w:cs="Carlito"/>
                      <w:sz w:val="24"/>
                      <w:szCs w:val="24"/>
                    </w:rPr>
                  </w:pPr>
                  <w:r>
                    <w:t xml:space="preserve">Implement the functions in </w:t>
                  </w:r>
                </w:p>
                <w:p w:rsidR="00EC5873" w:rsidRDefault="00EC5873" w:rsidP="00EC5873">
                  <w:pPr>
                    <w:bidi w:val="0"/>
                    <w:rPr>
                      <w:rFonts w:ascii="Carlito" w:hAnsi="Carlito" w:cs="Carlito"/>
                      <w:sz w:val="24"/>
                      <w:szCs w:val="24"/>
                    </w:rPr>
                  </w:pPr>
                  <w:r>
                    <w:rPr>
                      <w:rFonts w:ascii="Carlito" w:hAnsi="Carlito" w:cs="Carlito"/>
                      <w:sz w:val="24"/>
                      <w:szCs w:val="24"/>
                    </w:rPr>
                    <w:t>SystemInterfaceForCustomer</w:t>
                  </w:r>
                </w:p>
                <w:p w:rsidR="00EC5873" w:rsidRDefault="00EC5873" w:rsidP="00EC5873">
                  <w:pPr>
                    <w:bidi w:val="0"/>
                  </w:pPr>
                  <w:r>
                    <w:rPr>
                      <w:rFonts w:ascii="Carlito" w:hAnsi="Carlito" w:cs="Carlito"/>
                      <w:sz w:val="24"/>
                      <w:szCs w:val="24"/>
                    </w:rPr>
                    <w:t>Which area used by Customer .</w:t>
                  </w:r>
                </w:p>
              </w:tc>
              <w:tc>
                <w:tcPr>
                  <w:tcW w:w="4675" w:type="dxa"/>
                </w:tcPr>
                <w:p w:rsidR="00EC5873" w:rsidRDefault="00EC5873" w:rsidP="00EC5873">
                  <w:pPr>
                    <w:bidi w:val="0"/>
                  </w:pPr>
                  <w:r>
                    <w:rPr>
                      <w:rFonts w:ascii="Carlito" w:hAnsi="Carlito" w:cs="Carlito"/>
                      <w:sz w:val="24"/>
                      <w:szCs w:val="24"/>
                    </w:rPr>
                    <w:t>SystemInterfaceForCustomer</w:t>
                  </w:r>
                </w:p>
              </w:tc>
            </w:tr>
            <w:tr w:rsidR="00EC5873" w:rsidTr="007F3D21">
              <w:tc>
                <w:tcPr>
                  <w:tcW w:w="4675" w:type="dxa"/>
                </w:tcPr>
                <w:p w:rsidR="00EC5873" w:rsidRDefault="00EC5873" w:rsidP="00EC5873">
                  <w:pPr>
                    <w:autoSpaceDE w:val="0"/>
                    <w:autoSpaceDN w:val="0"/>
                    <w:bidi w:val="0"/>
                    <w:adjustRightInd w:val="0"/>
                    <w:rPr>
                      <w:rFonts w:ascii="Carlito" w:hAnsi="Carlito" w:cs="Carlito"/>
                      <w:sz w:val="24"/>
                      <w:szCs w:val="24"/>
                    </w:rPr>
                  </w:pPr>
                  <w:r>
                    <w:t xml:space="preserve">Implement the functions in  </w:t>
                  </w:r>
                  <w:r>
                    <w:rPr>
                      <w:rFonts w:ascii="Carlito" w:hAnsi="Carlito" w:cs="Carlito"/>
                      <w:sz w:val="24"/>
                      <w:szCs w:val="24"/>
                    </w:rPr>
                    <w:t>SystemInterfaceForAccount</w:t>
                  </w:r>
                </w:p>
                <w:p w:rsidR="00EF038F" w:rsidRPr="00EF038F" w:rsidRDefault="00EC5873" w:rsidP="00EF038F">
                  <w:pPr>
                    <w:autoSpaceDE w:val="0"/>
                    <w:autoSpaceDN w:val="0"/>
                    <w:bidi w:val="0"/>
                    <w:adjustRightInd w:val="0"/>
                    <w:rPr>
                      <w:rFonts w:ascii="Carlito" w:hAnsi="Carlito" w:cs="Carlito"/>
                      <w:sz w:val="24"/>
                      <w:szCs w:val="24"/>
                    </w:rPr>
                  </w:pPr>
                  <w:r>
                    <w:rPr>
                      <w:rFonts w:ascii="Carlito" w:hAnsi="Carlito" w:cs="Carlito"/>
                      <w:sz w:val="24"/>
                      <w:szCs w:val="24"/>
                    </w:rPr>
                    <w:t>Which are used by Account.</w:t>
                  </w:r>
                </w:p>
              </w:tc>
              <w:tc>
                <w:tcPr>
                  <w:tcW w:w="4675" w:type="dxa"/>
                </w:tcPr>
                <w:p w:rsidR="00EC5873" w:rsidRDefault="00EC5873" w:rsidP="00EC5873">
                  <w:pPr>
                    <w:bidi w:val="0"/>
                  </w:pPr>
                  <w:r>
                    <w:rPr>
                      <w:rFonts w:ascii="Carlito" w:hAnsi="Carlito" w:cs="Carlito"/>
                      <w:sz w:val="24"/>
                      <w:szCs w:val="24"/>
                    </w:rPr>
                    <w:t>SystemInterfaceForAccount</w:t>
                  </w:r>
                </w:p>
              </w:tc>
            </w:tr>
          </w:tbl>
          <w:p w:rsidR="00EC5873" w:rsidRDefault="00EC5873" w:rsidP="00EC5873">
            <w:pPr>
              <w:bidi w:val="0"/>
            </w:pPr>
          </w:p>
        </w:tc>
      </w:tr>
    </w:tbl>
    <w:p w:rsidR="00903FCE" w:rsidRDefault="00903FCE" w:rsidP="00903FCE">
      <w:pPr>
        <w:bidi w:val="0"/>
        <w:rPr>
          <w:rFonts w:cs="B Nazanin"/>
        </w:rPr>
      </w:pPr>
    </w:p>
    <w:p w:rsidR="008F0BFF" w:rsidRDefault="008F0BFF" w:rsidP="008F0BFF">
      <w:pPr>
        <w:bidi w:val="0"/>
        <w:rPr>
          <w:rFonts w:cs="B Nazanin"/>
        </w:rPr>
      </w:pPr>
    </w:p>
    <w:p w:rsidR="00EF038F" w:rsidRDefault="00EF038F" w:rsidP="00EF038F">
      <w:pPr>
        <w:bidi w:val="0"/>
        <w:rPr>
          <w:rFonts w:cs="B Nazanin"/>
        </w:rPr>
      </w:pPr>
    </w:p>
    <w:p w:rsidR="00EF038F" w:rsidRDefault="00EF038F" w:rsidP="00EF038F">
      <w:pPr>
        <w:bidi w:val="0"/>
        <w:rPr>
          <w:rFonts w:cs="B Nazanin"/>
        </w:rPr>
      </w:pPr>
    </w:p>
    <w:p w:rsidR="00EF038F" w:rsidRDefault="00EF038F" w:rsidP="00EF038F">
      <w:pPr>
        <w:bidi w:val="0"/>
        <w:rPr>
          <w:rFonts w:cs="B Nazanin"/>
        </w:rPr>
      </w:pPr>
    </w:p>
    <w:p w:rsidR="00EF038F" w:rsidRDefault="00EF038F" w:rsidP="00EF038F">
      <w:pPr>
        <w:bidi w:val="0"/>
        <w:rPr>
          <w:rFonts w:cs="B Nazanin"/>
        </w:rPr>
      </w:pPr>
    </w:p>
    <w:p w:rsidR="00EF038F" w:rsidRDefault="00EF038F" w:rsidP="00EF038F">
      <w:pPr>
        <w:bidi w:val="0"/>
        <w:rPr>
          <w:rFonts w:cs="B Nazanin"/>
        </w:rPr>
      </w:pPr>
    </w:p>
    <w:p w:rsidR="00EF038F" w:rsidRDefault="00EF038F" w:rsidP="00EF038F">
      <w:pPr>
        <w:bidi w:val="0"/>
        <w:rPr>
          <w:rFonts w:cs="B Nazanin"/>
        </w:rPr>
      </w:pPr>
    </w:p>
    <w:p w:rsidR="008F0BFF" w:rsidRDefault="008F0BFF" w:rsidP="008F0BFF">
      <w:pPr>
        <w:bidi w:val="0"/>
        <w:rPr>
          <w:rFonts w:cs="B Nazanin"/>
        </w:rPr>
      </w:pPr>
    </w:p>
    <w:tbl>
      <w:tblPr>
        <w:tblStyle w:val="TableGrid"/>
        <w:tblW w:w="0" w:type="auto"/>
        <w:tblLook w:val="04A0" w:firstRow="1" w:lastRow="0" w:firstColumn="1" w:lastColumn="0" w:noHBand="0" w:noVBand="1"/>
      </w:tblPr>
      <w:tblGrid>
        <w:gridCol w:w="9016"/>
      </w:tblGrid>
      <w:tr w:rsidR="00AF1936" w:rsidTr="007F3D21">
        <w:tc>
          <w:tcPr>
            <w:tcW w:w="9576" w:type="dxa"/>
          </w:tcPr>
          <w:p w:rsidR="00AF1936" w:rsidRPr="005F7594" w:rsidRDefault="00AF1936" w:rsidP="00AF1936">
            <w:pPr>
              <w:autoSpaceDE w:val="0"/>
              <w:autoSpaceDN w:val="0"/>
              <w:bidi w:val="0"/>
              <w:adjustRightInd w:val="0"/>
              <w:rPr>
                <w:sz w:val="32"/>
                <w:szCs w:val="32"/>
              </w:rPr>
            </w:pPr>
            <w:r>
              <w:rPr>
                <w:sz w:val="32"/>
                <w:szCs w:val="32"/>
              </w:rPr>
              <w:t>Interface:</w:t>
            </w:r>
            <w:r>
              <w:rPr>
                <w:rFonts w:ascii="Carlito" w:hAnsi="Carlito" w:cs="Carlito"/>
                <w:sz w:val="24"/>
                <w:szCs w:val="24"/>
              </w:rPr>
              <w:t xml:space="preserve"> </w:t>
            </w:r>
            <w:r>
              <w:rPr>
                <w:rFonts w:ascii="Carlito" w:hAnsi="Carlito" w:cs="Carlito"/>
                <w:sz w:val="28"/>
                <w:szCs w:val="28"/>
              </w:rPr>
              <w:t>SystemInterfaceForAccount</w:t>
            </w:r>
          </w:p>
          <w:p w:rsidR="00AF1936" w:rsidRDefault="00AF1936" w:rsidP="00AF1936">
            <w:pPr>
              <w:bidi w:val="0"/>
            </w:pPr>
          </w:p>
          <w:tbl>
            <w:tblPr>
              <w:tblStyle w:val="TableGrid"/>
              <w:tblW w:w="9822" w:type="dxa"/>
              <w:tblLook w:val="04A0" w:firstRow="1" w:lastRow="0" w:firstColumn="1" w:lastColumn="0" w:noHBand="0" w:noVBand="1"/>
            </w:tblPr>
            <w:tblGrid>
              <w:gridCol w:w="5600"/>
              <w:gridCol w:w="4222"/>
            </w:tblGrid>
            <w:tr w:rsidR="00AF1936" w:rsidTr="007F3D21">
              <w:tc>
                <w:tcPr>
                  <w:tcW w:w="5600" w:type="dxa"/>
                  <w:shd w:val="clear" w:color="auto" w:fill="323E4F" w:themeFill="text2" w:themeFillShade="BF"/>
                </w:tcPr>
                <w:p w:rsidR="00AF1936" w:rsidRPr="005F7594" w:rsidRDefault="00AF1936" w:rsidP="00AF1936">
                  <w:pPr>
                    <w:bidi w:val="0"/>
                    <w:rPr>
                      <w:sz w:val="28"/>
                      <w:szCs w:val="28"/>
                    </w:rPr>
                  </w:pPr>
                  <w:r w:rsidRPr="005F7594">
                    <w:rPr>
                      <w:sz w:val="28"/>
                      <w:szCs w:val="28"/>
                    </w:rPr>
                    <w:t>Responsibilities:</w:t>
                  </w:r>
                </w:p>
              </w:tc>
              <w:tc>
                <w:tcPr>
                  <w:tcW w:w="4222" w:type="dxa"/>
                  <w:shd w:val="clear" w:color="auto" w:fill="323E4F" w:themeFill="text2" w:themeFillShade="BF"/>
                </w:tcPr>
                <w:p w:rsidR="00AF1936" w:rsidRPr="005F7594" w:rsidRDefault="00AF1936" w:rsidP="00AF1936">
                  <w:pPr>
                    <w:bidi w:val="0"/>
                    <w:rPr>
                      <w:sz w:val="28"/>
                      <w:szCs w:val="28"/>
                    </w:rPr>
                  </w:pPr>
                  <w:r w:rsidRPr="005F7594">
                    <w:rPr>
                      <w:sz w:val="28"/>
                      <w:szCs w:val="28"/>
                    </w:rPr>
                    <w:t>Collaborators:</w:t>
                  </w:r>
                </w:p>
              </w:tc>
            </w:tr>
            <w:tr w:rsidR="00AF1936" w:rsidTr="007F3D21">
              <w:tc>
                <w:tcPr>
                  <w:tcW w:w="5600" w:type="dxa"/>
                </w:tcPr>
                <w:p w:rsidR="00AF1936" w:rsidRDefault="00AF1936" w:rsidP="00AF1936">
                  <w:pPr>
                    <w:autoSpaceDE w:val="0"/>
                    <w:autoSpaceDN w:val="0"/>
                    <w:bidi w:val="0"/>
                    <w:adjustRightInd w:val="0"/>
                    <w:rPr>
                      <w:rFonts w:ascii="Carlito" w:hAnsi="Carlito" w:cs="Carlito"/>
                      <w:sz w:val="24"/>
                      <w:szCs w:val="24"/>
                    </w:rPr>
                  </w:pPr>
                  <w:r>
                    <w:rPr>
                      <w:rFonts w:ascii="Carlito" w:hAnsi="Carlito" w:cs="Carlito"/>
                      <w:sz w:val="24"/>
                      <w:szCs w:val="24"/>
                    </w:rPr>
                    <w:t xml:space="preserve">Contain the methods which to be implemented in </w:t>
                  </w:r>
                </w:p>
                <w:p w:rsidR="00AF1936" w:rsidRPr="005F7594" w:rsidRDefault="00AF1936" w:rsidP="00AF1936">
                  <w:pPr>
                    <w:autoSpaceDE w:val="0"/>
                    <w:autoSpaceDN w:val="0"/>
                    <w:bidi w:val="0"/>
                    <w:adjustRightInd w:val="0"/>
                    <w:rPr>
                      <w:rFonts w:ascii="Carlito" w:hAnsi="Carlito" w:cs="Carlito"/>
                      <w:sz w:val="24"/>
                      <w:szCs w:val="24"/>
                    </w:rPr>
                  </w:pPr>
                  <w:r>
                    <w:rPr>
                      <w:rFonts w:ascii="Carlito" w:hAnsi="Carlito" w:cs="Carlito"/>
                      <w:sz w:val="24"/>
                      <w:szCs w:val="24"/>
                    </w:rPr>
                    <w:t xml:space="preserve">SystemDataBase   </w:t>
                  </w:r>
                  <w:r w:rsidRPr="00D87257">
                    <w:rPr>
                      <w:rFonts w:ascii="Carlito" w:hAnsi="Carlito" w:cs="Carlito"/>
                      <w:sz w:val="24"/>
                      <w:szCs w:val="24"/>
                    </w:rPr>
                    <w:t xml:space="preserve">Which </w:t>
                  </w:r>
                  <w:r>
                    <w:rPr>
                      <w:rFonts w:ascii="Carlito" w:hAnsi="Carlito" w:cs="Carlito"/>
                      <w:sz w:val="24"/>
                      <w:szCs w:val="24"/>
                    </w:rPr>
                    <w:t>are used by Account</w:t>
                  </w:r>
                </w:p>
                <w:p w:rsidR="00AF1936" w:rsidRPr="005F7594" w:rsidRDefault="00AF1936" w:rsidP="00AF1936">
                  <w:pPr>
                    <w:autoSpaceDE w:val="0"/>
                    <w:autoSpaceDN w:val="0"/>
                    <w:bidi w:val="0"/>
                    <w:adjustRightInd w:val="0"/>
                    <w:rPr>
                      <w:rFonts w:ascii="Carlito" w:hAnsi="Carlito" w:cs="Carlito"/>
                      <w:sz w:val="24"/>
                      <w:szCs w:val="24"/>
                    </w:rPr>
                  </w:pPr>
                </w:p>
              </w:tc>
              <w:tc>
                <w:tcPr>
                  <w:tcW w:w="4222" w:type="dxa"/>
                </w:tcPr>
                <w:p w:rsidR="00AF1936" w:rsidRDefault="00AF1936" w:rsidP="00AF1936">
                  <w:pPr>
                    <w:bidi w:val="0"/>
                  </w:pPr>
                  <w:r>
                    <w:rPr>
                      <w:rFonts w:ascii="Carlito" w:hAnsi="Carlito" w:cs="Carlito"/>
                      <w:sz w:val="24"/>
                      <w:szCs w:val="24"/>
                    </w:rPr>
                    <w:t xml:space="preserve">SystemDataBase   </w:t>
                  </w:r>
                </w:p>
                <w:p w:rsidR="00AF1936" w:rsidRPr="00BD7D45" w:rsidRDefault="00AF1936" w:rsidP="00AF1936">
                  <w:pPr>
                    <w:bidi w:val="0"/>
                  </w:pPr>
                </w:p>
              </w:tc>
            </w:tr>
            <w:tr w:rsidR="00AF1936" w:rsidTr="007F3D21">
              <w:tc>
                <w:tcPr>
                  <w:tcW w:w="5600" w:type="dxa"/>
                </w:tcPr>
                <w:p w:rsidR="00AF1936" w:rsidRDefault="00AF1936" w:rsidP="00AF1936">
                  <w:pPr>
                    <w:bidi w:val="0"/>
                  </w:pPr>
                </w:p>
              </w:tc>
              <w:tc>
                <w:tcPr>
                  <w:tcW w:w="4222" w:type="dxa"/>
                </w:tcPr>
                <w:p w:rsidR="00AF1936" w:rsidRDefault="00AF1936" w:rsidP="00AF1936">
                  <w:pPr>
                    <w:bidi w:val="0"/>
                  </w:pPr>
                  <w:r>
                    <w:rPr>
                      <w:sz w:val="24"/>
                      <w:szCs w:val="24"/>
                    </w:rPr>
                    <w:t>Account</w:t>
                  </w:r>
                </w:p>
              </w:tc>
            </w:tr>
            <w:tr w:rsidR="00AF1936" w:rsidTr="007F3D21">
              <w:tc>
                <w:tcPr>
                  <w:tcW w:w="5600" w:type="dxa"/>
                </w:tcPr>
                <w:p w:rsidR="00AF1936" w:rsidRPr="00040D61" w:rsidRDefault="00AF1936" w:rsidP="00AF1936">
                  <w:pPr>
                    <w:autoSpaceDE w:val="0"/>
                    <w:autoSpaceDN w:val="0"/>
                    <w:bidi w:val="0"/>
                    <w:adjustRightInd w:val="0"/>
                    <w:rPr>
                      <w:rFonts w:ascii="Carlito" w:hAnsi="Carlito" w:cs="Carlito"/>
                      <w:sz w:val="24"/>
                      <w:szCs w:val="24"/>
                    </w:rPr>
                  </w:pPr>
                </w:p>
              </w:tc>
              <w:tc>
                <w:tcPr>
                  <w:tcW w:w="4222" w:type="dxa"/>
                </w:tcPr>
                <w:p w:rsidR="00AF1936" w:rsidRPr="00E22DBE" w:rsidRDefault="00AF1936" w:rsidP="00AF1936">
                  <w:pPr>
                    <w:autoSpaceDE w:val="0"/>
                    <w:autoSpaceDN w:val="0"/>
                    <w:bidi w:val="0"/>
                    <w:adjustRightInd w:val="0"/>
                    <w:rPr>
                      <w:rFonts w:ascii="Carlito" w:hAnsi="Carlito" w:cs="Carlito"/>
                      <w:sz w:val="24"/>
                      <w:szCs w:val="24"/>
                    </w:rPr>
                  </w:pPr>
                </w:p>
              </w:tc>
            </w:tr>
            <w:tr w:rsidR="00AF1936" w:rsidTr="007F3D21">
              <w:tc>
                <w:tcPr>
                  <w:tcW w:w="5600" w:type="dxa"/>
                </w:tcPr>
                <w:p w:rsidR="00AF1936" w:rsidRDefault="00AF1936" w:rsidP="00AF1936">
                  <w:pPr>
                    <w:autoSpaceDE w:val="0"/>
                    <w:autoSpaceDN w:val="0"/>
                    <w:bidi w:val="0"/>
                    <w:adjustRightInd w:val="0"/>
                  </w:pPr>
                </w:p>
              </w:tc>
              <w:tc>
                <w:tcPr>
                  <w:tcW w:w="4222" w:type="dxa"/>
                </w:tcPr>
                <w:p w:rsidR="00AF1936" w:rsidRDefault="00AF1936" w:rsidP="00AF1936">
                  <w:pPr>
                    <w:bidi w:val="0"/>
                  </w:pPr>
                </w:p>
              </w:tc>
            </w:tr>
            <w:tr w:rsidR="00AF1936" w:rsidTr="007F3D21">
              <w:tc>
                <w:tcPr>
                  <w:tcW w:w="5600" w:type="dxa"/>
                </w:tcPr>
                <w:p w:rsidR="00AF1936" w:rsidRDefault="00AF1936" w:rsidP="00AF1936">
                  <w:pPr>
                    <w:bidi w:val="0"/>
                  </w:pPr>
                </w:p>
              </w:tc>
              <w:tc>
                <w:tcPr>
                  <w:tcW w:w="4222" w:type="dxa"/>
                </w:tcPr>
                <w:p w:rsidR="00AF1936" w:rsidRDefault="00AF1936" w:rsidP="00AF1936">
                  <w:pPr>
                    <w:bidi w:val="0"/>
                  </w:pPr>
                </w:p>
              </w:tc>
            </w:tr>
            <w:tr w:rsidR="00AF1936" w:rsidTr="007F3D21">
              <w:tc>
                <w:tcPr>
                  <w:tcW w:w="5600" w:type="dxa"/>
                </w:tcPr>
                <w:p w:rsidR="00AF1936" w:rsidRDefault="00AF1936" w:rsidP="00AF1936">
                  <w:pPr>
                    <w:bidi w:val="0"/>
                  </w:pPr>
                </w:p>
              </w:tc>
              <w:tc>
                <w:tcPr>
                  <w:tcW w:w="4222" w:type="dxa"/>
                </w:tcPr>
                <w:p w:rsidR="00AF1936" w:rsidRDefault="00AF1936" w:rsidP="00AF1936">
                  <w:pPr>
                    <w:bidi w:val="0"/>
                  </w:pPr>
                </w:p>
              </w:tc>
            </w:tr>
            <w:tr w:rsidR="00AF1936" w:rsidTr="007F3D21">
              <w:tc>
                <w:tcPr>
                  <w:tcW w:w="5600" w:type="dxa"/>
                </w:tcPr>
                <w:p w:rsidR="00AF1936" w:rsidRDefault="00AF1936" w:rsidP="00AF1936">
                  <w:pPr>
                    <w:bidi w:val="0"/>
                  </w:pPr>
                </w:p>
              </w:tc>
              <w:tc>
                <w:tcPr>
                  <w:tcW w:w="4222" w:type="dxa"/>
                </w:tcPr>
                <w:p w:rsidR="00AF1936" w:rsidRDefault="00AF1936" w:rsidP="00AF1936">
                  <w:pPr>
                    <w:bidi w:val="0"/>
                  </w:pPr>
                </w:p>
              </w:tc>
            </w:tr>
          </w:tbl>
          <w:p w:rsidR="00AF1936" w:rsidRDefault="00AF1936" w:rsidP="00AF1936">
            <w:pPr>
              <w:bidi w:val="0"/>
            </w:pPr>
          </w:p>
        </w:tc>
      </w:tr>
    </w:tbl>
    <w:p w:rsidR="00A96B1C" w:rsidRDefault="00A96B1C" w:rsidP="00A96B1C">
      <w:pPr>
        <w:bidi w:val="0"/>
        <w:rPr>
          <w:rFonts w:cs="B Nazanin"/>
        </w:rPr>
      </w:pPr>
    </w:p>
    <w:p w:rsidR="00AF1936" w:rsidRDefault="00AF1936" w:rsidP="00AF1936">
      <w:pPr>
        <w:bidi w:val="0"/>
        <w:rPr>
          <w:rFonts w:cs="B Nazanin"/>
        </w:rPr>
      </w:pPr>
    </w:p>
    <w:tbl>
      <w:tblPr>
        <w:tblStyle w:val="TableGrid"/>
        <w:tblW w:w="0" w:type="auto"/>
        <w:tblLook w:val="04A0" w:firstRow="1" w:lastRow="0" w:firstColumn="1" w:lastColumn="0" w:noHBand="0" w:noVBand="1"/>
      </w:tblPr>
      <w:tblGrid>
        <w:gridCol w:w="9016"/>
      </w:tblGrid>
      <w:tr w:rsidR="00EF038F" w:rsidTr="007F3D21">
        <w:tc>
          <w:tcPr>
            <w:tcW w:w="9016" w:type="dxa"/>
          </w:tcPr>
          <w:p w:rsidR="00EF038F" w:rsidRPr="005F7594" w:rsidRDefault="00EF038F" w:rsidP="007F3D21">
            <w:pPr>
              <w:bidi w:val="0"/>
              <w:rPr>
                <w:sz w:val="32"/>
                <w:szCs w:val="32"/>
              </w:rPr>
            </w:pPr>
            <w:r w:rsidRPr="005F7594">
              <w:rPr>
                <w:sz w:val="32"/>
                <w:szCs w:val="32"/>
              </w:rPr>
              <w:t>Class</w:t>
            </w:r>
            <w:r>
              <w:rPr>
                <w:sz w:val="32"/>
                <w:szCs w:val="32"/>
              </w:rPr>
              <w:t>:</w:t>
            </w:r>
            <w:r>
              <w:rPr>
                <w:rFonts w:ascii="Carlito" w:hAnsi="Carlito" w:cs="Carlito"/>
                <w:sz w:val="24"/>
                <w:szCs w:val="24"/>
              </w:rPr>
              <w:t xml:space="preserve"> </w:t>
            </w:r>
            <w:r w:rsidRPr="00D87257">
              <w:rPr>
                <w:rFonts w:ascii="Carlito" w:hAnsi="Carlito" w:cs="Carlito"/>
                <w:sz w:val="28"/>
                <w:szCs w:val="28"/>
              </w:rPr>
              <w:t>Restaurant</w:t>
            </w:r>
          </w:p>
          <w:p w:rsidR="00EF038F" w:rsidRDefault="00EF038F" w:rsidP="007F3D21">
            <w:pPr>
              <w:bidi w:val="0"/>
            </w:pPr>
          </w:p>
          <w:tbl>
            <w:tblPr>
              <w:tblStyle w:val="TableGrid"/>
              <w:tblW w:w="9715" w:type="dxa"/>
              <w:tblLook w:val="04A0" w:firstRow="1" w:lastRow="0" w:firstColumn="1" w:lastColumn="0" w:noHBand="0" w:noVBand="1"/>
            </w:tblPr>
            <w:tblGrid>
              <w:gridCol w:w="4945"/>
              <w:gridCol w:w="4770"/>
            </w:tblGrid>
            <w:tr w:rsidR="00EF038F" w:rsidTr="007F3D21">
              <w:tc>
                <w:tcPr>
                  <w:tcW w:w="4945" w:type="dxa"/>
                  <w:shd w:val="clear" w:color="auto" w:fill="323E4F" w:themeFill="text2" w:themeFillShade="BF"/>
                </w:tcPr>
                <w:p w:rsidR="00EF038F" w:rsidRPr="005F7594" w:rsidRDefault="00EF038F" w:rsidP="007F3D21">
                  <w:pPr>
                    <w:bidi w:val="0"/>
                    <w:rPr>
                      <w:sz w:val="28"/>
                      <w:szCs w:val="28"/>
                    </w:rPr>
                  </w:pPr>
                  <w:r w:rsidRPr="005F7594">
                    <w:rPr>
                      <w:sz w:val="28"/>
                      <w:szCs w:val="28"/>
                    </w:rPr>
                    <w:t>Responsibilities:</w:t>
                  </w:r>
                </w:p>
              </w:tc>
              <w:tc>
                <w:tcPr>
                  <w:tcW w:w="4770" w:type="dxa"/>
                  <w:shd w:val="clear" w:color="auto" w:fill="323E4F" w:themeFill="text2" w:themeFillShade="BF"/>
                </w:tcPr>
                <w:p w:rsidR="00EF038F" w:rsidRPr="005F7594" w:rsidRDefault="00EF038F" w:rsidP="007F3D21">
                  <w:pPr>
                    <w:bidi w:val="0"/>
                    <w:rPr>
                      <w:sz w:val="28"/>
                      <w:szCs w:val="28"/>
                    </w:rPr>
                  </w:pPr>
                  <w:r w:rsidRPr="005F7594">
                    <w:rPr>
                      <w:sz w:val="28"/>
                      <w:szCs w:val="28"/>
                    </w:rPr>
                    <w:t>Collaborators:</w:t>
                  </w:r>
                </w:p>
              </w:tc>
            </w:tr>
            <w:tr w:rsidR="00EF038F" w:rsidTr="007F3D21">
              <w:tc>
                <w:tcPr>
                  <w:tcW w:w="4945" w:type="dxa"/>
                </w:tcPr>
                <w:p w:rsidR="00EF038F" w:rsidRPr="00D87257" w:rsidRDefault="00EF038F" w:rsidP="007F3D21">
                  <w:pPr>
                    <w:autoSpaceDE w:val="0"/>
                    <w:autoSpaceDN w:val="0"/>
                    <w:bidi w:val="0"/>
                    <w:adjustRightInd w:val="0"/>
                    <w:rPr>
                      <w:rFonts w:ascii="Carlito" w:hAnsi="Carlito" w:cs="Carlito"/>
                      <w:sz w:val="24"/>
                      <w:szCs w:val="24"/>
                    </w:rPr>
                  </w:pPr>
                  <w:r w:rsidRPr="00D87257">
                    <w:rPr>
                      <w:rFonts w:ascii="Carlito" w:hAnsi="Carlito" w:cs="Carlito"/>
                      <w:sz w:val="24"/>
                      <w:szCs w:val="24"/>
                    </w:rPr>
                    <w:t>Contain the cooks of the Restaurant</w:t>
                  </w:r>
                </w:p>
                <w:p w:rsidR="00EF038F" w:rsidRPr="00D87257" w:rsidRDefault="00EF038F" w:rsidP="007F3D21">
                  <w:pPr>
                    <w:autoSpaceDE w:val="0"/>
                    <w:autoSpaceDN w:val="0"/>
                    <w:bidi w:val="0"/>
                    <w:adjustRightInd w:val="0"/>
                    <w:rPr>
                      <w:rFonts w:ascii="Carlito" w:hAnsi="Carlito" w:cs="Carlito"/>
                      <w:sz w:val="24"/>
                      <w:szCs w:val="24"/>
                    </w:rPr>
                  </w:pPr>
                </w:p>
              </w:tc>
              <w:tc>
                <w:tcPr>
                  <w:tcW w:w="4770" w:type="dxa"/>
                </w:tcPr>
                <w:p w:rsidR="00EF038F" w:rsidRPr="00D87257" w:rsidRDefault="00EF038F" w:rsidP="007F3D21">
                  <w:pPr>
                    <w:tabs>
                      <w:tab w:val="left" w:pos="1354"/>
                    </w:tabs>
                    <w:bidi w:val="0"/>
                    <w:rPr>
                      <w:sz w:val="24"/>
                      <w:szCs w:val="24"/>
                    </w:rPr>
                  </w:pPr>
                  <w:r w:rsidRPr="00D87257">
                    <w:rPr>
                      <w:sz w:val="24"/>
                      <w:szCs w:val="24"/>
                    </w:rPr>
                    <w:t>Cook</w:t>
                  </w:r>
                </w:p>
              </w:tc>
            </w:tr>
            <w:tr w:rsidR="00EF038F" w:rsidTr="007F3D21">
              <w:tc>
                <w:tcPr>
                  <w:tcW w:w="4945" w:type="dxa"/>
                </w:tcPr>
                <w:p w:rsidR="00EF038F" w:rsidRPr="00D87257" w:rsidRDefault="00EF038F" w:rsidP="007F3D21">
                  <w:pPr>
                    <w:autoSpaceDE w:val="0"/>
                    <w:autoSpaceDN w:val="0"/>
                    <w:bidi w:val="0"/>
                    <w:adjustRightInd w:val="0"/>
                    <w:rPr>
                      <w:rFonts w:ascii="Carlito" w:hAnsi="Carlito" w:cs="Carlito"/>
                      <w:sz w:val="24"/>
                      <w:szCs w:val="24"/>
                    </w:rPr>
                  </w:pPr>
                  <w:r w:rsidRPr="00D87257">
                    <w:rPr>
                      <w:rFonts w:ascii="Carlito" w:hAnsi="Carlito" w:cs="Carlito"/>
                      <w:sz w:val="24"/>
                      <w:szCs w:val="24"/>
                    </w:rPr>
                    <w:t>Contain the DeliveryDrivers of the Restaurant</w:t>
                  </w:r>
                </w:p>
                <w:p w:rsidR="00EF038F" w:rsidRPr="00D87257" w:rsidRDefault="00EF038F" w:rsidP="007F3D21">
                  <w:pPr>
                    <w:bidi w:val="0"/>
                    <w:rPr>
                      <w:sz w:val="24"/>
                      <w:szCs w:val="24"/>
                    </w:rPr>
                  </w:pPr>
                </w:p>
              </w:tc>
              <w:tc>
                <w:tcPr>
                  <w:tcW w:w="4770" w:type="dxa"/>
                </w:tcPr>
                <w:p w:rsidR="00EF038F" w:rsidRPr="00D87257" w:rsidRDefault="00EF038F" w:rsidP="007F3D21">
                  <w:pPr>
                    <w:bidi w:val="0"/>
                    <w:rPr>
                      <w:sz w:val="24"/>
                      <w:szCs w:val="24"/>
                    </w:rPr>
                  </w:pPr>
                  <w:r w:rsidRPr="00D87257">
                    <w:rPr>
                      <w:sz w:val="24"/>
                      <w:szCs w:val="24"/>
                    </w:rPr>
                    <w:t>DeliveryDriver</w:t>
                  </w:r>
                </w:p>
              </w:tc>
            </w:tr>
            <w:tr w:rsidR="00EF038F" w:rsidTr="007F3D21">
              <w:tc>
                <w:tcPr>
                  <w:tcW w:w="4945" w:type="dxa"/>
                </w:tcPr>
                <w:p w:rsidR="00EF038F" w:rsidRPr="00D87257" w:rsidRDefault="00EF038F" w:rsidP="007F3D21">
                  <w:pPr>
                    <w:autoSpaceDE w:val="0"/>
                    <w:autoSpaceDN w:val="0"/>
                    <w:bidi w:val="0"/>
                    <w:adjustRightInd w:val="0"/>
                    <w:rPr>
                      <w:rFonts w:ascii="Carlito" w:hAnsi="Carlito" w:cs="Carlito"/>
                      <w:sz w:val="24"/>
                      <w:szCs w:val="24"/>
                    </w:rPr>
                  </w:pPr>
                  <w:r w:rsidRPr="00D87257">
                    <w:rPr>
                      <w:rFonts w:ascii="Carlito" w:hAnsi="Carlito" w:cs="Carlito"/>
                      <w:sz w:val="24"/>
                      <w:szCs w:val="24"/>
                    </w:rPr>
                    <w:t>Contain the RestaurantAdmin of the Restaurant</w:t>
                  </w:r>
                </w:p>
                <w:p w:rsidR="00EF038F" w:rsidRPr="00D87257" w:rsidRDefault="00EF038F" w:rsidP="007F3D21">
                  <w:pPr>
                    <w:bidi w:val="0"/>
                    <w:rPr>
                      <w:sz w:val="24"/>
                      <w:szCs w:val="24"/>
                    </w:rPr>
                  </w:pPr>
                </w:p>
              </w:tc>
              <w:tc>
                <w:tcPr>
                  <w:tcW w:w="4770" w:type="dxa"/>
                </w:tcPr>
                <w:p w:rsidR="00EF038F" w:rsidRPr="00D87257" w:rsidRDefault="00EF038F" w:rsidP="007F3D21">
                  <w:pPr>
                    <w:bidi w:val="0"/>
                    <w:rPr>
                      <w:sz w:val="24"/>
                      <w:szCs w:val="24"/>
                    </w:rPr>
                  </w:pPr>
                  <w:r w:rsidRPr="00D87257">
                    <w:rPr>
                      <w:rFonts w:ascii="Carlito" w:hAnsi="Carlito" w:cs="Carlito"/>
                      <w:sz w:val="24"/>
                      <w:szCs w:val="24"/>
                    </w:rPr>
                    <w:t>RestaurantAdmin</w:t>
                  </w:r>
                </w:p>
              </w:tc>
            </w:tr>
            <w:tr w:rsidR="00EF038F" w:rsidTr="007F3D21">
              <w:tc>
                <w:tcPr>
                  <w:tcW w:w="4945" w:type="dxa"/>
                </w:tcPr>
                <w:p w:rsidR="00EF038F" w:rsidRPr="00D87257" w:rsidRDefault="00EF038F" w:rsidP="007F3D21">
                  <w:pPr>
                    <w:autoSpaceDE w:val="0"/>
                    <w:autoSpaceDN w:val="0"/>
                    <w:bidi w:val="0"/>
                    <w:adjustRightInd w:val="0"/>
                    <w:rPr>
                      <w:rFonts w:ascii="Carlito" w:hAnsi="Carlito" w:cs="Carlito"/>
                      <w:sz w:val="24"/>
                      <w:szCs w:val="24"/>
                    </w:rPr>
                  </w:pPr>
                  <w:r w:rsidRPr="00D87257">
                    <w:rPr>
                      <w:rFonts w:ascii="Carlito" w:hAnsi="Carlito" w:cs="Carlito"/>
                      <w:sz w:val="24"/>
                      <w:szCs w:val="24"/>
                    </w:rPr>
                    <w:t>Contain the Accountant of the Restaurant</w:t>
                  </w:r>
                </w:p>
                <w:p w:rsidR="00EF038F" w:rsidRPr="00D87257" w:rsidRDefault="00EF038F" w:rsidP="007F3D21">
                  <w:pPr>
                    <w:bidi w:val="0"/>
                    <w:rPr>
                      <w:sz w:val="24"/>
                      <w:szCs w:val="24"/>
                    </w:rPr>
                  </w:pPr>
                </w:p>
              </w:tc>
              <w:tc>
                <w:tcPr>
                  <w:tcW w:w="4770" w:type="dxa"/>
                </w:tcPr>
                <w:p w:rsidR="00EF038F" w:rsidRPr="00D87257" w:rsidRDefault="00EF038F" w:rsidP="007F3D21">
                  <w:pPr>
                    <w:bidi w:val="0"/>
                    <w:rPr>
                      <w:sz w:val="24"/>
                      <w:szCs w:val="24"/>
                    </w:rPr>
                  </w:pPr>
                  <w:r w:rsidRPr="00D87257">
                    <w:rPr>
                      <w:rFonts w:ascii="Carlito" w:hAnsi="Carlito" w:cs="Carlito"/>
                      <w:sz w:val="24"/>
                      <w:szCs w:val="24"/>
                    </w:rPr>
                    <w:t>Accountant</w:t>
                  </w:r>
                </w:p>
              </w:tc>
            </w:tr>
            <w:tr w:rsidR="00EF038F" w:rsidTr="007F3D21">
              <w:tc>
                <w:tcPr>
                  <w:tcW w:w="4945" w:type="dxa"/>
                </w:tcPr>
                <w:p w:rsidR="00EF038F" w:rsidRPr="00D87257" w:rsidRDefault="00EF038F" w:rsidP="007F3D21">
                  <w:pPr>
                    <w:autoSpaceDE w:val="0"/>
                    <w:autoSpaceDN w:val="0"/>
                    <w:bidi w:val="0"/>
                    <w:adjustRightInd w:val="0"/>
                    <w:rPr>
                      <w:sz w:val="24"/>
                      <w:szCs w:val="24"/>
                    </w:rPr>
                  </w:pPr>
                  <w:r w:rsidRPr="00D87257">
                    <w:rPr>
                      <w:sz w:val="24"/>
                      <w:szCs w:val="24"/>
                    </w:rPr>
                    <w:t>Contain the data of employees</w:t>
                  </w:r>
                </w:p>
              </w:tc>
              <w:tc>
                <w:tcPr>
                  <w:tcW w:w="4770" w:type="dxa"/>
                </w:tcPr>
                <w:p w:rsidR="00EF038F" w:rsidRPr="00D87257" w:rsidRDefault="00EF038F" w:rsidP="007F3D21">
                  <w:pPr>
                    <w:bidi w:val="0"/>
                    <w:rPr>
                      <w:sz w:val="24"/>
                      <w:szCs w:val="24"/>
                    </w:rPr>
                  </w:pPr>
                  <w:r w:rsidRPr="00D87257">
                    <w:rPr>
                      <w:sz w:val="24"/>
                      <w:szCs w:val="24"/>
                    </w:rPr>
                    <w:t>EmployeeData</w:t>
                  </w:r>
                </w:p>
              </w:tc>
            </w:tr>
            <w:tr w:rsidR="00EF038F" w:rsidTr="007F3D21">
              <w:tc>
                <w:tcPr>
                  <w:tcW w:w="4945" w:type="dxa"/>
                </w:tcPr>
                <w:p w:rsidR="00EF038F" w:rsidRPr="00D87257" w:rsidRDefault="00EF038F" w:rsidP="007F3D21">
                  <w:pPr>
                    <w:bidi w:val="0"/>
                    <w:rPr>
                      <w:sz w:val="24"/>
                      <w:szCs w:val="24"/>
                    </w:rPr>
                  </w:pPr>
                  <w:r w:rsidRPr="00D87257">
                    <w:rPr>
                      <w:sz w:val="24"/>
                      <w:szCs w:val="24"/>
                    </w:rPr>
                    <w:t>Contain the Ingredients of the Restaurants</w:t>
                  </w:r>
                </w:p>
              </w:tc>
              <w:tc>
                <w:tcPr>
                  <w:tcW w:w="4770" w:type="dxa"/>
                </w:tcPr>
                <w:p w:rsidR="00EF038F" w:rsidRPr="00D87257" w:rsidRDefault="00EF038F" w:rsidP="007F3D21">
                  <w:pPr>
                    <w:bidi w:val="0"/>
                    <w:rPr>
                      <w:sz w:val="24"/>
                      <w:szCs w:val="24"/>
                    </w:rPr>
                  </w:pPr>
                  <w:r w:rsidRPr="00D87257">
                    <w:rPr>
                      <w:sz w:val="24"/>
                      <w:szCs w:val="24"/>
                    </w:rPr>
                    <w:t>Ingredient</w:t>
                  </w:r>
                </w:p>
              </w:tc>
            </w:tr>
            <w:tr w:rsidR="00EF038F" w:rsidTr="007F3D21">
              <w:tc>
                <w:tcPr>
                  <w:tcW w:w="4945" w:type="dxa"/>
                </w:tcPr>
                <w:p w:rsidR="00EF038F" w:rsidRPr="00D87257" w:rsidRDefault="00EF038F" w:rsidP="007F3D21">
                  <w:pPr>
                    <w:bidi w:val="0"/>
                    <w:rPr>
                      <w:sz w:val="24"/>
                      <w:szCs w:val="24"/>
                    </w:rPr>
                  </w:pPr>
                  <w:r w:rsidRPr="00D87257">
                    <w:rPr>
                      <w:sz w:val="24"/>
                      <w:szCs w:val="24"/>
                    </w:rPr>
                    <w:t>Contain the orders of the Restaurant</w:t>
                  </w:r>
                </w:p>
              </w:tc>
              <w:tc>
                <w:tcPr>
                  <w:tcW w:w="4770" w:type="dxa"/>
                </w:tcPr>
                <w:p w:rsidR="00EF038F" w:rsidRPr="00D87257" w:rsidRDefault="00EF038F" w:rsidP="007F3D21">
                  <w:pPr>
                    <w:bidi w:val="0"/>
                    <w:rPr>
                      <w:sz w:val="24"/>
                      <w:szCs w:val="24"/>
                    </w:rPr>
                  </w:pPr>
                  <w:r w:rsidRPr="00D87257">
                    <w:rPr>
                      <w:sz w:val="24"/>
                      <w:szCs w:val="24"/>
                    </w:rPr>
                    <w:t>Order</w:t>
                  </w:r>
                </w:p>
              </w:tc>
            </w:tr>
            <w:tr w:rsidR="00EF038F" w:rsidTr="007F3D21">
              <w:tc>
                <w:tcPr>
                  <w:tcW w:w="4945" w:type="dxa"/>
                </w:tcPr>
                <w:p w:rsidR="00EF038F" w:rsidRPr="00D87257" w:rsidRDefault="00EF038F" w:rsidP="007F3D21">
                  <w:pPr>
                    <w:bidi w:val="0"/>
                    <w:rPr>
                      <w:sz w:val="24"/>
                      <w:szCs w:val="24"/>
                    </w:rPr>
                  </w:pPr>
                  <w:r w:rsidRPr="00D87257">
                    <w:rPr>
                      <w:sz w:val="24"/>
                      <w:szCs w:val="24"/>
                    </w:rPr>
                    <w:t>Contain the details of the Restaurant(i.e. reviews,cash flow,name and address)</w:t>
                  </w:r>
                </w:p>
              </w:tc>
              <w:tc>
                <w:tcPr>
                  <w:tcW w:w="4770" w:type="dxa"/>
                </w:tcPr>
                <w:p w:rsidR="00EF038F" w:rsidRPr="00D87257" w:rsidRDefault="00EF038F" w:rsidP="007F3D21">
                  <w:pPr>
                    <w:bidi w:val="0"/>
                    <w:rPr>
                      <w:sz w:val="24"/>
                      <w:szCs w:val="24"/>
                    </w:rPr>
                  </w:pPr>
                </w:p>
              </w:tc>
            </w:tr>
            <w:tr w:rsidR="00EF038F" w:rsidTr="007F3D21">
              <w:tc>
                <w:tcPr>
                  <w:tcW w:w="4945" w:type="dxa"/>
                </w:tcPr>
                <w:p w:rsidR="00EF038F" w:rsidRPr="00D87257" w:rsidRDefault="00EF038F" w:rsidP="007F3D21">
                  <w:pPr>
                    <w:bidi w:val="0"/>
                    <w:rPr>
                      <w:sz w:val="24"/>
                      <w:szCs w:val="24"/>
                    </w:rPr>
                  </w:pPr>
                  <w:r w:rsidRPr="00D87257">
                    <w:rPr>
                      <w:sz w:val="24"/>
                      <w:szCs w:val="24"/>
                    </w:rPr>
                    <w:t>Contain the food of the Restaurant(menu)</w:t>
                  </w:r>
                </w:p>
              </w:tc>
              <w:tc>
                <w:tcPr>
                  <w:tcW w:w="4770" w:type="dxa"/>
                </w:tcPr>
                <w:p w:rsidR="00EF038F" w:rsidRPr="00D87257" w:rsidRDefault="00EF038F" w:rsidP="007F3D21">
                  <w:pPr>
                    <w:bidi w:val="0"/>
                    <w:rPr>
                      <w:sz w:val="24"/>
                      <w:szCs w:val="24"/>
                    </w:rPr>
                  </w:pPr>
                  <w:r w:rsidRPr="00D87257">
                    <w:rPr>
                      <w:sz w:val="24"/>
                      <w:szCs w:val="24"/>
                    </w:rPr>
                    <w:t>Food</w:t>
                  </w:r>
                </w:p>
              </w:tc>
            </w:tr>
            <w:tr w:rsidR="00EF038F" w:rsidTr="007F3D21">
              <w:tc>
                <w:tcPr>
                  <w:tcW w:w="4945" w:type="dxa"/>
                </w:tcPr>
                <w:p w:rsidR="00EF038F" w:rsidRPr="00D87257" w:rsidRDefault="00EF038F" w:rsidP="007F3D21">
                  <w:pPr>
                    <w:autoSpaceDE w:val="0"/>
                    <w:autoSpaceDN w:val="0"/>
                    <w:bidi w:val="0"/>
                    <w:adjustRightInd w:val="0"/>
                    <w:rPr>
                      <w:sz w:val="24"/>
                      <w:szCs w:val="24"/>
                    </w:rPr>
                  </w:pPr>
                  <w:r w:rsidRPr="00D87257">
                    <w:rPr>
                      <w:sz w:val="24"/>
                      <w:szCs w:val="24"/>
                    </w:rPr>
                    <w:t xml:space="preserve">Get Order From </w:t>
                  </w:r>
                  <w:r w:rsidRPr="00D87257">
                    <w:rPr>
                      <w:rFonts w:ascii="Carlito" w:hAnsi="Carlito" w:cs="Carlito"/>
                      <w:sz w:val="24"/>
                      <w:szCs w:val="24"/>
                    </w:rPr>
                    <w:t>SystemDataBase</w:t>
                  </w:r>
                </w:p>
              </w:tc>
              <w:tc>
                <w:tcPr>
                  <w:tcW w:w="4770" w:type="dxa"/>
                </w:tcPr>
                <w:p w:rsidR="00EF038F" w:rsidRPr="00D87257" w:rsidRDefault="00EF038F" w:rsidP="007F3D21">
                  <w:pPr>
                    <w:autoSpaceDE w:val="0"/>
                    <w:autoSpaceDN w:val="0"/>
                    <w:bidi w:val="0"/>
                    <w:adjustRightInd w:val="0"/>
                    <w:rPr>
                      <w:rFonts w:ascii="Carlito" w:hAnsi="Carlito" w:cs="Carlito"/>
                      <w:sz w:val="24"/>
                      <w:szCs w:val="24"/>
                    </w:rPr>
                  </w:pPr>
                  <w:r w:rsidRPr="00D87257">
                    <w:rPr>
                      <w:rFonts w:ascii="Carlito" w:hAnsi="Carlito" w:cs="Carlito"/>
                      <w:sz w:val="24"/>
                      <w:szCs w:val="24"/>
                    </w:rPr>
                    <w:t>SystemDataBase</w:t>
                  </w:r>
                </w:p>
              </w:tc>
            </w:tr>
            <w:tr w:rsidR="00EF038F" w:rsidTr="007F3D21">
              <w:tc>
                <w:tcPr>
                  <w:tcW w:w="4945" w:type="dxa"/>
                </w:tcPr>
                <w:p w:rsidR="00EF038F" w:rsidRPr="00D87257" w:rsidRDefault="00EF038F" w:rsidP="007F3D21">
                  <w:pPr>
                    <w:autoSpaceDE w:val="0"/>
                    <w:autoSpaceDN w:val="0"/>
                    <w:bidi w:val="0"/>
                    <w:adjustRightInd w:val="0"/>
                    <w:rPr>
                      <w:rFonts w:ascii="Carlito" w:hAnsi="Carlito" w:cs="Carlito"/>
                      <w:sz w:val="24"/>
                      <w:szCs w:val="24"/>
                    </w:rPr>
                  </w:pPr>
                  <w:r w:rsidRPr="00D87257">
                    <w:rPr>
                      <w:sz w:val="24"/>
                      <w:szCs w:val="24"/>
                    </w:rPr>
                    <w:t xml:space="preserve">Implement the functions in </w:t>
                  </w:r>
                  <w:r w:rsidRPr="00D87257">
                    <w:rPr>
                      <w:rFonts w:ascii="Carlito" w:hAnsi="Carlito" w:cs="Carlito"/>
                      <w:sz w:val="24"/>
                      <w:szCs w:val="24"/>
                    </w:rPr>
                    <w:t>RestaurantInterfaceForCookAndDeliveryDriver</w:t>
                  </w:r>
                </w:p>
                <w:p w:rsidR="00EF038F" w:rsidRPr="00D87257" w:rsidRDefault="00EF038F" w:rsidP="007F3D21">
                  <w:pPr>
                    <w:autoSpaceDE w:val="0"/>
                    <w:autoSpaceDN w:val="0"/>
                    <w:bidi w:val="0"/>
                    <w:adjustRightInd w:val="0"/>
                    <w:rPr>
                      <w:rFonts w:ascii="Carlito" w:hAnsi="Carlito" w:cs="Carlito"/>
                      <w:sz w:val="24"/>
                      <w:szCs w:val="24"/>
                    </w:rPr>
                  </w:pPr>
                  <w:r w:rsidRPr="00D87257">
                    <w:rPr>
                      <w:rFonts w:ascii="Carlito" w:hAnsi="Carlito" w:cs="Carlito"/>
                      <w:sz w:val="24"/>
                      <w:szCs w:val="24"/>
                    </w:rPr>
                    <w:t>Which are used by Cook and DeliveryDriver</w:t>
                  </w:r>
                </w:p>
              </w:tc>
              <w:tc>
                <w:tcPr>
                  <w:tcW w:w="4770" w:type="dxa"/>
                </w:tcPr>
                <w:p w:rsidR="00EF038F" w:rsidRPr="00D87257" w:rsidRDefault="00EF038F" w:rsidP="007F3D21">
                  <w:pPr>
                    <w:autoSpaceDE w:val="0"/>
                    <w:autoSpaceDN w:val="0"/>
                    <w:bidi w:val="0"/>
                    <w:adjustRightInd w:val="0"/>
                    <w:rPr>
                      <w:rFonts w:ascii="Carlito" w:hAnsi="Carlito" w:cs="Carlito"/>
                      <w:sz w:val="24"/>
                      <w:szCs w:val="24"/>
                    </w:rPr>
                  </w:pPr>
                  <w:r w:rsidRPr="00D87257">
                    <w:rPr>
                      <w:rFonts w:ascii="Carlito" w:hAnsi="Carlito" w:cs="Carlito"/>
                      <w:sz w:val="24"/>
                      <w:szCs w:val="24"/>
                    </w:rPr>
                    <w:t>RestaurantInterfaceForCookAndDeliveryDriver</w:t>
                  </w:r>
                </w:p>
              </w:tc>
            </w:tr>
            <w:tr w:rsidR="00EF038F" w:rsidTr="007F3D21">
              <w:tc>
                <w:tcPr>
                  <w:tcW w:w="4945" w:type="dxa"/>
                </w:tcPr>
                <w:p w:rsidR="00EF038F" w:rsidRPr="00D87257" w:rsidRDefault="00EF038F" w:rsidP="007F3D21">
                  <w:pPr>
                    <w:autoSpaceDE w:val="0"/>
                    <w:autoSpaceDN w:val="0"/>
                    <w:bidi w:val="0"/>
                    <w:adjustRightInd w:val="0"/>
                    <w:rPr>
                      <w:sz w:val="24"/>
                      <w:szCs w:val="24"/>
                    </w:rPr>
                  </w:pPr>
                  <w:r w:rsidRPr="00D87257">
                    <w:rPr>
                      <w:sz w:val="24"/>
                      <w:szCs w:val="24"/>
                    </w:rPr>
                    <w:t>Give Menu to SystemDataBase</w:t>
                  </w:r>
                </w:p>
                <w:p w:rsidR="00EF038F" w:rsidRPr="00D87257" w:rsidRDefault="00EF038F" w:rsidP="007F3D21">
                  <w:pPr>
                    <w:autoSpaceDE w:val="0"/>
                    <w:autoSpaceDN w:val="0"/>
                    <w:bidi w:val="0"/>
                    <w:adjustRightInd w:val="0"/>
                    <w:rPr>
                      <w:sz w:val="24"/>
                      <w:szCs w:val="24"/>
                    </w:rPr>
                  </w:pPr>
                </w:p>
              </w:tc>
              <w:tc>
                <w:tcPr>
                  <w:tcW w:w="4770" w:type="dxa"/>
                </w:tcPr>
                <w:p w:rsidR="00EF038F" w:rsidRPr="00D87257" w:rsidRDefault="00EF038F" w:rsidP="007F3D21">
                  <w:pPr>
                    <w:autoSpaceDE w:val="0"/>
                    <w:autoSpaceDN w:val="0"/>
                    <w:bidi w:val="0"/>
                    <w:adjustRightInd w:val="0"/>
                    <w:rPr>
                      <w:rFonts w:ascii="Carlito" w:hAnsi="Carlito" w:cs="Carlito"/>
                      <w:sz w:val="24"/>
                      <w:szCs w:val="24"/>
                    </w:rPr>
                  </w:pPr>
                  <w:r w:rsidRPr="00D87257">
                    <w:rPr>
                      <w:rFonts w:ascii="Carlito" w:hAnsi="Carlito" w:cs="Carlito"/>
                      <w:sz w:val="24"/>
                      <w:szCs w:val="24"/>
                    </w:rPr>
                    <w:t>SystemDataBase</w:t>
                  </w:r>
                </w:p>
              </w:tc>
            </w:tr>
            <w:tr w:rsidR="00EF038F" w:rsidTr="007F3D21">
              <w:tc>
                <w:tcPr>
                  <w:tcW w:w="4945" w:type="dxa"/>
                </w:tcPr>
                <w:p w:rsidR="00EF038F" w:rsidRPr="00D87257" w:rsidRDefault="00EF038F" w:rsidP="007F3D21">
                  <w:pPr>
                    <w:autoSpaceDE w:val="0"/>
                    <w:autoSpaceDN w:val="0"/>
                    <w:bidi w:val="0"/>
                    <w:adjustRightInd w:val="0"/>
                    <w:rPr>
                      <w:sz w:val="24"/>
                      <w:szCs w:val="24"/>
                    </w:rPr>
                  </w:pPr>
                  <w:r w:rsidRPr="00D87257">
                    <w:rPr>
                      <w:sz w:val="24"/>
                      <w:szCs w:val="24"/>
                    </w:rPr>
                    <w:t xml:space="preserve">Implement the functions in </w:t>
                  </w:r>
                </w:p>
                <w:p w:rsidR="00EF038F" w:rsidRPr="00D87257" w:rsidRDefault="00EF038F" w:rsidP="007F3D21">
                  <w:pPr>
                    <w:autoSpaceDE w:val="0"/>
                    <w:autoSpaceDN w:val="0"/>
                    <w:bidi w:val="0"/>
                    <w:adjustRightInd w:val="0"/>
                    <w:rPr>
                      <w:rFonts w:ascii="Carlito" w:hAnsi="Carlito" w:cs="Carlito"/>
                      <w:sz w:val="24"/>
                      <w:szCs w:val="24"/>
                    </w:rPr>
                  </w:pPr>
                  <w:r w:rsidRPr="00D87257">
                    <w:rPr>
                      <w:rFonts w:ascii="Carlito" w:hAnsi="Carlito" w:cs="Carlito"/>
                      <w:sz w:val="24"/>
                      <w:szCs w:val="24"/>
                    </w:rPr>
                    <w:t>RestaurantInterfaceForAdminAndAccountant</w:t>
                  </w:r>
                </w:p>
                <w:p w:rsidR="00EF038F" w:rsidRPr="00D87257" w:rsidRDefault="00EF038F" w:rsidP="007F3D21">
                  <w:pPr>
                    <w:autoSpaceDE w:val="0"/>
                    <w:autoSpaceDN w:val="0"/>
                    <w:bidi w:val="0"/>
                    <w:adjustRightInd w:val="0"/>
                    <w:rPr>
                      <w:rFonts w:ascii="Carlito" w:hAnsi="Carlito" w:cs="Carlito"/>
                      <w:sz w:val="24"/>
                      <w:szCs w:val="24"/>
                    </w:rPr>
                  </w:pPr>
                  <w:r w:rsidRPr="00D87257">
                    <w:rPr>
                      <w:rFonts w:ascii="Carlito" w:hAnsi="Carlito" w:cs="Carlito"/>
                      <w:sz w:val="24"/>
                      <w:szCs w:val="24"/>
                    </w:rPr>
                    <w:t>Which are used by RestaurantAdmin and Accountant</w:t>
                  </w:r>
                </w:p>
              </w:tc>
              <w:tc>
                <w:tcPr>
                  <w:tcW w:w="4770" w:type="dxa"/>
                </w:tcPr>
                <w:p w:rsidR="00EF038F" w:rsidRPr="00D87257" w:rsidRDefault="00EF038F" w:rsidP="007F3D21">
                  <w:pPr>
                    <w:autoSpaceDE w:val="0"/>
                    <w:autoSpaceDN w:val="0"/>
                    <w:bidi w:val="0"/>
                    <w:adjustRightInd w:val="0"/>
                    <w:rPr>
                      <w:rFonts w:ascii="Carlito" w:hAnsi="Carlito" w:cs="Carlito"/>
                      <w:sz w:val="24"/>
                      <w:szCs w:val="24"/>
                    </w:rPr>
                  </w:pPr>
                  <w:r w:rsidRPr="00D87257">
                    <w:rPr>
                      <w:rFonts w:ascii="Carlito" w:hAnsi="Carlito" w:cs="Carlito"/>
                      <w:sz w:val="24"/>
                      <w:szCs w:val="24"/>
                    </w:rPr>
                    <w:t>RestaurantInterfaceForAdminAndAccountant</w:t>
                  </w:r>
                </w:p>
              </w:tc>
            </w:tr>
          </w:tbl>
          <w:p w:rsidR="00EF038F" w:rsidRDefault="00EF038F" w:rsidP="007F3D21">
            <w:pPr>
              <w:bidi w:val="0"/>
            </w:pPr>
          </w:p>
        </w:tc>
      </w:tr>
    </w:tbl>
    <w:p w:rsidR="00AF1936" w:rsidRDefault="00AF1936" w:rsidP="00AF1936">
      <w:pPr>
        <w:bidi w:val="0"/>
        <w:rPr>
          <w:rFonts w:cs="B Nazanin"/>
        </w:rPr>
      </w:pPr>
    </w:p>
    <w:p w:rsidR="00AF1936" w:rsidRPr="005A6CC6" w:rsidRDefault="00B026F0" w:rsidP="00AF3743">
      <w:pPr>
        <w:pStyle w:val="Heading1"/>
        <w:rPr>
          <w:b/>
          <w:bCs/>
          <w:rtl/>
        </w:rPr>
      </w:pPr>
      <w:bookmarkStart w:id="35" w:name="_Toc47446162"/>
      <w:r w:rsidRPr="00D57E63">
        <w:rPr>
          <w:b/>
          <w:bCs/>
          <w:highlight w:val="yellow"/>
        </w:rPr>
        <w:t>Class diagram</w:t>
      </w:r>
      <w:bookmarkEnd w:id="35"/>
      <w:r w:rsidRPr="005A6CC6">
        <w:rPr>
          <w:b/>
          <w:bCs/>
        </w:rPr>
        <w:t xml:space="preserve"> </w:t>
      </w:r>
    </w:p>
    <w:p w:rsidR="00B026F0" w:rsidRDefault="006655A0" w:rsidP="000001F5">
      <w:pPr>
        <w:rPr>
          <w:rFonts w:cs="B Nazanin"/>
          <w:rtl/>
        </w:rPr>
      </w:pPr>
      <w:r>
        <w:rPr>
          <w:rFonts w:cs="B Nazanin" w:hint="cs"/>
          <w:rtl/>
        </w:rPr>
        <w:t xml:space="preserve">تصویر </w:t>
      </w:r>
    </w:p>
    <w:p w:rsidR="00372944" w:rsidRDefault="00372944" w:rsidP="000001F5">
      <w:pPr>
        <w:rPr>
          <w:rFonts w:cs="B Nazanin"/>
          <w:rtl/>
        </w:rPr>
      </w:pPr>
    </w:p>
    <w:p w:rsidR="00372944" w:rsidRDefault="00372944" w:rsidP="000001F5">
      <w:pPr>
        <w:rPr>
          <w:rFonts w:cs="B Nazanin"/>
          <w:rtl/>
        </w:rPr>
      </w:pPr>
    </w:p>
    <w:p w:rsidR="00372944" w:rsidRDefault="00372944" w:rsidP="000001F5">
      <w:pPr>
        <w:rPr>
          <w:rFonts w:cs="B Nazanin"/>
          <w:rtl/>
        </w:rPr>
      </w:pPr>
    </w:p>
    <w:p w:rsidR="00372944" w:rsidRDefault="00372944" w:rsidP="000001F5">
      <w:pPr>
        <w:rPr>
          <w:rFonts w:cs="B Nazanin"/>
          <w:rtl/>
        </w:rPr>
      </w:pPr>
    </w:p>
    <w:p w:rsidR="00372944" w:rsidRDefault="00372944" w:rsidP="000001F5">
      <w:pPr>
        <w:rPr>
          <w:rFonts w:cs="B Nazanin"/>
          <w:rtl/>
        </w:rPr>
      </w:pPr>
    </w:p>
    <w:p w:rsidR="00372944" w:rsidRDefault="00372944" w:rsidP="000001F5">
      <w:pPr>
        <w:rPr>
          <w:rFonts w:cs="B Nazanin"/>
          <w:rtl/>
        </w:rPr>
      </w:pPr>
    </w:p>
    <w:p w:rsidR="006655A0" w:rsidRPr="00621EEA" w:rsidRDefault="00621EEA" w:rsidP="00621EEA">
      <w:pPr>
        <w:pStyle w:val="Heading1"/>
        <w:rPr>
          <w:b/>
          <w:bCs/>
        </w:rPr>
      </w:pPr>
      <w:bookmarkStart w:id="36" w:name="_Toc47446163"/>
      <w:r w:rsidRPr="00621EEA">
        <w:rPr>
          <w:b/>
          <w:bCs/>
        </w:rPr>
        <w:lastRenderedPageBreak/>
        <w:t>Sequence diagram</w:t>
      </w:r>
      <w:bookmarkEnd w:id="36"/>
      <w:r w:rsidRPr="00621EEA">
        <w:rPr>
          <w:b/>
          <w:bCs/>
        </w:rPr>
        <w:t xml:space="preserve"> </w:t>
      </w:r>
    </w:p>
    <w:p w:rsidR="00621EEA" w:rsidRDefault="00BD3330" w:rsidP="000001F5">
      <w:pPr>
        <w:rPr>
          <w:rFonts w:cs="B Nazanin"/>
          <w:rtl/>
        </w:rPr>
      </w:pPr>
      <w:r>
        <w:rPr>
          <w:rFonts w:cs="B Nazanin" w:hint="cs"/>
          <w:rtl/>
        </w:rPr>
        <w:t>نمودار شماره 1</w:t>
      </w:r>
    </w:p>
    <w:p w:rsidR="00BD3330" w:rsidRDefault="00B24570" w:rsidP="000001F5">
      <w:pPr>
        <w:rPr>
          <w:rFonts w:cs="B Nazanin"/>
        </w:rPr>
      </w:pPr>
      <w:r>
        <w:rPr>
          <w:rFonts w:cs="B Nazanin"/>
        </w:rPr>
        <w:pict>
          <v:shape id="_x0000_i1047" type="#_x0000_t75" style="width:451.15pt;height:256.05pt">
            <v:imagedata r:id="rId31" o:title="s1"/>
          </v:shape>
        </w:pict>
      </w:r>
    </w:p>
    <w:p w:rsidR="00BD3330" w:rsidRDefault="00BD3330" w:rsidP="000001F5">
      <w:pPr>
        <w:rPr>
          <w:rFonts w:cs="B Nazanin"/>
          <w:rtl/>
        </w:rPr>
      </w:pPr>
      <w:r>
        <w:rPr>
          <w:rFonts w:cs="B Nazanin" w:hint="cs"/>
          <w:rtl/>
        </w:rPr>
        <w:t xml:space="preserve">نمودار شماره 2 </w:t>
      </w:r>
    </w:p>
    <w:p w:rsidR="00BD3330" w:rsidRDefault="00B24570" w:rsidP="000001F5">
      <w:pPr>
        <w:rPr>
          <w:rFonts w:cs="B Nazanin"/>
        </w:rPr>
      </w:pPr>
      <w:r>
        <w:rPr>
          <w:rFonts w:cs="B Nazanin"/>
        </w:rPr>
        <w:pict>
          <v:shape id="_x0000_i1048" type="#_x0000_t75" style="width:450.6pt;height:297.3pt">
            <v:imagedata r:id="rId32" o:title="s2"/>
          </v:shape>
        </w:pict>
      </w:r>
    </w:p>
    <w:p w:rsidR="00BD3330" w:rsidRDefault="00BD3330" w:rsidP="000001F5">
      <w:pPr>
        <w:rPr>
          <w:rFonts w:cs="B Nazanin"/>
          <w:rtl/>
        </w:rPr>
      </w:pPr>
      <w:r>
        <w:rPr>
          <w:rFonts w:cs="B Nazanin" w:hint="cs"/>
          <w:rtl/>
        </w:rPr>
        <w:t xml:space="preserve">نمودار شماره 3 </w:t>
      </w:r>
    </w:p>
    <w:p w:rsidR="00F13A66" w:rsidRDefault="00B24570" w:rsidP="000001F5">
      <w:pPr>
        <w:rPr>
          <w:rFonts w:cs="B Nazanin"/>
        </w:rPr>
      </w:pPr>
      <w:r>
        <w:rPr>
          <w:rFonts w:cs="B Nazanin"/>
        </w:rPr>
        <w:lastRenderedPageBreak/>
        <w:pict>
          <v:shape id="_x0000_i1049" type="#_x0000_t75" style="width:365.25pt;height:308.9pt">
            <v:imagedata r:id="rId33" o:title="s3"/>
          </v:shape>
        </w:pict>
      </w:r>
    </w:p>
    <w:p w:rsidR="00D5292A" w:rsidRDefault="00D5292A" w:rsidP="000001F5">
      <w:pPr>
        <w:rPr>
          <w:rFonts w:cs="B Nazanin"/>
          <w:rtl/>
        </w:rPr>
      </w:pPr>
    </w:p>
    <w:p w:rsidR="00BD3330" w:rsidRDefault="00F13A66" w:rsidP="000001F5">
      <w:pPr>
        <w:rPr>
          <w:rFonts w:cs="B Nazanin"/>
          <w:rtl/>
        </w:rPr>
      </w:pPr>
      <w:r>
        <w:rPr>
          <w:rFonts w:cs="B Nazanin" w:hint="cs"/>
          <w:rtl/>
        </w:rPr>
        <w:t>نمودار شماره 4</w:t>
      </w:r>
    </w:p>
    <w:p w:rsidR="00F13A66" w:rsidRDefault="00B24570" w:rsidP="000001F5">
      <w:pPr>
        <w:rPr>
          <w:rFonts w:cs="B Nazanin"/>
        </w:rPr>
      </w:pPr>
      <w:r>
        <w:rPr>
          <w:rFonts w:cs="B Nazanin"/>
        </w:rPr>
        <w:pict>
          <v:shape id="_x0000_i1050" type="#_x0000_t75" style="width:420.95pt;height:315.85pt">
            <v:imagedata r:id="rId34" o:title="s4"/>
          </v:shape>
        </w:pict>
      </w:r>
    </w:p>
    <w:p w:rsidR="00F13A66" w:rsidRDefault="00F13A66" w:rsidP="000001F5">
      <w:pPr>
        <w:rPr>
          <w:rFonts w:cs="B Nazanin"/>
          <w:rtl/>
        </w:rPr>
      </w:pPr>
      <w:r>
        <w:rPr>
          <w:rFonts w:cs="B Nazanin" w:hint="cs"/>
          <w:rtl/>
        </w:rPr>
        <w:lastRenderedPageBreak/>
        <w:t>نمودار شماره 5</w:t>
      </w:r>
    </w:p>
    <w:p w:rsidR="00D82ACF" w:rsidRDefault="00B24570" w:rsidP="000001F5">
      <w:pPr>
        <w:rPr>
          <w:rFonts w:cs="B Nazanin"/>
        </w:rPr>
      </w:pPr>
      <w:r>
        <w:rPr>
          <w:rFonts w:cs="B Nazanin"/>
        </w:rPr>
        <w:pict>
          <v:shape id="_x0000_i1051" type="#_x0000_t75" style="width:350.15pt;height:297.3pt">
            <v:imagedata r:id="rId35" o:title="s5"/>
          </v:shape>
        </w:pict>
      </w:r>
    </w:p>
    <w:p w:rsidR="00F13A66" w:rsidRDefault="00D82ACF" w:rsidP="000001F5">
      <w:pPr>
        <w:rPr>
          <w:rFonts w:cs="B Nazanin"/>
          <w:rtl/>
        </w:rPr>
      </w:pPr>
      <w:r>
        <w:rPr>
          <w:rFonts w:cs="B Nazanin" w:hint="cs"/>
          <w:rtl/>
        </w:rPr>
        <w:t>نمودار شماره 6</w:t>
      </w:r>
    </w:p>
    <w:p w:rsidR="00D82ACF" w:rsidRDefault="00B24570" w:rsidP="00D82ACF">
      <w:pPr>
        <w:jc w:val="center"/>
        <w:rPr>
          <w:rFonts w:cs="B Nazanin"/>
        </w:rPr>
      </w:pPr>
      <w:r>
        <w:rPr>
          <w:rFonts w:cs="B Nazanin"/>
        </w:rPr>
        <w:pict>
          <v:shape id="_x0000_i1052" type="#_x0000_t75" style="width:272.3pt;height:316.45pt">
            <v:imagedata r:id="rId36" o:title="s6"/>
          </v:shape>
        </w:pict>
      </w:r>
    </w:p>
    <w:p w:rsidR="00D82ACF" w:rsidRDefault="0051449B" w:rsidP="00D82ACF">
      <w:pPr>
        <w:rPr>
          <w:rFonts w:cs="B Nazanin"/>
          <w:rtl/>
        </w:rPr>
      </w:pPr>
      <w:r>
        <w:rPr>
          <w:rFonts w:cs="B Nazanin" w:hint="cs"/>
          <w:rtl/>
        </w:rPr>
        <w:lastRenderedPageBreak/>
        <w:t>نمودار شماره 7</w:t>
      </w:r>
    </w:p>
    <w:p w:rsidR="0064255F" w:rsidRDefault="0064255F" w:rsidP="00D82ACF">
      <w:pPr>
        <w:rPr>
          <w:rFonts w:cs="B Nazanin"/>
          <w:rtl/>
        </w:rPr>
      </w:pPr>
    </w:p>
    <w:p w:rsidR="00525A3F" w:rsidRDefault="00B24570" w:rsidP="00D82ACF">
      <w:pPr>
        <w:rPr>
          <w:rFonts w:cs="B Nazanin"/>
        </w:rPr>
      </w:pPr>
      <w:r>
        <w:rPr>
          <w:rFonts w:cs="B Nazanin"/>
        </w:rPr>
        <w:pict>
          <v:shape id="_x0000_i1053" type="#_x0000_t75" style="width:383.25pt;height:299.05pt">
            <v:imagedata r:id="rId37" o:title="s7"/>
          </v:shape>
        </w:pict>
      </w:r>
    </w:p>
    <w:p w:rsidR="0051449B" w:rsidRDefault="00525A3F" w:rsidP="00D82ACF">
      <w:pPr>
        <w:rPr>
          <w:rFonts w:cs="B Nazanin"/>
          <w:rtl/>
        </w:rPr>
      </w:pPr>
      <w:r>
        <w:rPr>
          <w:rFonts w:cs="B Nazanin" w:hint="cs"/>
          <w:rtl/>
        </w:rPr>
        <w:t>نمودار شماره 8</w:t>
      </w:r>
    </w:p>
    <w:p w:rsidR="0064255F" w:rsidRDefault="00B24570" w:rsidP="0064255F">
      <w:pPr>
        <w:jc w:val="center"/>
        <w:rPr>
          <w:rFonts w:cs="B Nazanin"/>
        </w:rPr>
      </w:pPr>
      <w:r>
        <w:rPr>
          <w:rFonts w:cs="B Nazanin"/>
        </w:rPr>
        <w:pict>
          <v:shape id="_x0000_i1054" type="#_x0000_t75" style="width:306pt;height:272.3pt">
            <v:imagedata r:id="rId38" o:title="s8"/>
          </v:shape>
        </w:pict>
      </w:r>
    </w:p>
    <w:p w:rsidR="00525A3F" w:rsidRDefault="00525A3F" w:rsidP="00D82ACF">
      <w:pPr>
        <w:rPr>
          <w:rFonts w:cs="B Nazanin"/>
          <w:rtl/>
        </w:rPr>
      </w:pPr>
    </w:p>
    <w:p w:rsidR="0064255F" w:rsidRDefault="0064255F" w:rsidP="00D82ACF">
      <w:pPr>
        <w:rPr>
          <w:rFonts w:cs="B Nazanin"/>
          <w:rtl/>
        </w:rPr>
      </w:pPr>
    </w:p>
    <w:p w:rsidR="0064255F" w:rsidRDefault="0064255F" w:rsidP="00D82ACF">
      <w:pPr>
        <w:rPr>
          <w:rFonts w:cs="B Nazanin"/>
          <w:rtl/>
        </w:rPr>
      </w:pPr>
      <w:r>
        <w:rPr>
          <w:rFonts w:cs="B Nazanin" w:hint="cs"/>
          <w:rtl/>
        </w:rPr>
        <w:t>نمودار شماره 9</w:t>
      </w:r>
    </w:p>
    <w:p w:rsidR="00304E2D" w:rsidRDefault="00B24570" w:rsidP="00D82ACF">
      <w:pPr>
        <w:rPr>
          <w:rFonts w:cs="B Nazanin"/>
        </w:rPr>
      </w:pPr>
      <w:r>
        <w:rPr>
          <w:rFonts w:cs="B Nazanin"/>
        </w:rPr>
        <w:pict>
          <v:shape id="_x0000_i1055" type="#_x0000_t75" style="width:399.5pt;height:259.55pt">
            <v:imagedata r:id="rId39" o:title="s9"/>
          </v:shape>
        </w:pict>
      </w:r>
    </w:p>
    <w:p w:rsidR="0064255F" w:rsidRDefault="00304E2D" w:rsidP="00D82ACF">
      <w:pPr>
        <w:rPr>
          <w:rFonts w:cs="B Nazanin"/>
          <w:rtl/>
        </w:rPr>
      </w:pPr>
      <w:r>
        <w:rPr>
          <w:rFonts w:cs="B Nazanin" w:hint="cs"/>
          <w:rtl/>
        </w:rPr>
        <w:t>نمودار شماره 10</w:t>
      </w:r>
    </w:p>
    <w:p w:rsidR="00ED67B3" w:rsidRDefault="00B24570" w:rsidP="00D82ACF">
      <w:pPr>
        <w:rPr>
          <w:rFonts w:cs="B Nazanin"/>
        </w:rPr>
      </w:pPr>
      <w:r>
        <w:rPr>
          <w:rFonts w:cs="B Nazanin"/>
        </w:rPr>
        <w:pict>
          <v:shape id="_x0000_i1056" type="#_x0000_t75" style="width:400.05pt;height:248.5pt">
            <v:imagedata r:id="rId40" o:title="s10"/>
          </v:shape>
        </w:pict>
      </w:r>
    </w:p>
    <w:p w:rsidR="00304E2D" w:rsidRDefault="00304E2D" w:rsidP="00D82ACF">
      <w:pPr>
        <w:rPr>
          <w:rFonts w:cs="B Nazanin"/>
          <w:rtl/>
        </w:rPr>
      </w:pPr>
    </w:p>
    <w:p w:rsidR="00ED67B3" w:rsidRDefault="00ED67B3" w:rsidP="00D82ACF">
      <w:pPr>
        <w:rPr>
          <w:rFonts w:cs="B Nazanin"/>
          <w:rtl/>
        </w:rPr>
      </w:pPr>
    </w:p>
    <w:p w:rsidR="00ED67B3" w:rsidRDefault="00ED67B3" w:rsidP="00D82ACF">
      <w:pPr>
        <w:rPr>
          <w:rFonts w:cs="B Nazanin"/>
          <w:rtl/>
        </w:rPr>
      </w:pPr>
    </w:p>
    <w:p w:rsidR="00ED67B3" w:rsidRDefault="00ED67B3" w:rsidP="00D82ACF">
      <w:pPr>
        <w:rPr>
          <w:rFonts w:cs="B Nazanin"/>
          <w:rtl/>
        </w:rPr>
      </w:pPr>
    </w:p>
    <w:p w:rsidR="00ED67B3" w:rsidRDefault="00ED67B3" w:rsidP="00D82ACF">
      <w:pPr>
        <w:rPr>
          <w:rFonts w:cs="B Nazanin"/>
          <w:rtl/>
        </w:rPr>
      </w:pPr>
      <w:r>
        <w:rPr>
          <w:rFonts w:cs="B Nazanin" w:hint="cs"/>
          <w:rtl/>
        </w:rPr>
        <w:lastRenderedPageBreak/>
        <w:t>نمودار شماره 11</w:t>
      </w:r>
    </w:p>
    <w:p w:rsidR="00520B6F" w:rsidRDefault="00B24570" w:rsidP="00D82ACF">
      <w:pPr>
        <w:rPr>
          <w:rFonts w:cs="B Nazanin"/>
        </w:rPr>
      </w:pPr>
      <w:r>
        <w:rPr>
          <w:rFonts w:cs="B Nazanin"/>
        </w:rPr>
        <w:pict>
          <v:shape id="_x0000_i1057" type="#_x0000_t75" style="width:451.15pt;height:243.3pt">
            <v:imagedata r:id="rId41" o:title="s11"/>
          </v:shape>
        </w:pict>
      </w:r>
    </w:p>
    <w:p w:rsidR="00ED67B3" w:rsidRDefault="00520B6F" w:rsidP="00D82ACF">
      <w:pPr>
        <w:rPr>
          <w:rFonts w:cs="B Nazanin"/>
          <w:rtl/>
        </w:rPr>
      </w:pPr>
      <w:r>
        <w:rPr>
          <w:rFonts w:cs="B Nazanin" w:hint="cs"/>
          <w:rtl/>
        </w:rPr>
        <w:t>نمودار شماره 12</w:t>
      </w:r>
    </w:p>
    <w:p w:rsidR="00520B6F" w:rsidRDefault="00B24570" w:rsidP="00D82ACF">
      <w:pPr>
        <w:rPr>
          <w:rFonts w:cs="B Nazanin"/>
        </w:rPr>
      </w:pPr>
      <w:r>
        <w:rPr>
          <w:rFonts w:cs="B Nazanin"/>
        </w:rPr>
        <w:pict>
          <v:shape id="_x0000_i1058" type="#_x0000_t75" style="width:417.5pt;height:235.75pt">
            <v:imagedata r:id="rId42" o:title="s12"/>
          </v:shape>
        </w:pict>
      </w:r>
    </w:p>
    <w:p w:rsidR="00520B6F" w:rsidRDefault="00520B6F" w:rsidP="00D82ACF">
      <w:pPr>
        <w:rPr>
          <w:rFonts w:cs="B Nazanin"/>
          <w:rtl/>
        </w:rPr>
      </w:pPr>
    </w:p>
    <w:p w:rsidR="00520B6F" w:rsidRDefault="00520B6F" w:rsidP="00D82ACF">
      <w:pPr>
        <w:rPr>
          <w:rFonts w:cs="B Nazanin"/>
          <w:rtl/>
        </w:rPr>
      </w:pPr>
    </w:p>
    <w:p w:rsidR="00520B6F" w:rsidRDefault="00520B6F" w:rsidP="00D82ACF">
      <w:pPr>
        <w:rPr>
          <w:rFonts w:cs="B Nazanin"/>
          <w:rtl/>
        </w:rPr>
      </w:pPr>
    </w:p>
    <w:p w:rsidR="00520B6F" w:rsidRDefault="00520B6F" w:rsidP="00D82ACF">
      <w:pPr>
        <w:rPr>
          <w:rFonts w:cs="B Nazanin"/>
          <w:rtl/>
        </w:rPr>
      </w:pPr>
    </w:p>
    <w:p w:rsidR="00520B6F" w:rsidRDefault="00520B6F" w:rsidP="00D82ACF">
      <w:pPr>
        <w:rPr>
          <w:rFonts w:cs="B Nazanin"/>
          <w:rtl/>
        </w:rPr>
      </w:pPr>
    </w:p>
    <w:p w:rsidR="00520B6F" w:rsidRDefault="00520B6F" w:rsidP="00D82ACF">
      <w:pPr>
        <w:rPr>
          <w:rFonts w:cs="B Nazanin"/>
          <w:rtl/>
        </w:rPr>
      </w:pPr>
    </w:p>
    <w:p w:rsidR="00520B6F" w:rsidRDefault="00520B6F" w:rsidP="00D82ACF">
      <w:pPr>
        <w:rPr>
          <w:rFonts w:cs="B Nazanin"/>
          <w:rtl/>
        </w:rPr>
      </w:pPr>
      <w:r>
        <w:rPr>
          <w:rFonts w:cs="B Nazanin" w:hint="cs"/>
          <w:rtl/>
        </w:rPr>
        <w:lastRenderedPageBreak/>
        <w:t>نمودار شماره 13</w:t>
      </w:r>
    </w:p>
    <w:p w:rsidR="00DF4B40" w:rsidRDefault="00B24570" w:rsidP="00D82ACF">
      <w:pPr>
        <w:rPr>
          <w:rFonts w:cs="B Nazanin"/>
        </w:rPr>
      </w:pPr>
      <w:r>
        <w:rPr>
          <w:rFonts w:cs="B Nazanin"/>
        </w:rPr>
        <w:pict>
          <v:shape id="_x0000_i1059" type="#_x0000_t75" style="width:364.65pt;height:250.25pt">
            <v:imagedata r:id="rId43" o:title="s13"/>
          </v:shape>
        </w:pict>
      </w:r>
    </w:p>
    <w:p w:rsidR="00520B6F" w:rsidRDefault="00DF4B40" w:rsidP="00D82ACF">
      <w:pPr>
        <w:rPr>
          <w:rFonts w:cs="B Nazanin"/>
          <w:rtl/>
        </w:rPr>
      </w:pPr>
      <w:r>
        <w:rPr>
          <w:rFonts w:cs="B Nazanin" w:hint="cs"/>
          <w:rtl/>
        </w:rPr>
        <w:t>نمودار شماره 14</w:t>
      </w:r>
    </w:p>
    <w:p w:rsidR="003178D0" w:rsidRDefault="00B24570" w:rsidP="00D82ACF">
      <w:pPr>
        <w:rPr>
          <w:rFonts w:cs="B Nazanin"/>
        </w:rPr>
      </w:pPr>
      <w:r>
        <w:rPr>
          <w:rFonts w:cs="B Nazanin"/>
        </w:rPr>
        <w:pict>
          <v:shape id="_x0000_i1060" type="#_x0000_t75" style="width:392.5pt;height:245.05pt">
            <v:imagedata r:id="rId44" o:title="s14"/>
          </v:shape>
        </w:pict>
      </w:r>
    </w:p>
    <w:p w:rsidR="00DF4B40" w:rsidRDefault="00DF4B40" w:rsidP="00D82ACF">
      <w:pPr>
        <w:rPr>
          <w:rFonts w:cs="B Nazanin"/>
          <w:rtl/>
        </w:rPr>
      </w:pPr>
    </w:p>
    <w:p w:rsidR="008D5A4C" w:rsidRDefault="008D5A4C" w:rsidP="00D82ACF">
      <w:pPr>
        <w:rPr>
          <w:rFonts w:cs="B Nazanin"/>
          <w:rtl/>
        </w:rPr>
      </w:pPr>
    </w:p>
    <w:p w:rsidR="008D5A4C" w:rsidRDefault="008D5A4C" w:rsidP="00D82ACF">
      <w:pPr>
        <w:rPr>
          <w:rFonts w:cs="B Nazanin"/>
          <w:rtl/>
        </w:rPr>
      </w:pPr>
    </w:p>
    <w:p w:rsidR="008D5A4C" w:rsidRDefault="008D5A4C" w:rsidP="00D82ACF">
      <w:pPr>
        <w:rPr>
          <w:rFonts w:cs="B Nazanin"/>
          <w:rtl/>
        </w:rPr>
      </w:pPr>
    </w:p>
    <w:p w:rsidR="003178D0" w:rsidRPr="00066717" w:rsidRDefault="00E83608" w:rsidP="00066717">
      <w:pPr>
        <w:pStyle w:val="Heading1"/>
        <w:rPr>
          <w:b/>
          <w:bCs/>
          <w:rtl/>
        </w:rPr>
      </w:pPr>
      <w:bookmarkStart w:id="37" w:name="_Toc47446164"/>
      <w:r w:rsidRPr="00066717">
        <w:rPr>
          <w:b/>
          <w:bCs/>
        </w:rPr>
        <w:lastRenderedPageBreak/>
        <w:t>Technical Review</w:t>
      </w:r>
      <w:bookmarkEnd w:id="37"/>
    </w:p>
    <w:p w:rsidR="00E83608" w:rsidRDefault="00E82D1B" w:rsidP="00E82D1B">
      <w:pPr>
        <w:pStyle w:val="ListParagraph"/>
        <w:numPr>
          <w:ilvl w:val="0"/>
          <w:numId w:val="37"/>
        </w:numPr>
        <w:rPr>
          <w:rFonts w:cs="B Nazanin"/>
        </w:rPr>
      </w:pPr>
      <w:r>
        <w:rPr>
          <w:rFonts w:cs="B Nazanin" w:hint="cs"/>
          <w:rtl/>
        </w:rPr>
        <w:t>شماره : 2</w:t>
      </w:r>
    </w:p>
    <w:p w:rsidR="00E82D1B" w:rsidRDefault="00E82D1B" w:rsidP="00E82D1B">
      <w:pPr>
        <w:pStyle w:val="ListParagraph"/>
        <w:numPr>
          <w:ilvl w:val="0"/>
          <w:numId w:val="37"/>
        </w:numPr>
        <w:rPr>
          <w:rFonts w:cs="B Nazanin"/>
        </w:rPr>
      </w:pPr>
      <w:r>
        <w:rPr>
          <w:rFonts w:cs="B Nazanin" w:hint="cs"/>
          <w:rtl/>
        </w:rPr>
        <w:t xml:space="preserve">مسیول جلسه : </w:t>
      </w:r>
    </w:p>
    <w:p w:rsidR="00E82D1B" w:rsidRDefault="00E82D1B" w:rsidP="00E82D1B">
      <w:pPr>
        <w:pStyle w:val="ListParagraph"/>
        <w:numPr>
          <w:ilvl w:val="0"/>
          <w:numId w:val="37"/>
        </w:numPr>
        <w:rPr>
          <w:rFonts w:cs="B Nazanin"/>
        </w:rPr>
      </w:pPr>
      <w:r>
        <w:rPr>
          <w:rFonts w:cs="B Nazanin" w:hint="cs"/>
          <w:rtl/>
        </w:rPr>
        <w:t>تاریخ جلسه : 30/04/1399</w:t>
      </w:r>
    </w:p>
    <w:p w:rsidR="00E82D1B" w:rsidRDefault="002F49D6" w:rsidP="00E82D1B">
      <w:pPr>
        <w:pStyle w:val="ListParagraph"/>
        <w:numPr>
          <w:ilvl w:val="0"/>
          <w:numId w:val="37"/>
        </w:numPr>
        <w:rPr>
          <w:rFonts w:cs="B Nazanin"/>
        </w:rPr>
      </w:pPr>
      <w:r>
        <w:rPr>
          <w:rFonts w:cs="B Nazanin" w:hint="cs"/>
          <w:rtl/>
        </w:rPr>
        <w:t xml:space="preserve">نظرات </w:t>
      </w:r>
      <w:r w:rsidR="00504975">
        <w:rPr>
          <w:rFonts w:cs="B Nazanin" w:hint="cs"/>
          <w:rtl/>
        </w:rPr>
        <w:t xml:space="preserve"> و جمع بندی ها </w:t>
      </w:r>
      <w:r>
        <w:rPr>
          <w:rFonts w:cs="B Nazanin" w:hint="cs"/>
          <w:rtl/>
        </w:rPr>
        <w:t xml:space="preserve">: </w:t>
      </w:r>
    </w:p>
    <w:p w:rsidR="00504975" w:rsidRPr="001A14D3" w:rsidRDefault="00504975" w:rsidP="00504975">
      <w:pPr>
        <w:ind w:left="1080"/>
        <w:jc w:val="both"/>
        <w:rPr>
          <w:rFonts w:cs="B Nazanin"/>
          <w:b/>
          <w:bCs/>
          <w:rtl/>
        </w:rPr>
      </w:pPr>
      <w:r w:rsidRPr="001A14D3">
        <w:rPr>
          <w:rFonts w:cs="B Nazanin"/>
          <w:b/>
          <w:bCs/>
          <w:rtl/>
        </w:rPr>
        <w:t>در این جلسه نیز مانند جلسه ی گذشته به موارد انجام شده و بررسی آن ها پرداختیم و برای تغییرات صحبت هایی کردیم که در ادامه بطور مفصل به آن خواهیم پرداخت.</w:t>
      </w:r>
    </w:p>
    <w:p w:rsidR="00504975" w:rsidRPr="001A14D3" w:rsidRDefault="00504975" w:rsidP="00504975">
      <w:pPr>
        <w:pStyle w:val="ListParagraph"/>
        <w:numPr>
          <w:ilvl w:val="1"/>
          <w:numId w:val="37"/>
        </w:numPr>
        <w:jc w:val="both"/>
        <w:rPr>
          <w:rFonts w:cs="B Nazanin"/>
          <w:b/>
          <w:bCs/>
        </w:rPr>
      </w:pPr>
      <w:r w:rsidRPr="001A14D3">
        <w:rPr>
          <w:rFonts w:cs="B Nazanin"/>
          <w:b/>
          <w:bCs/>
          <w:rtl/>
        </w:rPr>
        <w:t xml:space="preserve">در قسمت اول به یک </w:t>
      </w:r>
      <w:r w:rsidRPr="001A14D3">
        <w:rPr>
          <w:rFonts w:cs="B Nazanin"/>
          <w:b/>
          <w:bCs/>
        </w:rPr>
        <w:t>Actor</w:t>
      </w:r>
      <w:r w:rsidRPr="001A14D3">
        <w:rPr>
          <w:rFonts w:cs="B Nazanin"/>
          <w:b/>
          <w:bCs/>
          <w:rtl/>
        </w:rPr>
        <w:t xml:space="preserve"> اضافه به نام </w:t>
      </w:r>
      <w:r w:rsidRPr="001A14D3">
        <w:rPr>
          <w:rFonts w:cs="B Nazanin"/>
          <w:b/>
          <w:bCs/>
          <w:u w:val="single"/>
        </w:rPr>
        <w:t>Supplier</w:t>
      </w:r>
      <w:r w:rsidRPr="001A14D3">
        <w:rPr>
          <w:rFonts w:cs="B Nazanin"/>
          <w:b/>
          <w:bCs/>
          <w:rtl/>
        </w:rPr>
        <w:t xml:space="preserve"> رسیدیم. بدین شرح که قبل تر گفته بودیم در قسمت نیازمندی ها ، حسابدار و آشپز برای چک کردن و تعامل در قبال اقلام مورد نیاز آشپزخانه باید انبار را چک کنند که ببینند آیا موارد مورد نیاز در انبار موجود شده ، هست و یا بوده است. پس یک </w:t>
      </w:r>
      <w:r w:rsidRPr="001A14D3">
        <w:rPr>
          <w:rFonts w:cs="B Nazanin"/>
          <w:b/>
          <w:bCs/>
        </w:rPr>
        <w:t>Actor</w:t>
      </w:r>
      <w:r w:rsidRPr="001A14D3">
        <w:rPr>
          <w:rFonts w:cs="B Nazanin"/>
          <w:b/>
          <w:bCs/>
          <w:rtl/>
        </w:rPr>
        <w:t xml:space="preserve"> نیاز داریم که مشخص کند که آیا اقلام در انبار موجود است یا خیر. و یا میتوان خود انبار را یک </w:t>
      </w:r>
      <w:r w:rsidRPr="001A14D3">
        <w:rPr>
          <w:rFonts w:cs="B Nazanin"/>
          <w:b/>
          <w:bCs/>
        </w:rPr>
        <w:t>Actor</w:t>
      </w:r>
      <w:r w:rsidRPr="001A14D3">
        <w:rPr>
          <w:rFonts w:cs="B Nazanin"/>
          <w:b/>
          <w:bCs/>
          <w:rtl/>
        </w:rPr>
        <w:t xml:space="preserve"> در نظر گرفت که دیگر </w:t>
      </w:r>
      <w:r w:rsidRPr="001A14D3">
        <w:rPr>
          <w:rFonts w:cs="B Nazanin"/>
          <w:b/>
          <w:bCs/>
        </w:rPr>
        <w:t>actor</w:t>
      </w:r>
      <w:r w:rsidRPr="001A14D3">
        <w:rPr>
          <w:rFonts w:cs="B Nazanin"/>
          <w:b/>
          <w:bCs/>
          <w:rtl/>
        </w:rPr>
        <w:t xml:space="preserve"> ها برای انجام برخی فعالیت ها به آن رجوع میکنند و وابسته هستند. پس این </w:t>
      </w:r>
      <w:r w:rsidRPr="001A14D3">
        <w:rPr>
          <w:rFonts w:cs="B Nazanin"/>
          <w:b/>
          <w:bCs/>
        </w:rPr>
        <w:t>Actor</w:t>
      </w:r>
      <w:r w:rsidRPr="001A14D3">
        <w:rPr>
          <w:rFonts w:cs="B Nazanin"/>
          <w:b/>
          <w:bCs/>
          <w:rtl/>
        </w:rPr>
        <w:t xml:space="preserve"> اضافه شد.</w:t>
      </w:r>
    </w:p>
    <w:p w:rsidR="00504975" w:rsidRPr="001A14D3" w:rsidRDefault="00504975" w:rsidP="00504975">
      <w:pPr>
        <w:pStyle w:val="ListParagraph"/>
        <w:jc w:val="both"/>
        <w:rPr>
          <w:rFonts w:cs="B Nazanin"/>
          <w:b/>
          <w:bCs/>
          <w:rtl/>
        </w:rPr>
      </w:pPr>
    </w:p>
    <w:p w:rsidR="00504975" w:rsidRPr="001A14D3" w:rsidRDefault="00504975" w:rsidP="00504975">
      <w:pPr>
        <w:pStyle w:val="ListParagraph"/>
        <w:numPr>
          <w:ilvl w:val="1"/>
          <w:numId w:val="37"/>
        </w:numPr>
        <w:jc w:val="both"/>
        <w:rPr>
          <w:rFonts w:cs="B Nazanin"/>
          <w:b/>
          <w:bCs/>
          <w:rtl/>
        </w:rPr>
      </w:pPr>
      <w:r w:rsidRPr="001A14D3">
        <w:rPr>
          <w:rFonts w:cs="B Nazanin"/>
          <w:b/>
          <w:bCs/>
          <w:rtl/>
        </w:rPr>
        <w:t xml:space="preserve">در قسمت بعدی ، به </w:t>
      </w:r>
      <w:r w:rsidRPr="001A14D3">
        <w:rPr>
          <w:rFonts w:cs="B Nazanin"/>
          <w:b/>
          <w:bCs/>
        </w:rPr>
        <w:t>Food</w:t>
      </w:r>
      <w:r w:rsidRPr="001A14D3">
        <w:rPr>
          <w:rFonts w:cs="B Nazanin"/>
          <w:b/>
          <w:bCs/>
          <w:rtl/>
        </w:rPr>
        <w:t xml:space="preserve"> پرداختیم و اینکه شایسته تر است که حسابدار قیمت غذا در منو را مشخص کند تا اینکه آشپز. چراکه حسابدار در جریان دخل و خرج های شرکت هست و همچنین میداند که سود شرکت در چیست. فلذا برای پررنگ کردن این نقش و دادن اختیارات در حیطه ی کاری به وی ، تصمیم بر آن شد که آشپز فقط بتواند منو را اصلاح کند و یا به آن موردی را اضافه کند. ولی نوشتن قیمت غذا ها و ویرایش آن ها بر عهده ی حسابدار خواهد بود. فلذا موارد اضافه شده توسط آشپز دارای قیمت نخواهند بود و حسابدار میتواند با گزینه ی "اصلاح قیمت منو" آن ها را تغییر دهد. برای این کار پیچیدگی زیادی به پروژه اضافه نمیشود و کار معقولی است که میصرفد آن را به پروژه افزود.</w:t>
      </w:r>
    </w:p>
    <w:p w:rsidR="00504975" w:rsidRPr="001A14D3" w:rsidRDefault="00504975" w:rsidP="00504975">
      <w:pPr>
        <w:pStyle w:val="ListParagraph"/>
        <w:rPr>
          <w:rFonts w:cs="B Nazanin"/>
          <w:b/>
          <w:bCs/>
          <w:rtl/>
        </w:rPr>
      </w:pPr>
    </w:p>
    <w:p w:rsidR="00504975" w:rsidRPr="001A14D3" w:rsidRDefault="00504975" w:rsidP="00504975">
      <w:pPr>
        <w:pStyle w:val="ListParagraph"/>
        <w:numPr>
          <w:ilvl w:val="1"/>
          <w:numId w:val="37"/>
        </w:numPr>
        <w:jc w:val="both"/>
        <w:rPr>
          <w:rFonts w:cs="B Nazanin"/>
          <w:b/>
          <w:bCs/>
        </w:rPr>
      </w:pPr>
      <w:r w:rsidRPr="001A14D3">
        <w:rPr>
          <w:rFonts w:cs="B Nazanin"/>
          <w:b/>
          <w:bCs/>
          <w:rtl/>
        </w:rPr>
        <w:t xml:space="preserve">در قسمت بعدی ، یکی از دوستان پیشنهادی داد بابت آنکه پروژه را گسترده تر کنیم. یعنی این را در نظر بگیریم که میتوان از این پروژه استفاده های بهتر و جامع تری کرد. برای نمونه ماشین های </w:t>
      </w:r>
      <w:r w:rsidRPr="001A14D3">
        <w:rPr>
          <w:rFonts w:cs="B Nazanin"/>
          <w:b/>
          <w:bCs/>
        </w:rPr>
        <w:t>Drive Through</w:t>
      </w:r>
      <w:r w:rsidRPr="001A14D3">
        <w:rPr>
          <w:rFonts w:cs="B Nazanin"/>
          <w:b/>
          <w:bCs/>
          <w:rtl/>
        </w:rPr>
        <w:t xml:space="preserve"> را مثال زدند که در کشور های خارجه خصوصا غرب از آن استفاده ی زیادی میکردند. به این شرح که این پروژه را بر روی ماشین های </w:t>
      </w:r>
      <w:r w:rsidRPr="001A14D3">
        <w:rPr>
          <w:rFonts w:cs="B Nazanin"/>
          <w:b/>
          <w:bCs/>
        </w:rPr>
        <w:t>Drive Through</w:t>
      </w:r>
      <w:r w:rsidRPr="001A14D3">
        <w:rPr>
          <w:rFonts w:cs="B Nazanin"/>
          <w:b/>
          <w:bCs/>
          <w:rtl/>
        </w:rPr>
        <w:t xml:space="preserve"> میتوان پیاده کرد با این فرض که هر شخص با توجه به موفعیتی که دارد ، نزدیک ترین دستگاه را انتخاب کند و سفارش را تکمیل کند. حال برای انجام تحویل کامل سفارش میتوان به دستگاه مراجعه کرد و با ارایه ی کد ارسال شده غذا را از دستگاه تحویل گرفت.</w:t>
      </w:r>
    </w:p>
    <w:p w:rsidR="00C92F7C" w:rsidRPr="00C92F7C" w:rsidRDefault="00C92F7C" w:rsidP="006F3ED6">
      <w:pPr>
        <w:rPr>
          <w:rFonts w:cs="B Nazanin"/>
          <w:rtl/>
        </w:rPr>
      </w:pPr>
    </w:p>
    <w:p w:rsidR="004B6236" w:rsidRDefault="004B6236" w:rsidP="004B6236">
      <w:pPr>
        <w:bidi w:val="0"/>
        <w:rPr>
          <w:rFonts w:cs="B Nazanin"/>
          <w:rtl/>
        </w:rPr>
      </w:pPr>
    </w:p>
    <w:p w:rsidR="001B18AB" w:rsidRDefault="001B18AB" w:rsidP="001B18AB">
      <w:pPr>
        <w:bidi w:val="0"/>
        <w:rPr>
          <w:rFonts w:cs="B Nazanin"/>
          <w:rtl/>
        </w:rPr>
      </w:pPr>
    </w:p>
    <w:p w:rsidR="00A05D8E" w:rsidRPr="001A14D3" w:rsidRDefault="00A05D8E" w:rsidP="00761D5F">
      <w:pPr>
        <w:rPr>
          <w:rFonts w:cs="B Nazanin"/>
        </w:rPr>
      </w:pPr>
    </w:p>
    <w:p w:rsidR="004B7369" w:rsidRPr="001A14D3" w:rsidRDefault="004B7369" w:rsidP="004B7369">
      <w:pPr>
        <w:jc w:val="center"/>
        <w:rPr>
          <w:rFonts w:cs="B Nazanin"/>
        </w:rPr>
      </w:pPr>
    </w:p>
    <w:p w:rsidR="004B7369" w:rsidRPr="001A14D3" w:rsidRDefault="004B7369" w:rsidP="004B7369">
      <w:pPr>
        <w:jc w:val="center"/>
        <w:rPr>
          <w:rFonts w:cs="B Nazanin"/>
        </w:rPr>
      </w:pPr>
    </w:p>
    <w:p w:rsidR="004B7369" w:rsidRPr="001A14D3" w:rsidRDefault="004B7369" w:rsidP="004B7369">
      <w:pPr>
        <w:jc w:val="center"/>
        <w:rPr>
          <w:rFonts w:cs="B Nazanin"/>
        </w:rPr>
      </w:pPr>
    </w:p>
    <w:p w:rsidR="00890A72" w:rsidRPr="001A14D3" w:rsidRDefault="00890A72" w:rsidP="00890A72">
      <w:pPr>
        <w:rPr>
          <w:rFonts w:cs="B Nazanin"/>
        </w:rPr>
      </w:pPr>
    </w:p>
    <w:p w:rsidR="002A3860" w:rsidRPr="008B5D60" w:rsidRDefault="005060F8" w:rsidP="008B5D60">
      <w:pPr>
        <w:pStyle w:val="Heading1"/>
        <w:rPr>
          <w:rFonts w:cs="B Nazanin"/>
          <w:b/>
          <w:bCs/>
          <w:rtl/>
        </w:rPr>
      </w:pPr>
      <w:bookmarkStart w:id="38" w:name="_Toc47446165"/>
      <w:r w:rsidRPr="008B5D60">
        <w:rPr>
          <w:rFonts w:cs="B Nazanin" w:hint="cs"/>
          <w:b/>
          <w:bCs/>
          <w:rtl/>
        </w:rPr>
        <w:lastRenderedPageBreak/>
        <w:t xml:space="preserve">طراحی </w:t>
      </w:r>
      <w:r w:rsidR="002A3860" w:rsidRPr="008B5D60">
        <w:rPr>
          <w:rFonts w:cs="B Nazanin"/>
          <w:b/>
          <w:bCs/>
          <w:rtl/>
        </w:rPr>
        <w:t>معماری</w:t>
      </w:r>
      <w:bookmarkEnd w:id="38"/>
    </w:p>
    <w:p w:rsidR="005060F8" w:rsidRPr="008B5D60" w:rsidRDefault="005060F8" w:rsidP="008B5D60">
      <w:pPr>
        <w:pStyle w:val="Heading2"/>
        <w:rPr>
          <w:rFonts w:cs="B Nazanin"/>
          <w:b/>
          <w:bCs/>
          <w:rtl/>
          <w:lang w:bidi="ar-SA"/>
        </w:rPr>
      </w:pPr>
      <w:bookmarkStart w:id="39" w:name="_Toc47446166"/>
      <w:r w:rsidRPr="008B5D60">
        <w:rPr>
          <w:rFonts w:cs="B Nazanin" w:hint="cs"/>
          <w:b/>
          <w:bCs/>
          <w:rtl/>
          <w:lang w:bidi="ar-SA"/>
        </w:rPr>
        <w:t>انتخاب</w:t>
      </w:r>
      <w:r w:rsidRPr="008B5D60">
        <w:rPr>
          <w:rFonts w:cs="B Nazanin"/>
          <w:b/>
          <w:bCs/>
        </w:rPr>
        <w:t xml:space="preserve"> </w:t>
      </w:r>
      <w:r w:rsidRPr="008B5D60">
        <w:rPr>
          <w:rFonts w:cs="B Nazanin" w:hint="cs"/>
          <w:b/>
          <w:bCs/>
          <w:rtl/>
          <w:lang w:bidi="ar-SA"/>
        </w:rPr>
        <w:t>و</w:t>
      </w:r>
      <w:r w:rsidRPr="008B5D60">
        <w:rPr>
          <w:rFonts w:cs="B Nazanin"/>
          <w:b/>
          <w:bCs/>
        </w:rPr>
        <w:t xml:space="preserve"> </w:t>
      </w:r>
      <w:r w:rsidRPr="008B5D60">
        <w:rPr>
          <w:rFonts w:cs="B Nazanin" w:hint="cs"/>
          <w:b/>
          <w:bCs/>
          <w:rtl/>
          <w:lang w:bidi="ar-SA"/>
        </w:rPr>
        <w:t>استدلال</w:t>
      </w:r>
      <w:r w:rsidRPr="008B5D60">
        <w:rPr>
          <w:rFonts w:cs="B Nazanin"/>
          <w:b/>
          <w:bCs/>
        </w:rPr>
        <w:t xml:space="preserve"> </w:t>
      </w:r>
      <w:r w:rsidRPr="008B5D60">
        <w:rPr>
          <w:rFonts w:cs="B Nazanin" w:hint="cs"/>
          <w:b/>
          <w:bCs/>
          <w:rtl/>
          <w:lang w:bidi="ar-SA"/>
        </w:rPr>
        <w:t>استایل</w:t>
      </w:r>
      <w:r w:rsidRPr="008B5D60">
        <w:rPr>
          <w:rFonts w:cs="B Nazanin"/>
          <w:b/>
          <w:bCs/>
        </w:rPr>
        <w:t xml:space="preserve"> </w:t>
      </w:r>
      <w:r w:rsidRPr="008B5D60">
        <w:rPr>
          <w:rFonts w:cs="B Nazanin" w:hint="cs"/>
          <w:b/>
          <w:bCs/>
          <w:rtl/>
          <w:lang w:bidi="ar-SA"/>
        </w:rPr>
        <w:t>های</w:t>
      </w:r>
      <w:r w:rsidRPr="008B5D60">
        <w:rPr>
          <w:rFonts w:cs="B Nazanin"/>
          <w:b/>
          <w:bCs/>
        </w:rPr>
        <w:t xml:space="preserve"> </w:t>
      </w:r>
      <w:r w:rsidRPr="008B5D60">
        <w:rPr>
          <w:rFonts w:cs="B Nazanin" w:hint="cs"/>
          <w:b/>
          <w:bCs/>
          <w:rtl/>
          <w:lang w:bidi="ar-SA"/>
        </w:rPr>
        <w:t>کاندید</w:t>
      </w:r>
      <w:r w:rsidRPr="008B5D60">
        <w:rPr>
          <w:rFonts w:cs="B Nazanin"/>
          <w:b/>
          <w:bCs/>
        </w:rPr>
        <w:t xml:space="preserve"> </w:t>
      </w:r>
      <w:r w:rsidRPr="008B5D60">
        <w:rPr>
          <w:rFonts w:cs="B Nazanin" w:hint="cs"/>
          <w:b/>
          <w:bCs/>
          <w:rtl/>
          <w:lang w:bidi="ar-SA"/>
        </w:rPr>
        <w:t>برای</w:t>
      </w:r>
      <w:r w:rsidRPr="008B5D60">
        <w:rPr>
          <w:rFonts w:cs="B Nazanin"/>
          <w:b/>
          <w:bCs/>
        </w:rPr>
        <w:t xml:space="preserve"> </w:t>
      </w:r>
      <w:r w:rsidRPr="008B5D60">
        <w:rPr>
          <w:rFonts w:cs="B Nazanin" w:hint="cs"/>
          <w:b/>
          <w:bCs/>
          <w:rtl/>
          <w:lang w:bidi="ar-SA"/>
        </w:rPr>
        <w:t>معماری</w:t>
      </w:r>
      <w:r w:rsidRPr="008B5D60">
        <w:rPr>
          <w:rFonts w:cs="B Nazanin"/>
          <w:b/>
          <w:bCs/>
        </w:rPr>
        <w:t xml:space="preserve"> </w:t>
      </w:r>
      <w:r w:rsidRPr="008B5D60">
        <w:rPr>
          <w:rFonts w:cs="B Nazanin" w:hint="cs"/>
          <w:b/>
          <w:bCs/>
          <w:rtl/>
          <w:lang w:bidi="ar-SA"/>
        </w:rPr>
        <w:t>سیستم</w:t>
      </w:r>
      <w:bookmarkEnd w:id="39"/>
    </w:p>
    <w:p w:rsidR="005060F8" w:rsidRPr="001A14D3" w:rsidRDefault="005060F8" w:rsidP="005060F8">
      <w:pPr>
        <w:rPr>
          <w:rFonts w:cs="B Nazanin"/>
          <w:b/>
          <w:bCs/>
          <w:sz w:val="28"/>
          <w:szCs w:val="28"/>
        </w:rPr>
      </w:pPr>
    </w:p>
    <w:tbl>
      <w:tblPr>
        <w:tblStyle w:val="GridTable5Dark"/>
        <w:bidiVisual/>
        <w:tblW w:w="9047" w:type="dxa"/>
        <w:jc w:val="center"/>
        <w:tblLook w:val="04A0" w:firstRow="1" w:lastRow="0" w:firstColumn="1" w:lastColumn="0" w:noHBand="0" w:noVBand="1"/>
      </w:tblPr>
      <w:tblGrid>
        <w:gridCol w:w="1553"/>
        <w:gridCol w:w="1682"/>
        <w:gridCol w:w="2238"/>
        <w:gridCol w:w="1695"/>
        <w:gridCol w:w="1879"/>
      </w:tblGrid>
      <w:tr w:rsidR="002A3860" w:rsidRPr="001A14D3" w:rsidTr="007D2BF2">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1553" w:type="dxa"/>
          </w:tcPr>
          <w:p w:rsidR="002A3860" w:rsidRPr="001A14D3" w:rsidRDefault="002A3860" w:rsidP="007D2BF2">
            <w:pPr>
              <w:jc w:val="center"/>
              <w:rPr>
                <w:rFonts w:cs="B Nazanin"/>
                <w:rtl/>
              </w:rPr>
            </w:pPr>
          </w:p>
        </w:tc>
        <w:tc>
          <w:tcPr>
            <w:tcW w:w="1682" w:type="dxa"/>
            <w:hideMark/>
          </w:tcPr>
          <w:p w:rsidR="002A3860" w:rsidRPr="001A14D3" w:rsidRDefault="002A3860" w:rsidP="007D2BF2">
            <w:pPr>
              <w:jc w:val="center"/>
              <w:cnfStyle w:val="100000000000" w:firstRow="1" w:lastRow="0" w:firstColumn="0" w:lastColumn="0" w:oddVBand="0" w:evenVBand="0" w:oddHBand="0" w:evenHBand="0" w:firstRowFirstColumn="0" w:firstRowLastColumn="0" w:lastRowFirstColumn="0" w:lastRowLastColumn="0"/>
              <w:rPr>
                <w:rFonts w:cs="B Nazanin"/>
              </w:rPr>
            </w:pPr>
            <w:r w:rsidRPr="001A14D3">
              <w:rPr>
                <w:rFonts w:cs="B Nazanin"/>
              </w:rPr>
              <w:t>Layered</w:t>
            </w:r>
          </w:p>
        </w:tc>
        <w:tc>
          <w:tcPr>
            <w:tcW w:w="2238" w:type="dxa"/>
            <w:hideMark/>
          </w:tcPr>
          <w:p w:rsidR="002A3860" w:rsidRPr="001A14D3" w:rsidRDefault="002A3860" w:rsidP="007D2BF2">
            <w:pPr>
              <w:jc w:val="center"/>
              <w:cnfStyle w:val="100000000000" w:firstRow="1" w:lastRow="0" w:firstColumn="0" w:lastColumn="0" w:oddVBand="0" w:evenVBand="0" w:oddHBand="0" w:evenHBand="0" w:firstRowFirstColumn="0" w:firstRowLastColumn="0" w:lastRowFirstColumn="0" w:lastRowLastColumn="0"/>
              <w:rPr>
                <w:rFonts w:cs="B Nazanin"/>
              </w:rPr>
            </w:pPr>
            <w:r w:rsidRPr="001A14D3">
              <w:rPr>
                <w:rFonts w:cs="B Nazanin"/>
              </w:rPr>
              <w:t>Call &amp; return</w:t>
            </w:r>
          </w:p>
        </w:tc>
        <w:tc>
          <w:tcPr>
            <w:tcW w:w="1695" w:type="dxa"/>
            <w:hideMark/>
          </w:tcPr>
          <w:p w:rsidR="002A3860" w:rsidRPr="001A14D3" w:rsidRDefault="002A3860" w:rsidP="007D2BF2">
            <w:pPr>
              <w:jc w:val="center"/>
              <w:cnfStyle w:val="100000000000" w:firstRow="1" w:lastRow="0" w:firstColumn="0" w:lastColumn="0" w:oddVBand="0" w:evenVBand="0" w:oddHBand="0" w:evenHBand="0" w:firstRowFirstColumn="0" w:firstRowLastColumn="0" w:lastRowFirstColumn="0" w:lastRowLastColumn="0"/>
              <w:rPr>
                <w:rFonts w:cs="B Nazanin"/>
              </w:rPr>
            </w:pPr>
            <w:r w:rsidRPr="001A14D3">
              <w:rPr>
                <w:rFonts w:cs="B Nazanin"/>
              </w:rPr>
              <w:t>Data Flow</w:t>
            </w:r>
          </w:p>
        </w:tc>
        <w:tc>
          <w:tcPr>
            <w:tcW w:w="1879" w:type="dxa"/>
            <w:hideMark/>
          </w:tcPr>
          <w:p w:rsidR="002A3860" w:rsidRPr="001A14D3" w:rsidRDefault="002A3860" w:rsidP="007D2BF2">
            <w:pPr>
              <w:jc w:val="center"/>
              <w:cnfStyle w:val="100000000000" w:firstRow="1" w:lastRow="0" w:firstColumn="0" w:lastColumn="0" w:oddVBand="0" w:evenVBand="0" w:oddHBand="0" w:evenHBand="0" w:firstRowFirstColumn="0" w:firstRowLastColumn="0" w:lastRowFirstColumn="0" w:lastRowLastColumn="0"/>
              <w:rPr>
                <w:rFonts w:cs="B Nazanin"/>
              </w:rPr>
            </w:pPr>
            <w:r w:rsidRPr="001A14D3">
              <w:rPr>
                <w:rFonts w:cs="B Nazanin"/>
              </w:rPr>
              <w:t>Data Center</w:t>
            </w:r>
          </w:p>
        </w:tc>
      </w:tr>
      <w:tr w:rsidR="002A3860" w:rsidRPr="001A14D3" w:rsidTr="007D2BF2">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553" w:type="dxa"/>
            <w:hideMark/>
          </w:tcPr>
          <w:p w:rsidR="002A3860" w:rsidRPr="001A14D3" w:rsidRDefault="002A3860" w:rsidP="007D2BF2">
            <w:pPr>
              <w:jc w:val="center"/>
              <w:rPr>
                <w:rFonts w:cs="B Nazanin"/>
              </w:rPr>
            </w:pPr>
            <w:r w:rsidRPr="001A14D3">
              <w:rPr>
                <w:rFonts w:cs="B Nazanin"/>
              </w:rPr>
              <w:t>Purpose</w:t>
            </w:r>
          </w:p>
        </w:tc>
        <w:tc>
          <w:tcPr>
            <w:tcW w:w="1682" w:type="dxa"/>
            <w:shd w:val="clear" w:color="auto" w:fill="F2F2F2" w:themeFill="background1" w:themeFillShade="F2"/>
            <w:hideMark/>
          </w:tcPr>
          <w:p w:rsidR="002A3860" w:rsidRPr="001A14D3" w:rsidRDefault="002A3860" w:rsidP="007D2BF2">
            <w:pPr>
              <w:jc w:val="center"/>
              <w:cnfStyle w:val="000000100000" w:firstRow="0" w:lastRow="0" w:firstColumn="0" w:lastColumn="0" w:oddVBand="0" w:evenVBand="0" w:oddHBand="1" w:evenHBand="0" w:firstRowFirstColumn="0" w:firstRowLastColumn="0" w:lastRowFirstColumn="0" w:lastRowLastColumn="0"/>
              <w:rPr>
                <w:rFonts w:cs="B Nazanin"/>
              </w:rPr>
            </w:pPr>
            <w:r w:rsidRPr="001A14D3">
              <w:rPr>
                <w:rFonts w:cs="B Nazanin"/>
              </w:rPr>
              <w:t>Incremental delivery</w:t>
            </w:r>
          </w:p>
        </w:tc>
        <w:tc>
          <w:tcPr>
            <w:tcW w:w="2238" w:type="dxa"/>
            <w:shd w:val="clear" w:color="auto" w:fill="F2F2F2" w:themeFill="background1" w:themeFillShade="F2"/>
            <w:hideMark/>
          </w:tcPr>
          <w:p w:rsidR="002A3860" w:rsidRPr="001A14D3" w:rsidRDefault="002A3860" w:rsidP="007D2BF2">
            <w:pPr>
              <w:jc w:val="center"/>
              <w:cnfStyle w:val="000000100000" w:firstRow="0" w:lastRow="0" w:firstColumn="0" w:lastColumn="0" w:oddVBand="0" w:evenVBand="0" w:oddHBand="1" w:evenHBand="0" w:firstRowFirstColumn="0" w:firstRowLastColumn="0" w:lastRowFirstColumn="0" w:lastRowLastColumn="0"/>
              <w:rPr>
                <w:rFonts w:cs="B Nazanin"/>
                <w:rtl/>
                <w:lang w:bidi="ar-SA"/>
              </w:rPr>
            </w:pPr>
            <w:r w:rsidRPr="001A14D3">
              <w:rPr>
                <w:rFonts w:cs="B Nazanin"/>
              </w:rPr>
              <w:t>Divide &amp; conquer</w:t>
            </w:r>
          </w:p>
        </w:tc>
        <w:tc>
          <w:tcPr>
            <w:tcW w:w="1695" w:type="dxa"/>
            <w:shd w:val="clear" w:color="auto" w:fill="F2F2F2" w:themeFill="background1" w:themeFillShade="F2"/>
            <w:hideMark/>
          </w:tcPr>
          <w:p w:rsidR="002A3860" w:rsidRPr="001A14D3" w:rsidRDefault="002A3860" w:rsidP="007D2BF2">
            <w:pPr>
              <w:jc w:val="center"/>
              <w:cnfStyle w:val="000000100000" w:firstRow="0" w:lastRow="0" w:firstColumn="0" w:lastColumn="0" w:oddVBand="0" w:evenVBand="0" w:oddHBand="1" w:evenHBand="0" w:firstRowFirstColumn="0" w:firstRowLastColumn="0" w:lastRowFirstColumn="0" w:lastRowLastColumn="0"/>
              <w:rPr>
                <w:rFonts w:cs="B Nazanin"/>
              </w:rPr>
            </w:pPr>
            <w:r w:rsidRPr="001A14D3">
              <w:rPr>
                <w:rFonts w:cs="B Nazanin"/>
              </w:rPr>
              <w:t>Data modifiability</w:t>
            </w:r>
          </w:p>
        </w:tc>
        <w:tc>
          <w:tcPr>
            <w:tcW w:w="1879" w:type="dxa"/>
            <w:shd w:val="clear" w:color="auto" w:fill="F2F2F2" w:themeFill="background1" w:themeFillShade="F2"/>
            <w:hideMark/>
          </w:tcPr>
          <w:p w:rsidR="002A3860" w:rsidRPr="001A14D3" w:rsidRDefault="002A3860" w:rsidP="007D2BF2">
            <w:pPr>
              <w:jc w:val="center"/>
              <w:cnfStyle w:val="000000100000" w:firstRow="0" w:lastRow="0" w:firstColumn="0" w:lastColumn="0" w:oddVBand="0" w:evenVBand="0" w:oddHBand="1" w:evenHBand="0" w:firstRowFirstColumn="0" w:firstRowLastColumn="0" w:lastRowFirstColumn="0" w:lastRowLastColumn="0"/>
              <w:rPr>
                <w:rFonts w:cs="B Nazanin"/>
              </w:rPr>
            </w:pPr>
            <w:r w:rsidRPr="001A14D3">
              <w:rPr>
                <w:rFonts w:cs="B Nazanin"/>
              </w:rPr>
              <w:t>Integrality of data</w:t>
            </w:r>
          </w:p>
        </w:tc>
      </w:tr>
      <w:tr w:rsidR="002A3860" w:rsidRPr="001A14D3" w:rsidTr="007D2BF2">
        <w:trPr>
          <w:trHeight w:val="257"/>
          <w:jc w:val="center"/>
        </w:trPr>
        <w:tc>
          <w:tcPr>
            <w:cnfStyle w:val="001000000000" w:firstRow="0" w:lastRow="0" w:firstColumn="1" w:lastColumn="0" w:oddVBand="0" w:evenVBand="0" w:oddHBand="0" w:evenHBand="0" w:firstRowFirstColumn="0" w:firstRowLastColumn="0" w:lastRowFirstColumn="0" w:lastRowLastColumn="0"/>
            <w:tcW w:w="1553" w:type="dxa"/>
            <w:hideMark/>
          </w:tcPr>
          <w:p w:rsidR="002A3860" w:rsidRPr="001A14D3" w:rsidRDefault="002A3860" w:rsidP="007D2BF2">
            <w:pPr>
              <w:jc w:val="center"/>
              <w:rPr>
                <w:rFonts w:cs="B Nazanin"/>
              </w:rPr>
            </w:pPr>
            <w:r w:rsidRPr="001A14D3">
              <w:rPr>
                <w:rFonts w:cs="B Nazanin"/>
                <w:rtl/>
                <w:lang w:bidi="ar-SA"/>
              </w:rPr>
              <w:t>میزان استقلال اجزا</w:t>
            </w:r>
          </w:p>
        </w:tc>
        <w:tc>
          <w:tcPr>
            <w:tcW w:w="1682" w:type="dxa"/>
            <w:shd w:val="clear" w:color="auto" w:fill="F2F2F2" w:themeFill="background1" w:themeFillShade="F2"/>
            <w:hideMark/>
          </w:tcPr>
          <w:p w:rsidR="002A3860" w:rsidRPr="001A14D3" w:rsidRDefault="002A3860" w:rsidP="007D2BF2">
            <w:pPr>
              <w:jc w:val="center"/>
              <w:cnfStyle w:val="000000000000" w:firstRow="0" w:lastRow="0" w:firstColumn="0" w:lastColumn="0" w:oddVBand="0" w:evenVBand="0" w:oddHBand="0" w:evenHBand="0" w:firstRowFirstColumn="0" w:firstRowLastColumn="0" w:lastRowFirstColumn="0" w:lastRowLastColumn="0"/>
              <w:rPr>
                <w:rFonts w:cs="B Nazanin"/>
                <w:rtl/>
                <w:lang w:bidi="ar-SA"/>
              </w:rPr>
            </w:pPr>
            <w:r w:rsidRPr="001A14D3">
              <w:rPr>
                <w:rFonts w:cs="B Nazanin"/>
                <w:rtl/>
                <w:lang w:bidi="ar-SA"/>
              </w:rPr>
              <w:t>متوسط</w:t>
            </w:r>
          </w:p>
        </w:tc>
        <w:tc>
          <w:tcPr>
            <w:tcW w:w="2238" w:type="dxa"/>
            <w:shd w:val="clear" w:color="auto" w:fill="F2F2F2" w:themeFill="background1" w:themeFillShade="F2"/>
            <w:hideMark/>
          </w:tcPr>
          <w:p w:rsidR="002A3860" w:rsidRPr="001A14D3" w:rsidRDefault="002A3860" w:rsidP="007D2BF2">
            <w:pPr>
              <w:jc w:val="center"/>
              <w:cnfStyle w:val="000000000000" w:firstRow="0" w:lastRow="0" w:firstColumn="0" w:lastColumn="0" w:oddVBand="0" w:evenVBand="0" w:oddHBand="0" w:evenHBand="0" w:firstRowFirstColumn="0" w:firstRowLastColumn="0" w:lastRowFirstColumn="0" w:lastRowLastColumn="0"/>
              <w:rPr>
                <w:rFonts w:cs="B Nazanin"/>
                <w:rtl/>
                <w:lang w:bidi="ar-SA"/>
              </w:rPr>
            </w:pPr>
            <w:r w:rsidRPr="001A14D3">
              <w:rPr>
                <w:rFonts w:cs="B Nazanin"/>
                <w:rtl/>
                <w:lang w:bidi="ar-SA"/>
              </w:rPr>
              <w:t>پایین</w:t>
            </w:r>
          </w:p>
        </w:tc>
        <w:tc>
          <w:tcPr>
            <w:tcW w:w="1695" w:type="dxa"/>
            <w:shd w:val="clear" w:color="auto" w:fill="F2F2F2" w:themeFill="background1" w:themeFillShade="F2"/>
            <w:hideMark/>
          </w:tcPr>
          <w:p w:rsidR="002A3860" w:rsidRPr="001A14D3" w:rsidRDefault="002A3860" w:rsidP="007D2BF2">
            <w:pPr>
              <w:jc w:val="center"/>
              <w:cnfStyle w:val="000000000000" w:firstRow="0" w:lastRow="0" w:firstColumn="0" w:lastColumn="0" w:oddVBand="0" w:evenVBand="0" w:oddHBand="0" w:evenHBand="0" w:firstRowFirstColumn="0" w:firstRowLastColumn="0" w:lastRowFirstColumn="0" w:lastRowLastColumn="0"/>
              <w:rPr>
                <w:rFonts w:cs="B Nazanin"/>
                <w:rtl/>
                <w:lang w:bidi="ar-SA"/>
              </w:rPr>
            </w:pPr>
            <w:r w:rsidRPr="001A14D3">
              <w:rPr>
                <w:rFonts w:cs="B Nazanin"/>
                <w:rtl/>
                <w:lang w:bidi="ar-SA"/>
              </w:rPr>
              <w:t>پایین</w:t>
            </w:r>
          </w:p>
        </w:tc>
        <w:tc>
          <w:tcPr>
            <w:tcW w:w="1879" w:type="dxa"/>
            <w:shd w:val="clear" w:color="auto" w:fill="F2F2F2" w:themeFill="background1" w:themeFillShade="F2"/>
            <w:hideMark/>
          </w:tcPr>
          <w:p w:rsidR="002A3860" w:rsidRPr="001A14D3" w:rsidRDefault="002A3860" w:rsidP="007D2BF2">
            <w:pPr>
              <w:jc w:val="center"/>
              <w:cnfStyle w:val="000000000000" w:firstRow="0" w:lastRow="0" w:firstColumn="0" w:lastColumn="0" w:oddVBand="0" w:evenVBand="0" w:oddHBand="0" w:evenHBand="0" w:firstRowFirstColumn="0" w:firstRowLastColumn="0" w:lastRowFirstColumn="0" w:lastRowLastColumn="0"/>
              <w:rPr>
                <w:rFonts w:cs="B Nazanin"/>
                <w:rtl/>
                <w:lang w:bidi="ar-SA"/>
              </w:rPr>
            </w:pPr>
            <w:r w:rsidRPr="001A14D3">
              <w:rPr>
                <w:rFonts w:cs="B Nazanin"/>
                <w:rtl/>
                <w:lang w:bidi="ar-SA"/>
              </w:rPr>
              <w:t>بسیار بالا</w:t>
            </w:r>
          </w:p>
        </w:tc>
      </w:tr>
      <w:tr w:rsidR="002A3860" w:rsidRPr="001A14D3" w:rsidTr="007D2BF2">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553" w:type="dxa"/>
            <w:hideMark/>
          </w:tcPr>
          <w:p w:rsidR="002A3860" w:rsidRPr="001A14D3" w:rsidRDefault="002A3860" w:rsidP="007D2BF2">
            <w:pPr>
              <w:jc w:val="center"/>
              <w:rPr>
                <w:rFonts w:cs="B Nazanin"/>
                <w:rtl/>
                <w:lang w:bidi="ar-SA"/>
              </w:rPr>
            </w:pPr>
            <w:r w:rsidRPr="001A14D3">
              <w:rPr>
                <w:rFonts w:cs="B Nazanin"/>
                <w:rtl/>
                <w:lang w:bidi="ar-SA"/>
              </w:rPr>
              <w:t>امکان کار همزمان</w:t>
            </w:r>
          </w:p>
        </w:tc>
        <w:tc>
          <w:tcPr>
            <w:tcW w:w="1682" w:type="dxa"/>
            <w:shd w:val="clear" w:color="auto" w:fill="F2F2F2" w:themeFill="background1" w:themeFillShade="F2"/>
            <w:hideMark/>
          </w:tcPr>
          <w:p w:rsidR="002A3860" w:rsidRPr="001A14D3" w:rsidRDefault="002A3860" w:rsidP="007D2BF2">
            <w:pPr>
              <w:jc w:val="center"/>
              <w:cnfStyle w:val="000000100000" w:firstRow="0" w:lastRow="0" w:firstColumn="0" w:lastColumn="0" w:oddVBand="0" w:evenVBand="0" w:oddHBand="1" w:evenHBand="0" w:firstRowFirstColumn="0" w:firstRowLastColumn="0" w:lastRowFirstColumn="0" w:lastRowLastColumn="0"/>
              <w:rPr>
                <w:rFonts w:cs="B Nazanin"/>
                <w:rtl/>
                <w:lang w:bidi="ar-SA"/>
              </w:rPr>
            </w:pPr>
            <w:r w:rsidRPr="001A14D3">
              <w:rPr>
                <w:rFonts w:cs="B Nazanin"/>
                <w:rtl/>
                <w:lang w:bidi="ar-SA"/>
              </w:rPr>
              <w:t>بالا</w:t>
            </w:r>
          </w:p>
        </w:tc>
        <w:tc>
          <w:tcPr>
            <w:tcW w:w="2238" w:type="dxa"/>
            <w:shd w:val="clear" w:color="auto" w:fill="F2F2F2" w:themeFill="background1" w:themeFillShade="F2"/>
            <w:hideMark/>
          </w:tcPr>
          <w:p w:rsidR="002A3860" w:rsidRPr="001A14D3" w:rsidRDefault="002A3860" w:rsidP="007D2BF2">
            <w:pPr>
              <w:jc w:val="center"/>
              <w:cnfStyle w:val="000000100000" w:firstRow="0" w:lastRow="0" w:firstColumn="0" w:lastColumn="0" w:oddVBand="0" w:evenVBand="0" w:oddHBand="1" w:evenHBand="0" w:firstRowFirstColumn="0" w:firstRowLastColumn="0" w:lastRowFirstColumn="0" w:lastRowLastColumn="0"/>
              <w:rPr>
                <w:rFonts w:cs="B Nazanin"/>
                <w:rtl/>
                <w:lang w:bidi="ar-SA"/>
              </w:rPr>
            </w:pPr>
            <w:r w:rsidRPr="001A14D3">
              <w:rPr>
                <w:rFonts w:cs="B Nazanin"/>
                <w:rtl/>
                <w:lang w:bidi="ar-SA"/>
              </w:rPr>
              <w:t>پایین</w:t>
            </w:r>
          </w:p>
        </w:tc>
        <w:tc>
          <w:tcPr>
            <w:tcW w:w="1695" w:type="dxa"/>
            <w:shd w:val="clear" w:color="auto" w:fill="F2F2F2" w:themeFill="background1" w:themeFillShade="F2"/>
            <w:hideMark/>
          </w:tcPr>
          <w:p w:rsidR="002A3860" w:rsidRPr="001A14D3" w:rsidRDefault="002A3860" w:rsidP="007D2BF2">
            <w:pPr>
              <w:jc w:val="center"/>
              <w:cnfStyle w:val="000000100000" w:firstRow="0" w:lastRow="0" w:firstColumn="0" w:lastColumn="0" w:oddVBand="0" w:evenVBand="0" w:oddHBand="1" w:evenHBand="0" w:firstRowFirstColumn="0" w:firstRowLastColumn="0" w:lastRowFirstColumn="0" w:lastRowLastColumn="0"/>
              <w:rPr>
                <w:rFonts w:cs="B Nazanin"/>
                <w:rtl/>
                <w:lang w:bidi="ar-SA"/>
              </w:rPr>
            </w:pPr>
            <w:r w:rsidRPr="001A14D3">
              <w:rPr>
                <w:rFonts w:cs="B Nazanin"/>
                <w:rtl/>
                <w:lang w:bidi="ar-SA"/>
              </w:rPr>
              <w:t>پایین</w:t>
            </w:r>
          </w:p>
        </w:tc>
        <w:tc>
          <w:tcPr>
            <w:tcW w:w="1879" w:type="dxa"/>
            <w:shd w:val="clear" w:color="auto" w:fill="F2F2F2" w:themeFill="background1" w:themeFillShade="F2"/>
            <w:hideMark/>
          </w:tcPr>
          <w:p w:rsidR="002A3860" w:rsidRPr="001A14D3" w:rsidRDefault="002A3860" w:rsidP="007D2BF2">
            <w:pPr>
              <w:jc w:val="center"/>
              <w:cnfStyle w:val="000000100000" w:firstRow="0" w:lastRow="0" w:firstColumn="0" w:lastColumn="0" w:oddVBand="0" w:evenVBand="0" w:oddHBand="1" w:evenHBand="0" w:firstRowFirstColumn="0" w:firstRowLastColumn="0" w:lastRowFirstColumn="0" w:lastRowLastColumn="0"/>
              <w:rPr>
                <w:rFonts w:cs="B Nazanin"/>
                <w:rtl/>
                <w:lang w:bidi="ar-SA"/>
              </w:rPr>
            </w:pPr>
            <w:r w:rsidRPr="001A14D3">
              <w:rPr>
                <w:rFonts w:cs="B Nazanin"/>
                <w:rtl/>
                <w:lang w:bidi="ar-SA"/>
              </w:rPr>
              <w:t>بسیار بالا</w:t>
            </w:r>
          </w:p>
        </w:tc>
      </w:tr>
      <w:tr w:rsidR="002A3860" w:rsidRPr="001A14D3" w:rsidTr="007D2BF2">
        <w:trPr>
          <w:trHeight w:val="257"/>
          <w:jc w:val="center"/>
        </w:trPr>
        <w:tc>
          <w:tcPr>
            <w:cnfStyle w:val="001000000000" w:firstRow="0" w:lastRow="0" w:firstColumn="1" w:lastColumn="0" w:oddVBand="0" w:evenVBand="0" w:oddHBand="0" w:evenHBand="0" w:firstRowFirstColumn="0" w:firstRowLastColumn="0" w:lastRowFirstColumn="0" w:lastRowLastColumn="0"/>
            <w:tcW w:w="1553" w:type="dxa"/>
            <w:hideMark/>
          </w:tcPr>
          <w:p w:rsidR="002A3860" w:rsidRPr="001A14D3" w:rsidRDefault="002A3860" w:rsidP="007D2BF2">
            <w:pPr>
              <w:jc w:val="center"/>
              <w:rPr>
                <w:rFonts w:cs="B Nazanin"/>
                <w:rtl/>
                <w:lang w:bidi="ar-SA"/>
              </w:rPr>
            </w:pPr>
            <w:r w:rsidRPr="001A14D3">
              <w:rPr>
                <w:rFonts w:cs="B Nazanin"/>
                <w:rtl/>
                <w:lang w:bidi="ar-SA"/>
              </w:rPr>
              <w:t>چالش اصلی</w:t>
            </w:r>
          </w:p>
        </w:tc>
        <w:tc>
          <w:tcPr>
            <w:tcW w:w="1682" w:type="dxa"/>
            <w:shd w:val="clear" w:color="auto" w:fill="F2F2F2" w:themeFill="background1" w:themeFillShade="F2"/>
            <w:hideMark/>
          </w:tcPr>
          <w:p w:rsidR="002A3860" w:rsidRPr="001A14D3" w:rsidRDefault="002A3860" w:rsidP="007D2BF2">
            <w:pPr>
              <w:jc w:val="center"/>
              <w:cnfStyle w:val="000000000000" w:firstRow="0" w:lastRow="0" w:firstColumn="0" w:lastColumn="0" w:oddVBand="0" w:evenVBand="0" w:oddHBand="0" w:evenHBand="0" w:firstRowFirstColumn="0" w:firstRowLastColumn="0" w:lastRowFirstColumn="0" w:lastRowLastColumn="0"/>
              <w:rPr>
                <w:rFonts w:cs="B Nazanin"/>
                <w:rtl/>
                <w:lang w:bidi="ar-SA"/>
              </w:rPr>
            </w:pPr>
            <w:r w:rsidRPr="001A14D3">
              <w:rPr>
                <w:rFonts w:cs="B Nazanin"/>
                <w:rtl/>
                <w:lang w:bidi="ar-SA"/>
              </w:rPr>
              <w:t>لایه بندی مستقل</w:t>
            </w:r>
          </w:p>
        </w:tc>
        <w:tc>
          <w:tcPr>
            <w:tcW w:w="2238" w:type="dxa"/>
            <w:shd w:val="clear" w:color="auto" w:fill="F2F2F2" w:themeFill="background1" w:themeFillShade="F2"/>
            <w:hideMark/>
          </w:tcPr>
          <w:p w:rsidR="002A3860" w:rsidRPr="001A14D3" w:rsidRDefault="002A3860" w:rsidP="007D2BF2">
            <w:pPr>
              <w:jc w:val="center"/>
              <w:cnfStyle w:val="000000000000" w:firstRow="0" w:lastRow="0" w:firstColumn="0" w:lastColumn="0" w:oddVBand="0" w:evenVBand="0" w:oddHBand="0" w:evenHBand="0" w:firstRowFirstColumn="0" w:firstRowLastColumn="0" w:lastRowFirstColumn="0" w:lastRowLastColumn="0"/>
              <w:rPr>
                <w:rFonts w:cs="B Nazanin"/>
                <w:rtl/>
                <w:lang w:bidi="ar-SA"/>
              </w:rPr>
            </w:pPr>
            <w:r w:rsidRPr="001A14D3">
              <w:rPr>
                <w:rFonts w:cs="B Nazanin"/>
                <w:rtl/>
                <w:lang w:bidi="ar-SA"/>
              </w:rPr>
              <w:t>شکستن سیستم</w:t>
            </w:r>
          </w:p>
        </w:tc>
        <w:tc>
          <w:tcPr>
            <w:tcW w:w="1695" w:type="dxa"/>
            <w:shd w:val="clear" w:color="auto" w:fill="F2F2F2" w:themeFill="background1" w:themeFillShade="F2"/>
            <w:hideMark/>
          </w:tcPr>
          <w:p w:rsidR="002A3860" w:rsidRPr="001A14D3" w:rsidRDefault="002A3860" w:rsidP="007D2BF2">
            <w:pPr>
              <w:jc w:val="center"/>
              <w:cnfStyle w:val="000000000000" w:firstRow="0" w:lastRow="0" w:firstColumn="0" w:lastColumn="0" w:oddVBand="0" w:evenVBand="0" w:oddHBand="0" w:evenHBand="0" w:firstRowFirstColumn="0" w:firstRowLastColumn="0" w:lastRowFirstColumn="0" w:lastRowLastColumn="0"/>
              <w:rPr>
                <w:rFonts w:cs="B Nazanin"/>
                <w:rtl/>
                <w:lang w:bidi="ar-SA"/>
              </w:rPr>
            </w:pPr>
            <w:r w:rsidRPr="001A14D3">
              <w:rPr>
                <w:rFonts w:cs="B Nazanin"/>
                <w:rtl/>
                <w:lang w:bidi="ar-SA"/>
              </w:rPr>
              <w:t>تاخیر و بازدهی سریع</w:t>
            </w:r>
          </w:p>
        </w:tc>
        <w:tc>
          <w:tcPr>
            <w:tcW w:w="1879" w:type="dxa"/>
            <w:shd w:val="clear" w:color="auto" w:fill="F2F2F2" w:themeFill="background1" w:themeFillShade="F2"/>
            <w:hideMark/>
          </w:tcPr>
          <w:p w:rsidR="002A3860" w:rsidRPr="001A14D3" w:rsidRDefault="002A3860" w:rsidP="007D2BF2">
            <w:pPr>
              <w:jc w:val="center"/>
              <w:cnfStyle w:val="000000000000" w:firstRow="0" w:lastRow="0" w:firstColumn="0" w:lastColumn="0" w:oddVBand="0" w:evenVBand="0" w:oddHBand="0" w:evenHBand="0" w:firstRowFirstColumn="0" w:firstRowLastColumn="0" w:lastRowFirstColumn="0" w:lastRowLastColumn="0"/>
              <w:rPr>
                <w:rFonts w:cs="B Nazanin"/>
                <w:rtl/>
                <w:lang w:bidi="ar-SA"/>
              </w:rPr>
            </w:pPr>
            <w:r w:rsidRPr="001A14D3">
              <w:rPr>
                <w:rFonts w:cs="B Nazanin"/>
                <w:rtl/>
                <w:lang w:bidi="ar-SA"/>
              </w:rPr>
              <w:t>تست و تغییر در اطلاعات اصلی</w:t>
            </w:r>
          </w:p>
        </w:tc>
      </w:tr>
      <w:tr w:rsidR="002A3860" w:rsidRPr="001A14D3" w:rsidTr="007D2BF2">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553" w:type="dxa"/>
            <w:hideMark/>
          </w:tcPr>
          <w:p w:rsidR="002A3860" w:rsidRPr="001A14D3" w:rsidRDefault="002A3860" w:rsidP="007D2BF2">
            <w:pPr>
              <w:jc w:val="center"/>
              <w:rPr>
                <w:rFonts w:cs="B Nazanin"/>
                <w:rtl/>
                <w:lang w:bidi="ar-SA"/>
              </w:rPr>
            </w:pPr>
            <w:r w:rsidRPr="001A14D3">
              <w:rPr>
                <w:rFonts w:cs="B Nazanin"/>
                <w:rtl/>
                <w:lang w:bidi="ar-SA"/>
              </w:rPr>
              <w:t xml:space="preserve">میزان </w:t>
            </w:r>
            <w:r w:rsidRPr="001A14D3">
              <w:rPr>
                <w:rFonts w:cs="B Nazanin"/>
              </w:rPr>
              <w:t>Reusability</w:t>
            </w:r>
          </w:p>
        </w:tc>
        <w:tc>
          <w:tcPr>
            <w:tcW w:w="1682" w:type="dxa"/>
            <w:shd w:val="clear" w:color="auto" w:fill="F2F2F2" w:themeFill="background1" w:themeFillShade="F2"/>
            <w:hideMark/>
          </w:tcPr>
          <w:p w:rsidR="002A3860" w:rsidRPr="001A14D3" w:rsidRDefault="002A3860" w:rsidP="007D2BF2">
            <w:pPr>
              <w:jc w:val="center"/>
              <w:cnfStyle w:val="000000100000" w:firstRow="0" w:lastRow="0" w:firstColumn="0" w:lastColumn="0" w:oddVBand="0" w:evenVBand="0" w:oddHBand="1" w:evenHBand="0" w:firstRowFirstColumn="0" w:firstRowLastColumn="0" w:lastRowFirstColumn="0" w:lastRowLastColumn="0"/>
              <w:rPr>
                <w:rFonts w:cs="B Nazanin"/>
                <w:rtl/>
                <w:lang w:bidi="ar-SA"/>
              </w:rPr>
            </w:pPr>
            <w:r w:rsidRPr="001A14D3">
              <w:rPr>
                <w:rFonts w:cs="B Nazanin"/>
                <w:rtl/>
                <w:lang w:bidi="ar-SA"/>
              </w:rPr>
              <w:t>بالا</w:t>
            </w:r>
          </w:p>
        </w:tc>
        <w:tc>
          <w:tcPr>
            <w:tcW w:w="2238" w:type="dxa"/>
            <w:shd w:val="clear" w:color="auto" w:fill="F2F2F2" w:themeFill="background1" w:themeFillShade="F2"/>
            <w:hideMark/>
          </w:tcPr>
          <w:p w:rsidR="002A3860" w:rsidRPr="001A14D3" w:rsidRDefault="002A3860" w:rsidP="007D2BF2">
            <w:pPr>
              <w:jc w:val="center"/>
              <w:cnfStyle w:val="000000100000" w:firstRow="0" w:lastRow="0" w:firstColumn="0" w:lastColumn="0" w:oddVBand="0" w:evenVBand="0" w:oddHBand="1" w:evenHBand="0" w:firstRowFirstColumn="0" w:firstRowLastColumn="0" w:lastRowFirstColumn="0" w:lastRowLastColumn="0"/>
              <w:rPr>
                <w:rFonts w:cs="B Nazanin"/>
                <w:rtl/>
                <w:lang w:bidi="ar-SA"/>
              </w:rPr>
            </w:pPr>
            <w:r w:rsidRPr="001A14D3">
              <w:rPr>
                <w:rFonts w:cs="B Nazanin"/>
                <w:rtl/>
                <w:lang w:bidi="ar-SA"/>
              </w:rPr>
              <w:t>پایین</w:t>
            </w:r>
          </w:p>
        </w:tc>
        <w:tc>
          <w:tcPr>
            <w:tcW w:w="1695" w:type="dxa"/>
            <w:shd w:val="clear" w:color="auto" w:fill="F2F2F2" w:themeFill="background1" w:themeFillShade="F2"/>
            <w:hideMark/>
          </w:tcPr>
          <w:p w:rsidR="002A3860" w:rsidRPr="001A14D3" w:rsidRDefault="002A3860" w:rsidP="007D2BF2">
            <w:pPr>
              <w:jc w:val="center"/>
              <w:cnfStyle w:val="000000100000" w:firstRow="0" w:lastRow="0" w:firstColumn="0" w:lastColumn="0" w:oddVBand="0" w:evenVBand="0" w:oddHBand="1" w:evenHBand="0" w:firstRowFirstColumn="0" w:firstRowLastColumn="0" w:lastRowFirstColumn="0" w:lastRowLastColumn="0"/>
              <w:rPr>
                <w:rFonts w:cs="B Nazanin"/>
                <w:rtl/>
                <w:lang w:bidi="ar-SA"/>
              </w:rPr>
            </w:pPr>
            <w:r w:rsidRPr="001A14D3">
              <w:rPr>
                <w:rFonts w:cs="B Nazanin"/>
                <w:rtl/>
                <w:lang w:bidi="ar-SA"/>
              </w:rPr>
              <w:t>بالا</w:t>
            </w:r>
          </w:p>
        </w:tc>
        <w:tc>
          <w:tcPr>
            <w:tcW w:w="1879" w:type="dxa"/>
            <w:shd w:val="clear" w:color="auto" w:fill="F2F2F2" w:themeFill="background1" w:themeFillShade="F2"/>
            <w:hideMark/>
          </w:tcPr>
          <w:p w:rsidR="002A3860" w:rsidRPr="001A14D3" w:rsidRDefault="002A3860" w:rsidP="007D2BF2">
            <w:pPr>
              <w:jc w:val="center"/>
              <w:cnfStyle w:val="000000100000" w:firstRow="0" w:lastRow="0" w:firstColumn="0" w:lastColumn="0" w:oddVBand="0" w:evenVBand="0" w:oddHBand="1" w:evenHBand="0" w:firstRowFirstColumn="0" w:firstRowLastColumn="0" w:lastRowFirstColumn="0" w:lastRowLastColumn="0"/>
              <w:rPr>
                <w:rFonts w:cs="B Nazanin"/>
                <w:rtl/>
                <w:lang w:bidi="ar-SA"/>
              </w:rPr>
            </w:pPr>
            <w:r w:rsidRPr="001A14D3">
              <w:rPr>
                <w:rFonts w:cs="B Nazanin"/>
                <w:rtl/>
                <w:lang w:bidi="ar-SA"/>
              </w:rPr>
              <w:t>بسیار بالا</w:t>
            </w:r>
          </w:p>
        </w:tc>
      </w:tr>
      <w:tr w:rsidR="002A3860" w:rsidRPr="001A14D3" w:rsidTr="007D2BF2">
        <w:trPr>
          <w:trHeight w:val="257"/>
          <w:jc w:val="center"/>
        </w:trPr>
        <w:tc>
          <w:tcPr>
            <w:cnfStyle w:val="001000000000" w:firstRow="0" w:lastRow="0" w:firstColumn="1" w:lastColumn="0" w:oddVBand="0" w:evenVBand="0" w:oddHBand="0" w:evenHBand="0" w:firstRowFirstColumn="0" w:firstRowLastColumn="0" w:lastRowFirstColumn="0" w:lastRowLastColumn="0"/>
            <w:tcW w:w="1553" w:type="dxa"/>
            <w:hideMark/>
          </w:tcPr>
          <w:p w:rsidR="002A3860" w:rsidRPr="001A14D3" w:rsidRDefault="002A3860" w:rsidP="007D2BF2">
            <w:pPr>
              <w:jc w:val="center"/>
              <w:rPr>
                <w:rFonts w:cs="B Nazanin"/>
                <w:rtl/>
                <w:lang w:bidi="ar-SA"/>
              </w:rPr>
            </w:pPr>
            <w:r w:rsidRPr="001A14D3">
              <w:rPr>
                <w:rFonts w:cs="B Nazanin"/>
                <w:rtl/>
                <w:lang w:bidi="ar-SA"/>
              </w:rPr>
              <w:t>پل ارتباط اجزا</w:t>
            </w:r>
          </w:p>
        </w:tc>
        <w:tc>
          <w:tcPr>
            <w:tcW w:w="1682" w:type="dxa"/>
            <w:shd w:val="clear" w:color="auto" w:fill="F2F2F2" w:themeFill="background1" w:themeFillShade="F2"/>
            <w:hideMark/>
          </w:tcPr>
          <w:p w:rsidR="002A3860" w:rsidRPr="001A14D3" w:rsidRDefault="002A3860" w:rsidP="007D2BF2">
            <w:pPr>
              <w:jc w:val="center"/>
              <w:cnfStyle w:val="000000000000" w:firstRow="0" w:lastRow="0" w:firstColumn="0" w:lastColumn="0" w:oddVBand="0" w:evenVBand="0" w:oddHBand="0" w:evenHBand="0" w:firstRowFirstColumn="0" w:firstRowLastColumn="0" w:lastRowFirstColumn="0" w:lastRowLastColumn="0"/>
              <w:rPr>
                <w:rFonts w:cs="B Nazanin"/>
                <w:rtl/>
                <w:lang w:bidi="ar-SA"/>
              </w:rPr>
            </w:pPr>
            <w:r w:rsidRPr="001A14D3">
              <w:rPr>
                <w:rFonts w:cs="B Nazanin"/>
                <w:rtl/>
                <w:lang w:bidi="ar-SA"/>
              </w:rPr>
              <w:t>لایه ی میانی آن دو</w:t>
            </w:r>
          </w:p>
        </w:tc>
        <w:tc>
          <w:tcPr>
            <w:tcW w:w="2238" w:type="dxa"/>
            <w:shd w:val="clear" w:color="auto" w:fill="F2F2F2" w:themeFill="background1" w:themeFillShade="F2"/>
            <w:hideMark/>
          </w:tcPr>
          <w:p w:rsidR="002A3860" w:rsidRPr="001A14D3" w:rsidRDefault="002A3860" w:rsidP="007D2BF2">
            <w:pPr>
              <w:jc w:val="center"/>
              <w:cnfStyle w:val="000000000000" w:firstRow="0" w:lastRow="0" w:firstColumn="0" w:lastColumn="0" w:oddVBand="0" w:evenVBand="0" w:oddHBand="0" w:evenHBand="0" w:firstRowFirstColumn="0" w:firstRowLastColumn="0" w:lastRowFirstColumn="0" w:lastRowLastColumn="0"/>
              <w:rPr>
                <w:rFonts w:cs="B Nazanin"/>
                <w:rtl/>
                <w:lang w:bidi="ar-SA"/>
              </w:rPr>
            </w:pPr>
            <w:r w:rsidRPr="001A14D3">
              <w:rPr>
                <w:rFonts w:cs="B Nazanin"/>
              </w:rPr>
              <w:t>Function returns</w:t>
            </w:r>
          </w:p>
        </w:tc>
        <w:tc>
          <w:tcPr>
            <w:tcW w:w="1695" w:type="dxa"/>
            <w:shd w:val="clear" w:color="auto" w:fill="F2F2F2" w:themeFill="background1" w:themeFillShade="F2"/>
            <w:hideMark/>
          </w:tcPr>
          <w:p w:rsidR="002A3860" w:rsidRPr="001A14D3" w:rsidRDefault="002A3860" w:rsidP="007D2BF2">
            <w:pPr>
              <w:jc w:val="center"/>
              <w:cnfStyle w:val="000000000000" w:firstRow="0" w:lastRow="0" w:firstColumn="0" w:lastColumn="0" w:oddVBand="0" w:evenVBand="0" w:oddHBand="0" w:evenHBand="0" w:firstRowFirstColumn="0" w:firstRowLastColumn="0" w:lastRowFirstColumn="0" w:lastRowLastColumn="0"/>
              <w:rPr>
                <w:rFonts w:cs="B Nazanin"/>
              </w:rPr>
            </w:pPr>
            <w:r w:rsidRPr="001A14D3">
              <w:rPr>
                <w:rFonts w:cs="B Nazanin"/>
              </w:rPr>
              <w:t>I/O</w:t>
            </w:r>
          </w:p>
        </w:tc>
        <w:tc>
          <w:tcPr>
            <w:tcW w:w="1879" w:type="dxa"/>
            <w:shd w:val="clear" w:color="auto" w:fill="F2F2F2" w:themeFill="background1" w:themeFillShade="F2"/>
            <w:hideMark/>
          </w:tcPr>
          <w:p w:rsidR="002A3860" w:rsidRPr="001A14D3" w:rsidRDefault="002A3860" w:rsidP="007D2BF2">
            <w:pPr>
              <w:jc w:val="center"/>
              <w:cnfStyle w:val="000000000000" w:firstRow="0" w:lastRow="0" w:firstColumn="0" w:lastColumn="0" w:oddVBand="0" w:evenVBand="0" w:oddHBand="0" w:evenHBand="0" w:firstRowFirstColumn="0" w:firstRowLastColumn="0" w:lastRowFirstColumn="0" w:lastRowLastColumn="0"/>
              <w:rPr>
                <w:rFonts w:cs="B Nazanin"/>
              </w:rPr>
            </w:pPr>
            <w:r w:rsidRPr="001A14D3">
              <w:rPr>
                <w:rFonts w:cs="B Nazanin"/>
              </w:rPr>
              <w:t>Data Center</w:t>
            </w:r>
          </w:p>
        </w:tc>
      </w:tr>
    </w:tbl>
    <w:p w:rsidR="002A3860" w:rsidRPr="001A14D3" w:rsidRDefault="002A3860" w:rsidP="002A3860">
      <w:pPr>
        <w:rPr>
          <w:rFonts w:cs="B Nazanin"/>
        </w:rPr>
      </w:pPr>
    </w:p>
    <w:p w:rsidR="002A3860" w:rsidRPr="00136970" w:rsidRDefault="002A3860" w:rsidP="002A3860">
      <w:pPr>
        <w:rPr>
          <w:rFonts w:cs="B Nazanin"/>
          <w:b/>
          <w:bCs/>
          <w:rtl/>
        </w:rPr>
      </w:pPr>
      <w:r w:rsidRPr="00136970">
        <w:rPr>
          <w:rFonts w:cs="B Nazanin"/>
          <w:b/>
          <w:bCs/>
          <w:rtl/>
        </w:rPr>
        <w:t>معیار ها:</w:t>
      </w:r>
    </w:p>
    <w:p w:rsidR="002A3860" w:rsidRPr="001A14D3" w:rsidRDefault="002A3860" w:rsidP="002A3860">
      <w:pPr>
        <w:rPr>
          <w:rFonts w:cs="B Nazanin"/>
        </w:rPr>
      </w:pPr>
      <w:r w:rsidRPr="001A14D3">
        <w:rPr>
          <w:rFonts w:cs="B Nazanin"/>
          <w:rtl/>
        </w:rPr>
        <w:t>1.</w:t>
      </w:r>
      <w:r w:rsidRPr="001A14D3">
        <w:rPr>
          <w:rFonts w:cs="B Nazanin"/>
          <w:b/>
          <w:bCs/>
          <w:rtl/>
        </w:rPr>
        <w:t>مدیریت داده ها و سرور اصلی</w:t>
      </w:r>
      <w:r w:rsidRPr="001A14D3">
        <w:rPr>
          <w:rFonts w:cs="B Nazanin"/>
          <w:rtl/>
        </w:rPr>
        <w:t xml:space="preserve">: در این پروژه مدیریت داده ها نقش مهمی دارند و برای مدیریت آن ها به یک سرور اصلی نیازمندیم. یعنی مهم ترین قسمت پروژه به این صورت است که بتوانیم در کنار اینکه بخش امنیت سرور را فراهم آوریم ، هر شخص یا </w:t>
      </w:r>
      <w:r w:rsidRPr="001A14D3">
        <w:rPr>
          <w:rFonts w:cs="B Nazanin"/>
        </w:rPr>
        <w:t>actor</w:t>
      </w:r>
      <w:r w:rsidRPr="001A14D3">
        <w:rPr>
          <w:rFonts w:cs="B Nazanin"/>
          <w:rtl/>
        </w:rPr>
        <w:t xml:space="preserve"> بر روی داده های پردازش شده کار خود را انجام دهد. سه معماری که محوریت داده ها و سرور را در نظر دارند ، عبارتند از </w:t>
      </w:r>
      <w:r w:rsidRPr="001A14D3">
        <w:rPr>
          <w:rFonts w:cs="B Nazanin"/>
        </w:rPr>
        <w:t>Database center</w:t>
      </w:r>
      <w:r w:rsidRPr="001A14D3">
        <w:rPr>
          <w:rFonts w:cs="B Nazanin"/>
          <w:rtl/>
        </w:rPr>
        <w:t xml:space="preserve"> و </w:t>
      </w:r>
      <w:r w:rsidRPr="001A14D3">
        <w:rPr>
          <w:rFonts w:cs="B Nazanin"/>
        </w:rPr>
        <w:t>data flow</w:t>
      </w:r>
      <w:r w:rsidRPr="001A14D3">
        <w:rPr>
          <w:rFonts w:cs="B Nazanin"/>
          <w:rtl/>
        </w:rPr>
        <w:t xml:space="preserve"> و </w:t>
      </w:r>
      <w:r w:rsidRPr="001A14D3">
        <w:rPr>
          <w:rFonts w:cs="B Nazanin"/>
        </w:rPr>
        <w:t>Layered</w:t>
      </w:r>
      <w:r w:rsidRPr="001A14D3">
        <w:rPr>
          <w:rFonts w:cs="B Nazanin"/>
          <w:rtl/>
        </w:rPr>
        <w:t>.</w:t>
      </w:r>
    </w:p>
    <w:p w:rsidR="002A3860" w:rsidRPr="001A14D3" w:rsidRDefault="002A3860" w:rsidP="002A3860">
      <w:pPr>
        <w:rPr>
          <w:rFonts w:cs="B Nazanin"/>
          <w:rtl/>
        </w:rPr>
      </w:pPr>
      <w:r w:rsidRPr="001A14D3">
        <w:rPr>
          <w:rFonts w:cs="B Nazanin"/>
          <w:rtl/>
        </w:rPr>
        <w:t>2.</w:t>
      </w:r>
      <w:r w:rsidRPr="001A14D3">
        <w:rPr>
          <w:rFonts w:cs="B Nazanin"/>
          <w:b/>
          <w:bCs/>
          <w:rtl/>
        </w:rPr>
        <w:t>استقلال عمل</w:t>
      </w:r>
      <w:r w:rsidRPr="001A14D3">
        <w:rPr>
          <w:rFonts w:cs="B Nazanin"/>
          <w:rtl/>
        </w:rPr>
        <w:t xml:space="preserve">: همانطور که قبلتر در قسمت نیازمندی ها نیز بحث شد ، تعداد </w:t>
      </w:r>
      <w:r w:rsidRPr="001A14D3">
        <w:rPr>
          <w:rFonts w:cs="B Nazanin"/>
        </w:rPr>
        <w:t>actor</w:t>
      </w:r>
      <w:r w:rsidRPr="001A14D3">
        <w:rPr>
          <w:rFonts w:cs="B Nazanin"/>
          <w:rtl/>
        </w:rPr>
        <w:t xml:space="preserve"> ها در این پروژه زیاد هستند و هر کدام هم نقش خاص خودشان را برعهده دارند که لزوما نیازی نیست از کار یکدیگر باخبر شوند. یعنی همین که هر شخص داده ها را بخواند ، تغییرات را روی آن اعمال کند و باز پس دهد ، کافیست. این استقلال در عملکرد بیشتر در دو معماری </w:t>
      </w:r>
      <w:r w:rsidRPr="001A14D3">
        <w:rPr>
          <w:rFonts w:cs="B Nazanin"/>
        </w:rPr>
        <w:t>Layered</w:t>
      </w:r>
      <w:r w:rsidRPr="001A14D3">
        <w:rPr>
          <w:rFonts w:cs="B Nazanin"/>
          <w:rtl/>
        </w:rPr>
        <w:t xml:space="preserve"> و </w:t>
      </w:r>
      <w:r w:rsidRPr="001A14D3">
        <w:rPr>
          <w:rFonts w:cs="B Nazanin"/>
        </w:rPr>
        <w:t>Data center</w:t>
      </w:r>
      <w:r w:rsidRPr="001A14D3">
        <w:rPr>
          <w:rFonts w:cs="B Nazanin"/>
          <w:rtl/>
        </w:rPr>
        <w:t xml:space="preserve"> دیده میشود.</w:t>
      </w:r>
    </w:p>
    <w:p w:rsidR="002A3860" w:rsidRPr="001A14D3" w:rsidRDefault="002A3860" w:rsidP="002A3860">
      <w:pPr>
        <w:rPr>
          <w:rFonts w:cs="B Nazanin"/>
          <w:rtl/>
        </w:rPr>
      </w:pPr>
      <w:r w:rsidRPr="001A14D3">
        <w:rPr>
          <w:rFonts w:cs="B Nazanin"/>
          <w:rtl/>
        </w:rPr>
        <w:t>3.</w:t>
      </w:r>
      <w:r w:rsidRPr="001A14D3">
        <w:rPr>
          <w:rFonts w:cs="B Nazanin"/>
          <w:b/>
          <w:bCs/>
          <w:rtl/>
        </w:rPr>
        <w:t>سادگی معماری</w:t>
      </w:r>
      <w:r w:rsidRPr="001A14D3">
        <w:rPr>
          <w:rFonts w:cs="B Nazanin"/>
          <w:rtl/>
        </w:rPr>
        <w:t xml:space="preserve">: یکی ازمعیار های بسیار مهم برای تمام پروژه ها ، پرهیز از افزودن پیچیدگی های غیرضروری به پروژه میباشد. در میان این چند نوع معماری ، معماری </w:t>
      </w:r>
      <w:r w:rsidRPr="001A14D3">
        <w:rPr>
          <w:rFonts w:cs="B Nazanin"/>
        </w:rPr>
        <w:t xml:space="preserve">Data center </w:t>
      </w:r>
      <w:r w:rsidRPr="001A14D3">
        <w:rPr>
          <w:rFonts w:cs="B Nazanin"/>
          <w:rtl/>
        </w:rPr>
        <w:t xml:space="preserve"> ، </w:t>
      </w:r>
      <w:r w:rsidRPr="001A14D3">
        <w:rPr>
          <w:rFonts w:cs="B Nazanin"/>
        </w:rPr>
        <w:t>Layered</w:t>
      </w:r>
      <w:r w:rsidRPr="001A14D3">
        <w:rPr>
          <w:rFonts w:cs="B Nazanin"/>
          <w:rtl/>
        </w:rPr>
        <w:t xml:space="preserve"> ، </w:t>
      </w:r>
      <w:r w:rsidRPr="001A14D3">
        <w:rPr>
          <w:rFonts w:cs="B Nazanin"/>
        </w:rPr>
        <w:t>OOP</w:t>
      </w:r>
      <w:r w:rsidRPr="001A14D3">
        <w:rPr>
          <w:rFonts w:cs="B Nazanin"/>
          <w:rtl/>
        </w:rPr>
        <w:t xml:space="preserve"> از سادگی بیشتری برخوردارند و اعضای تیم بیشتر با این استایل ها آشنایی دارند. پس انجام پروژه در این سه سبک به صرفه تر است.</w:t>
      </w:r>
    </w:p>
    <w:p w:rsidR="002A3860" w:rsidRPr="001A14D3" w:rsidRDefault="002A3860" w:rsidP="002A3860">
      <w:pPr>
        <w:rPr>
          <w:rFonts w:cs="B Nazanin"/>
          <w:rtl/>
        </w:rPr>
      </w:pPr>
      <w:r w:rsidRPr="001A14D3">
        <w:rPr>
          <w:rFonts w:cs="B Nazanin"/>
          <w:rtl/>
        </w:rPr>
        <w:t>4.</w:t>
      </w:r>
      <w:r w:rsidRPr="001A14D3">
        <w:rPr>
          <w:rFonts w:cs="B Nazanin"/>
          <w:b/>
          <w:bCs/>
          <w:rtl/>
        </w:rPr>
        <w:t>اخلال در عملکرد</w:t>
      </w:r>
      <w:r w:rsidRPr="001A14D3">
        <w:rPr>
          <w:rFonts w:cs="B Nazanin"/>
          <w:rtl/>
        </w:rPr>
        <w:t xml:space="preserve">: از آنجا که پروژه ی ما یک پروژه ی اپلیکیشنی است که با اینترنت کار میکند ، امکان اخلال در اینترنت و بروز خطا برای اجرای ادامه ی عملکرد وجود دارد فلذا تا حد ممکن اطلاعات در هر قسمت باید در دیتابیس مجدد آپدیت گردد تا با بازگشت به اپلیکیشن ، کار از همانجا ادامه یابد. برای این امر </w:t>
      </w:r>
      <w:r w:rsidRPr="001A14D3">
        <w:rPr>
          <w:rFonts w:cs="B Nazanin"/>
        </w:rPr>
        <w:t>Database Center</w:t>
      </w:r>
      <w:r w:rsidRPr="001A14D3">
        <w:rPr>
          <w:rFonts w:cs="B Nazanin"/>
          <w:rtl/>
        </w:rPr>
        <w:t xml:space="preserve"> بسیار مقرون به صرفه تر از دیگران است.</w:t>
      </w:r>
    </w:p>
    <w:p w:rsidR="002A3860" w:rsidRPr="001A14D3" w:rsidRDefault="002A3860" w:rsidP="002A3860">
      <w:pPr>
        <w:rPr>
          <w:rFonts w:cs="B Nazanin"/>
          <w:rtl/>
        </w:rPr>
      </w:pPr>
      <w:r w:rsidRPr="001A14D3">
        <w:rPr>
          <w:rFonts w:cs="B Nazanin"/>
          <w:rtl/>
        </w:rPr>
        <w:t>5</w:t>
      </w:r>
      <w:r w:rsidRPr="001A14D3">
        <w:rPr>
          <w:rFonts w:cs="B Nazanin"/>
          <w:b/>
          <w:bCs/>
          <w:rtl/>
        </w:rPr>
        <w:t>.مدیریت ریسک پیاده سازی</w:t>
      </w:r>
      <w:r w:rsidRPr="001A14D3">
        <w:rPr>
          <w:rFonts w:cs="B Nazanin"/>
          <w:rtl/>
        </w:rPr>
        <w:t xml:space="preserve">: چون پروژه ، پروژه ی بسیار بزرگی است ، باید کامپوننت ها و اجزای سیستم طوری قرار گیرند که در صورت درخواست برای ایجاد یک </w:t>
      </w:r>
      <w:r w:rsidRPr="001A14D3">
        <w:rPr>
          <w:rFonts w:cs="B Nazanin"/>
        </w:rPr>
        <w:t>Feature</w:t>
      </w:r>
      <w:r w:rsidRPr="001A14D3">
        <w:rPr>
          <w:rFonts w:cs="B Nazanin"/>
          <w:rtl/>
        </w:rPr>
        <w:t xml:space="preserve"> جدید ، بتوان به راحتی آن را پیاده سازی کرد. از آنجا که در </w:t>
      </w:r>
      <w:r w:rsidRPr="001A14D3">
        <w:rPr>
          <w:rFonts w:cs="B Nazanin"/>
        </w:rPr>
        <w:t>Database center</w:t>
      </w:r>
      <w:r w:rsidRPr="001A14D3">
        <w:rPr>
          <w:rFonts w:cs="B Nazanin"/>
          <w:rtl/>
        </w:rPr>
        <w:t xml:space="preserve"> این استقلال بسیار زیاد است ، میتوان صرفا در یک جزء آن تغییر را اعمال کرد و ادامه داد.</w:t>
      </w:r>
    </w:p>
    <w:p w:rsidR="002A3860" w:rsidRPr="001A14D3" w:rsidRDefault="002A3860" w:rsidP="002A3860">
      <w:pPr>
        <w:rPr>
          <w:rFonts w:cs="B Nazanin"/>
        </w:rPr>
      </w:pPr>
      <w:r w:rsidRPr="001A14D3">
        <w:rPr>
          <w:rFonts w:cs="B Nazanin"/>
          <w:rtl/>
        </w:rPr>
        <w:t>6</w:t>
      </w:r>
      <w:r w:rsidRPr="001A14D3">
        <w:rPr>
          <w:rFonts w:cs="B Nazanin"/>
          <w:b/>
          <w:bCs/>
          <w:rtl/>
        </w:rPr>
        <w:t>.ماهیت و بستر</w:t>
      </w:r>
      <w:r w:rsidRPr="001A14D3">
        <w:rPr>
          <w:rFonts w:cs="B Nazanin"/>
          <w:rtl/>
        </w:rPr>
        <w:t xml:space="preserve">: پروژه طوری است که میتوان آن را به بستر وبسایت انتقال داد. در اپلیکیشن های تحت وب ، بیشتر از معماری </w:t>
      </w:r>
      <w:r w:rsidRPr="001A14D3">
        <w:rPr>
          <w:rFonts w:cs="B Nazanin"/>
        </w:rPr>
        <w:t>Layered</w:t>
      </w:r>
      <w:r w:rsidRPr="001A14D3">
        <w:rPr>
          <w:rFonts w:cs="B Nazanin"/>
          <w:rtl/>
        </w:rPr>
        <w:t xml:space="preserve"> استفاده میشود و باید در نظر داشت که پس میتواند </w:t>
      </w:r>
      <w:r w:rsidRPr="001A14D3">
        <w:rPr>
          <w:rFonts w:cs="B Nazanin"/>
        </w:rPr>
        <w:t>Best Practice</w:t>
      </w:r>
      <w:r w:rsidRPr="001A14D3">
        <w:rPr>
          <w:rFonts w:cs="B Nazanin"/>
          <w:rtl/>
        </w:rPr>
        <w:t xml:space="preserve"> های بهتری در آن یافت که به پروژه ی ما بسیار نزدیک است.</w:t>
      </w:r>
    </w:p>
    <w:p w:rsidR="00BD3D54" w:rsidRPr="001A14D3" w:rsidRDefault="00BD3D54" w:rsidP="002A3860">
      <w:pPr>
        <w:rPr>
          <w:rFonts w:cs="B Nazanin"/>
        </w:rPr>
      </w:pPr>
    </w:p>
    <w:p w:rsidR="00BD3D54" w:rsidRPr="001A14D3" w:rsidRDefault="00BD3D54" w:rsidP="002A3860">
      <w:pPr>
        <w:rPr>
          <w:rFonts w:cs="B Nazanin"/>
        </w:rPr>
      </w:pPr>
    </w:p>
    <w:p w:rsidR="00BD3D54" w:rsidRPr="001A14D3" w:rsidRDefault="00BD3D54" w:rsidP="002A3860">
      <w:pPr>
        <w:rPr>
          <w:rFonts w:cs="B Nazanin"/>
          <w:rtl/>
        </w:rPr>
      </w:pPr>
    </w:p>
    <w:p w:rsidR="002A3860" w:rsidRPr="00136970" w:rsidRDefault="002A3860" w:rsidP="002A3860">
      <w:pPr>
        <w:rPr>
          <w:rFonts w:cs="B Nazanin"/>
          <w:b/>
          <w:bCs/>
          <w:rtl/>
        </w:rPr>
      </w:pPr>
      <w:r w:rsidRPr="00136970">
        <w:rPr>
          <w:rFonts w:cs="B Nazanin"/>
          <w:b/>
          <w:bCs/>
          <w:rtl/>
        </w:rPr>
        <w:t>بررسی هر معماری:</w:t>
      </w:r>
    </w:p>
    <w:p w:rsidR="002A3860" w:rsidRPr="001A14D3" w:rsidRDefault="002A3860" w:rsidP="002A3860">
      <w:pPr>
        <w:rPr>
          <w:rFonts w:cs="B Nazanin"/>
          <w:rtl/>
        </w:rPr>
      </w:pPr>
      <w:r w:rsidRPr="001A14D3">
        <w:rPr>
          <w:rFonts w:cs="B Nazanin"/>
          <w:rtl/>
        </w:rPr>
        <w:t>1.</w:t>
      </w:r>
      <w:r w:rsidRPr="001A14D3">
        <w:rPr>
          <w:rFonts w:cs="B Nazanin"/>
          <w:b/>
          <w:bCs/>
        </w:rPr>
        <w:t>Call &amp; return</w:t>
      </w:r>
      <w:r w:rsidRPr="001A14D3">
        <w:rPr>
          <w:rFonts w:cs="B Nazanin"/>
          <w:rtl/>
        </w:rPr>
        <w:t xml:space="preserve">: پروژه اینطور نیست که بتوان آن را به قسمت های مختلف شکست. یعنی پروژه بیشتر از اجزای مستقل از هم تعریف میشود تا اینکه یکپارچه باشد و تکه تکه باشد. همچنین که در معماری </w:t>
      </w:r>
      <w:r w:rsidRPr="001A14D3">
        <w:rPr>
          <w:rFonts w:cs="B Nazanin"/>
        </w:rPr>
        <w:t xml:space="preserve">Call &amp; return </w:t>
      </w:r>
      <w:r w:rsidRPr="001A14D3">
        <w:rPr>
          <w:rFonts w:cs="B Nazanin"/>
          <w:rtl/>
        </w:rPr>
        <w:t xml:space="preserve"> که بر پایه ی </w:t>
      </w:r>
      <w:r w:rsidRPr="001A14D3">
        <w:rPr>
          <w:rFonts w:cs="B Nazanin"/>
        </w:rPr>
        <w:t>Divide &amp; conquer</w:t>
      </w:r>
      <w:r w:rsidRPr="001A14D3">
        <w:rPr>
          <w:rFonts w:cs="B Nazanin"/>
          <w:rtl/>
        </w:rPr>
        <w:t xml:space="preserve"> است اعمال تغییرات و مدیریت ریسک در آن کمتر است و از آنجا که پروژه دارای </w:t>
      </w:r>
      <w:r w:rsidRPr="001A14D3">
        <w:rPr>
          <w:rFonts w:cs="B Nazanin"/>
        </w:rPr>
        <w:t>Feature</w:t>
      </w:r>
      <w:r w:rsidRPr="001A14D3">
        <w:rPr>
          <w:rFonts w:cs="B Nazanin"/>
          <w:rtl/>
        </w:rPr>
        <w:t xml:space="preserve"> های زیادی است و امکان تغییر و جا افتادن چند </w:t>
      </w:r>
      <w:r w:rsidRPr="001A14D3">
        <w:rPr>
          <w:rFonts w:cs="B Nazanin"/>
        </w:rPr>
        <w:t>feature</w:t>
      </w:r>
      <w:r w:rsidRPr="001A14D3">
        <w:rPr>
          <w:rFonts w:cs="B Nazanin"/>
          <w:rtl/>
        </w:rPr>
        <w:t xml:space="preserve"> وجود دارد بهتر است که از این معماری پرهیز شود.</w:t>
      </w:r>
    </w:p>
    <w:p w:rsidR="002A3860" w:rsidRPr="001A14D3" w:rsidRDefault="002A3860" w:rsidP="002A3860">
      <w:pPr>
        <w:rPr>
          <w:rFonts w:cs="B Nazanin"/>
          <w:rtl/>
        </w:rPr>
      </w:pPr>
      <w:r w:rsidRPr="001A14D3">
        <w:rPr>
          <w:rFonts w:cs="B Nazanin"/>
          <w:rtl/>
        </w:rPr>
        <w:t>2.</w:t>
      </w:r>
      <w:r w:rsidRPr="001A14D3">
        <w:rPr>
          <w:rFonts w:cs="B Nazanin"/>
          <w:b/>
          <w:bCs/>
        </w:rPr>
        <w:t>Layered</w:t>
      </w:r>
      <w:r w:rsidRPr="001A14D3">
        <w:rPr>
          <w:rFonts w:cs="B Nazanin"/>
          <w:rtl/>
        </w:rPr>
        <w:t xml:space="preserve">: این معماری در بخش وبسایت و یا اپلیکیشن موبایل میتواند خیلی بدرد بخور باشد. چراکه لایه های مختلف یعنی </w:t>
      </w:r>
      <w:r w:rsidRPr="001A14D3">
        <w:rPr>
          <w:rFonts w:cs="B Nazanin"/>
        </w:rPr>
        <w:t>Backend</w:t>
      </w:r>
      <w:r w:rsidRPr="001A14D3">
        <w:rPr>
          <w:rFonts w:cs="B Nazanin"/>
          <w:rtl/>
        </w:rPr>
        <w:t xml:space="preserve"> ، </w:t>
      </w:r>
      <w:r w:rsidRPr="001A14D3">
        <w:rPr>
          <w:rFonts w:cs="B Nazanin"/>
        </w:rPr>
        <w:t>Frontend</w:t>
      </w:r>
      <w:r w:rsidRPr="001A14D3">
        <w:rPr>
          <w:rFonts w:cs="B Nazanin"/>
          <w:rtl/>
        </w:rPr>
        <w:t xml:space="preserve"> را از یکدیگر جدا میسازد و به راحتی میتوان سیستم را به سه لایه ی </w:t>
      </w:r>
      <w:r w:rsidRPr="001A14D3">
        <w:rPr>
          <w:rFonts w:cs="B Nazanin"/>
        </w:rPr>
        <w:t xml:space="preserve">server </w:t>
      </w:r>
      <w:r w:rsidRPr="001A14D3">
        <w:rPr>
          <w:rFonts w:cs="B Nazanin"/>
          <w:rtl/>
        </w:rPr>
        <w:t xml:space="preserve"> ، </w:t>
      </w:r>
      <w:r w:rsidRPr="001A14D3">
        <w:rPr>
          <w:rFonts w:cs="B Nazanin"/>
        </w:rPr>
        <w:t>Data interfaces</w:t>
      </w:r>
      <w:r w:rsidRPr="001A14D3">
        <w:rPr>
          <w:rFonts w:cs="B Nazanin"/>
          <w:rtl/>
        </w:rPr>
        <w:t xml:space="preserve"> و </w:t>
      </w:r>
      <w:r w:rsidRPr="001A14D3">
        <w:rPr>
          <w:rFonts w:cs="B Nazanin"/>
        </w:rPr>
        <w:t>actors</w:t>
      </w:r>
      <w:r w:rsidRPr="001A14D3">
        <w:rPr>
          <w:rFonts w:cs="B Nazanin"/>
          <w:rtl/>
        </w:rPr>
        <w:t xml:space="preserve"> تقسیم بندی نمود و روی هر کدام بصورت مستقل وقت وانرژی گذاشت. همچنین که میدانیم امنیت برای هر لایه متفاوت است چراکه دست یابی به اطلاعات سرور و تغییر در آن ها باید بسیار سخت تر از دستیابی به اکانت یک شخص باشد چراکه بدلیل وجود تراکنش ها و مبادله ی هزینه ها و پول ، امنیت در این پروژه بسیار مهم است. پس این معماری میتواند معماری مناسبی باشد.</w:t>
      </w:r>
    </w:p>
    <w:p w:rsidR="002A3860" w:rsidRPr="001A14D3" w:rsidRDefault="002A3860" w:rsidP="009B27E7">
      <w:pPr>
        <w:rPr>
          <w:rFonts w:cs="B Nazanin"/>
          <w:rtl/>
        </w:rPr>
      </w:pPr>
      <w:r w:rsidRPr="001A14D3">
        <w:rPr>
          <w:rFonts w:cs="B Nazanin"/>
          <w:rtl/>
        </w:rPr>
        <w:t>3.</w:t>
      </w:r>
      <w:r w:rsidRPr="001A14D3">
        <w:rPr>
          <w:rFonts w:cs="B Nazanin"/>
          <w:b/>
          <w:bCs/>
        </w:rPr>
        <w:t>Data Flow</w:t>
      </w:r>
      <w:r w:rsidRPr="001A14D3">
        <w:rPr>
          <w:rFonts w:cs="B Nazanin"/>
          <w:rtl/>
        </w:rPr>
        <w:t xml:space="preserve">: این معماری بدلیل اینکه جریان داده ها را با توجه به </w:t>
      </w:r>
      <w:r w:rsidRPr="001A14D3">
        <w:rPr>
          <w:rFonts w:cs="B Nazanin"/>
        </w:rPr>
        <w:t>filter</w:t>
      </w:r>
      <w:r w:rsidRPr="001A14D3">
        <w:rPr>
          <w:rFonts w:cs="B Nazanin"/>
          <w:rtl/>
        </w:rPr>
        <w:t xml:space="preserve"> ها پیگیری میکند از این نظر میتواند به پروژه کمک شایانی کند اما بدلیل وجود مشکلاتی مثل امکان افزودن </w:t>
      </w:r>
      <w:r w:rsidRPr="001A14D3">
        <w:rPr>
          <w:rFonts w:cs="B Nazanin"/>
        </w:rPr>
        <w:t>Feature</w:t>
      </w:r>
      <w:r w:rsidRPr="001A14D3">
        <w:rPr>
          <w:rFonts w:cs="B Nazanin"/>
          <w:rtl/>
        </w:rPr>
        <w:t xml:space="preserve"> های جدید و یا </w:t>
      </w:r>
      <w:r w:rsidRPr="001A14D3">
        <w:rPr>
          <w:rFonts w:cs="B Nazanin"/>
        </w:rPr>
        <w:t>actor</w:t>
      </w:r>
      <w:r w:rsidRPr="001A14D3">
        <w:rPr>
          <w:rFonts w:cs="B Nazanin"/>
          <w:rtl/>
        </w:rPr>
        <w:t xml:space="preserve"> های جدید این کار برای ما با این معماری ممکن است دشوار باشد. همچنین که در پروژه ، با هر پردازش لزوما باید به سرور ارتباط گیری شود ؛ یعنی در انتها</w:t>
      </w:r>
      <w:r w:rsidR="009B27E7" w:rsidRPr="001A14D3">
        <w:rPr>
          <w:rFonts w:cs="B Nazanin" w:hint="cs"/>
          <w:rtl/>
        </w:rPr>
        <w:t>ی</w:t>
      </w:r>
      <w:r w:rsidRPr="001A14D3">
        <w:rPr>
          <w:rFonts w:cs="B Nazanin"/>
          <w:rtl/>
        </w:rPr>
        <w:t xml:space="preserve"> هر فیلتر باید اطلاعات به سرور برود و سیو شود. پس منطقی تر است که از این معماری بدلیل دوباره کاری استفاده نکنیم.</w:t>
      </w:r>
    </w:p>
    <w:p w:rsidR="002A3860" w:rsidRPr="001A14D3" w:rsidRDefault="002A3860" w:rsidP="004B6E91">
      <w:pPr>
        <w:rPr>
          <w:rFonts w:cs="B Nazanin"/>
          <w:rtl/>
        </w:rPr>
      </w:pPr>
      <w:r w:rsidRPr="001A14D3">
        <w:rPr>
          <w:rFonts w:cs="B Nazanin"/>
          <w:rtl/>
        </w:rPr>
        <w:t>4.</w:t>
      </w:r>
      <w:r w:rsidRPr="001A14D3">
        <w:rPr>
          <w:rFonts w:cs="B Nazanin"/>
          <w:b/>
          <w:bCs/>
        </w:rPr>
        <w:t>Database Center</w:t>
      </w:r>
      <w:r w:rsidRPr="001A14D3">
        <w:rPr>
          <w:rFonts w:cs="B Nazanin"/>
          <w:rtl/>
        </w:rPr>
        <w:t xml:space="preserve">: اطلاعات پردازش شده در پروژه و سیستم ما ، تقریبا همه ی </w:t>
      </w:r>
      <w:r w:rsidRPr="001A14D3">
        <w:rPr>
          <w:rFonts w:cs="B Nazanin"/>
        </w:rPr>
        <w:t>Actor</w:t>
      </w:r>
      <w:r w:rsidRPr="001A14D3">
        <w:rPr>
          <w:rFonts w:cs="B Nazanin"/>
          <w:rtl/>
        </w:rPr>
        <w:t xml:space="preserve"> ها را درگیر میکند. یعنی در قسمت سفارش مشتری ، نه تنها مشتری درگیر پردازش این اطلاع</w:t>
      </w:r>
      <w:r w:rsidR="004B6E91" w:rsidRPr="001A14D3">
        <w:rPr>
          <w:rFonts w:cs="B Nazanin"/>
          <w:rtl/>
        </w:rPr>
        <w:t>ات است بلکه پس از آن به ترتیب آ</w:t>
      </w:r>
      <w:r w:rsidR="004B6E91" w:rsidRPr="001A14D3">
        <w:rPr>
          <w:rFonts w:cs="B Nazanin" w:hint="cs"/>
          <w:rtl/>
        </w:rPr>
        <w:t>شپز</w:t>
      </w:r>
      <w:r w:rsidRPr="001A14D3">
        <w:rPr>
          <w:rFonts w:cs="B Nazanin"/>
          <w:rtl/>
        </w:rPr>
        <w:t xml:space="preserve"> و حسابدار هم بصورت مستقیم آن اطلاعات را پردازش میکنند و همچنین که حسابدار و مدیر هم بصورت غیر مستقیم این اطلاعات پردازش شده را مشاهده میکنند و باید به آن ها اجازه ی دسترسی داده َشود. پس این معماری میتواند بسیار برای پروژه مفید باشد.</w:t>
      </w:r>
    </w:p>
    <w:p w:rsidR="002A3860" w:rsidRPr="001A14D3" w:rsidRDefault="002A3860" w:rsidP="00267E4F">
      <w:pPr>
        <w:rPr>
          <w:rFonts w:cs="B Nazanin"/>
          <w:rtl/>
        </w:rPr>
      </w:pPr>
      <w:r w:rsidRPr="001A14D3">
        <w:rPr>
          <w:rFonts w:cs="B Nazanin"/>
          <w:b/>
          <w:bCs/>
          <w:rtl/>
        </w:rPr>
        <w:t>جمع بندی و نتیجه</w:t>
      </w:r>
      <w:r w:rsidRPr="001A14D3">
        <w:rPr>
          <w:rFonts w:cs="B Nazanin"/>
          <w:rtl/>
        </w:rPr>
        <w:t xml:space="preserve">: میتوانیم برای انجام پروژه از ترکیب دو معماری </w:t>
      </w:r>
      <w:r w:rsidRPr="001A14D3">
        <w:rPr>
          <w:rFonts w:cs="B Nazanin"/>
          <w:color w:val="FF0000"/>
        </w:rPr>
        <w:t>Layered</w:t>
      </w:r>
      <w:r w:rsidRPr="001A14D3">
        <w:rPr>
          <w:rFonts w:cs="B Nazanin"/>
          <w:color w:val="FF0000"/>
          <w:rtl/>
        </w:rPr>
        <w:t xml:space="preserve"> </w:t>
      </w:r>
      <w:r w:rsidRPr="001A14D3">
        <w:rPr>
          <w:rFonts w:cs="B Nazanin"/>
          <w:rtl/>
        </w:rPr>
        <w:t xml:space="preserve">و </w:t>
      </w:r>
      <w:r w:rsidRPr="001A14D3">
        <w:rPr>
          <w:rFonts w:cs="B Nazanin"/>
          <w:color w:val="FF0000"/>
        </w:rPr>
        <w:t>Database center</w:t>
      </w:r>
      <w:r w:rsidRPr="001A14D3">
        <w:rPr>
          <w:rFonts w:cs="B Nazanin"/>
          <w:rtl/>
        </w:rPr>
        <w:t xml:space="preserve"> استفاده کنیم. بدین شرح که سه لایه ی اصلی داریم (</w:t>
      </w:r>
      <w:r w:rsidRPr="001A14D3">
        <w:rPr>
          <w:rFonts w:cs="B Nazanin"/>
        </w:rPr>
        <w:t>UI</w:t>
      </w:r>
      <w:r w:rsidRPr="001A14D3">
        <w:rPr>
          <w:rFonts w:cs="B Nazanin"/>
          <w:rtl/>
        </w:rPr>
        <w:t xml:space="preserve"> ، </w:t>
      </w:r>
      <w:r w:rsidRPr="001A14D3">
        <w:rPr>
          <w:rFonts w:cs="B Nazanin"/>
        </w:rPr>
        <w:t>mediate</w:t>
      </w:r>
      <w:r w:rsidRPr="001A14D3">
        <w:rPr>
          <w:rFonts w:cs="B Nazanin"/>
          <w:rtl/>
        </w:rPr>
        <w:t xml:space="preserve"> و </w:t>
      </w:r>
      <w:r w:rsidRPr="001A14D3">
        <w:rPr>
          <w:rFonts w:cs="B Nazanin"/>
        </w:rPr>
        <w:t>Server</w:t>
      </w:r>
      <w:r w:rsidRPr="001A14D3">
        <w:rPr>
          <w:rFonts w:cs="B Nazanin"/>
          <w:rtl/>
        </w:rPr>
        <w:t xml:space="preserve">). لایه ی </w:t>
      </w:r>
      <w:r w:rsidRPr="001A14D3">
        <w:rPr>
          <w:rFonts w:cs="B Nazanin"/>
        </w:rPr>
        <w:t>UI</w:t>
      </w:r>
      <w:r w:rsidRPr="001A14D3">
        <w:rPr>
          <w:rFonts w:cs="B Nazanin"/>
          <w:rtl/>
        </w:rPr>
        <w:t xml:space="preserve"> که لایه ی تعاملی ما با کاربران است. در لایه ی </w:t>
      </w:r>
      <w:r w:rsidRPr="001A14D3">
        <w:rPr>
          <w:rFonts w:cs="B Nazanin"/>
        </w:rPr>
        <w:t>mediate</w:t>
      </w:r>
      <w:r w:rsidRPr="001A14D3">
        <w:rPr>
          <w:rFonts w:cs="B Nazanin"/>
          <w:rtl/>
        </w:rPr>
        <w:t xml:space="preserve"> تغییرات بر روی داده ها رخ میدهد و </w:t>
      </w:r>
      <w:r w:rsidR="00267E4F" w:rsidRPr="001A14D3">
        <w:rPr>
          <w:rFonts w:cs="B Nazanin" w:hint="cs"/>
          <w:rtl/>
        </w:rPr>
        <w:t>دیتاها به</w:t>
      </w:r>
      <w:r w:rsidRPr="001A14D3">
        <w:rPr>
          <w:rFonts w:cs="B Nazanin"/>
          <w:rtl/>
        </w:rPr>
        <w:t xml:space="preserve"> </w:t>
      </w:r>
      <w:r w:rsidRPr="001A14D3">
        <w:rPr>
          <w:rFonts w:cs="B Nazanin"/>
        </w:rPr>
        <w:t>server</w:t>
      </w:r>
      <w:r w:rsidRPr="001A14D3">
        <w:rPr>
          <w:rFonts w:cs="B Nazanin"/>
          <w:rtl/>
        </w:rPr>
        <w:t xml:space="preserve"> میرود. حال در لایه ی </w:t>
      </w:r>
      <w:r w:rsidRPr="001A14D3">
        <w:rPr>
          <w:rFonts w:cs="B Nazanin"/>
        </w:rPr>
        <w:t>mediate</w:t>
      </w:r>
      <w:r w:rsidRPr="001A14D3">
        <w:rPr>
          <w:rFonts w:cs="B Nazanin"/>
          <w:rtl/>
        </w:rPr>
        <w:t xml:space="preserve"> که شامل کلاس های </w:t>
      </w:r>
      <w:r w:rsidRPr="001A14D3">
        <w:rPr>
          <w:rFonts w:cs="B Nazanin"/>
        </w:rPr>
        <w:t>Restaurant</w:t>
      </w:r>
      <w:r w:rsidRPr="001A14D3">
        <w:rPr>
          <w:rFonts w:cs="B Nazanin"/>
          <w:rtl/>
        </w:rPr>
        <w:t xml:space="preserve"> و ... میشود ، از آنجا که </w:t>
      </w:r>
      <w:r w:rsidRPr="001A14D3">
        <w:rPr>
          <w:rFonts w:cs="B Nazanin"/>
        </w:rPr>
        <w:t>Restaurant</w:t>
      </w:r>
      <w:r w:rsidRPr="001A14D3">
        <w:rPr>
          <w:rFonts w:cs="B Nazanin"/>
          <w:rtl/>
        </w:rPr>
        <w:t xml:space="preserve"> تقریبا از همه ی اطلاعات پردا</w:t>
      </w:r>
      <w:r w:rsidR="00154846" w:rsidRPr="001A14D3">
        <w:rPr>
          <w:rFonts w:cs="B Nazanin" w:hint="cs"/>
          <w:rtl/>
        </w:rPr>
        <w:t>ز</w:t>
      </w:r>
      <w:r w:rsidRPr="001A14D3">
        <w:rPr>
          <w:rFonts w:cs="B Nazanin"/>
          <w:rtl/>
        </w:rPr>
        <w:t xml:space="preserve">ش شده </w:t>
      </w:r>
      <w:r w:rsidR="00154846" w:rsidRPr="001A14D3">
        <w:rPr>
          <w:rFonts w:cs="B Nazanin" w:hint="cs"/>
          <w:rtl/>
        </w:rPr>
        <w:t xml:space="preserve">، </w:t>
      </w:r>
      <w:r w:rsidRPr="001A14D3">
        <w:rPr>
          <w:rFonts w:cs="B Nazanin"/>
          <w:rtl/>
        </w:rPr>
        <w:t xml:space="preserve">آگاه هست </w:t>
      </w:r>
      <w:r w:rsidR="00154846" w:rsidRPr="001A14D3">
        <w:rPr>
          <w:rFonts w:cs="B Nazanin" w:hint="cs"/>
          <w:rtl/>
        </w:rPr>
        <w:t xml:space="preserve">؛ </w:t>
      </w:r>
      <w:r w:rsidRPr="001A14D3">
        <w:rPr>
          <w:rFonts w:cs="B Nazanin"/>
          <w:rtl/>
        </w:rPr>
        <w:t xml:space="preserve">میتواند بصورت </w:t>
      </w:r>
      <w:r w:rsidRPr="001A14D3">
        <w:rPr>
          <w:rFonts w:cs="B Nazanin"/>
        </w:rPr>
        <w:t>center</w:t>
      </w:r>
      <w:r w:rsidRPr="001A14D3">
        <w:rPr>
          <w:rFonts w:cs="B Nazanin"/>
          <w:rtl/>
        </w:rPr>
        <w:t xml:space="preserve"> باشد و بعنوان </w:t>
      </w:r>
      <w:r w:rsidRPr="001A14D3">
        <w:rPr>
          <w:rFonts w:cs="B Nazanin"/>
        </w:rPr>
        <w:t>database</w:t>
      </w:r>
      <w:r w:rsidRPr="001A14D3">
        <w:rPr>
          <w:rFonts w:cs="B Nazanin"/>
          <w:rtl/>
        </w:rPr>
        <w:t xml:space="preserve"> در لایه ی دوم به آن نگاه کرد.</w:t>
      </w:r>
    </w:p>
    <w:p w:rsidR="00081CAF" w:rsidRPr="001A14D3" w:rsidRDefault="00081CAF" w:rsidP="00D933E4">
      <w:pPr>
        <w:rPr>
          <w:rFonts w:cs="B Nazanin"/>
        </w:rPr>
      </w:pPr>
    </w:p>
    <w:p w:rsidR="00081CAF" w:rsidRPr="001A14D3" w:rsidRDefault="00081CAF" w:rsidP="004B7369">
      <w:pPr>
        <w:jc w:val="center"/>
        <w:rPr>
          <w:rFonts w:cs="B Nazanin"/>
        </w:rPr>
      </w:pPr>
    </w:p>
    <w:p w:rsidR="00081CAF" w:rsidRPr="001A14D3" w:rsidRDefault="00081CAF" w:rsidP="004B7369">
      <w:pPr>
        <w:jc w:val="center"/>
        <w:rPr>
          <w:rFonts w:cs="B Nazanin"/>
        </w:rPr>
      </w:pPr>
    </w:p>
    <w:p w:rsidR="00081CAF" w:rsidRPr="001A14D3" w:rsidRDefault="00081CAF" w:rsidP="004B7369">
      <w:pPr>
        <w:jc w:val="center"/>
        <w:rPr>
          <w:rFonts w:cs="B Nazanin"/>
        </w:rPr>
      </w:pPr>
    </w:p>
    <w:p w:rsidR="00081CAF" w:rsidRPr="001A14D3" w:rsidRDefault="00081CAF" w:rsidP="004B7369">
      <w:pPr>
        <w:jc w:val="center"/>
        <w:rPr>
          <w:rFonts w:cs="B Nazanin"/>
        </w:rPr>
      </w:pPr>
    </w:p>
    <w:p w:rsidR="00081CAF" w:rsidRPr="001A14D3" w:rsidRDefault="00081CAF" w:rsidP="004B7369">
      <w:pPr>
        <w:jc w:val="center"/>
        <w:rPr>
          <w:rFonts w:cs="B Nazanin"/>
        </w:rPr>
      </w:pPr>
    </w:p>
    <w:p w:rsidR="00081CAF" w:rsidRPr="001A14D3" w:rsidRDefault="00081CAF" w:rsidP="004B7369">
      <w:pPr>
        <w:jc w:val="center"/>
        <w:rPr>
          <w:rFonts w:cs="B Nazanin"/>
        </w:rPr>
      </w:pPr>
    </w:p>
    <w:p w:rsidR="00081CAF" w:rsidRPr="001A14D3" w:rsidRDefault="00081CAF" w:rsidP="004B7369">
      <w:pPr>
        <w:jc w:val="center"/>
        <w:rPr>
          <w:rFonts w:cs="B Nazanin"/>
        </w:rPr>
      </w:pPr>
    </w:p>
    <w:p w:rsidR="00081CAF" w:rsidRPr="001A14D3" w:rsidRDefault="00081CAF" w:rsidP="004B7369">
      <w:pPr>
        <w:jc w:val="center"/>
        <w:rPr>
          <w:rFonts w:cs="B Nazanin"/>
        </w:rPr>
      </w:pPr>
    </w:p>
    <w:p w:rsidR="00F16A51" w:rsidRPr="001A14D3" w:rsidRDefault="00F16A51" w:rsidP="00F16A51">
      <w:pPr>
        <w:rPr>
          <w:rFonts w:cs="B Nazanin"/>
          <w:b/>
          <w:bCs/>
          <w:i/>
          <w:iCs/>
          <w:sz w:val="28"/>
          <w:szCs w:val="28"/>
        </w:rPr>
      </w:pPr>
    </w:p>
    <w:p w:rsidR="00EB1000" w:rsidRDefault="00F16A51" w:rsidP="00101BB1">
      <w:pPr>
        <w:pStyle w:val="Heading2"/>
        <w:rPr>
          <w:rFonts w:cs="B Nazanin"/>
          <w:b/>
          <w:bCs/>
          <w:lang w:bidi="ar-SA"/>
        </w:rPr>
      </w:pPr>
      <w:r w:rsidRPr="004E478C">
        <w:rPr>
          <w:rFonts w:cs="B Nazanin"/>
          <w:b/>
          <w:bCs/>
        </w:rPr>
        <w:t xml:space="preserve"> </w:t>
      </w:r>
      <w:bookmarkStart w:id="40" w:name="_Toc47446167"/>
      <w:r w:rsidRPr="004E478C">
        <w:rPr>
          <w:rFonts w:cs="B Nazanin" w:hint="cs"/>
          <w:b/>
          <w:bCs/>
          <w:rtl/>
          <w:lang w:bidi="ar-SA"/>
        </w:rPr>
        <w:t>انتخاب</w:t>
      </w:r>
      <w:r w:rsidRPr="004E478C">
        <w:rPr>
          <w:rFonts w:cs="B Nazanin"/>
          <w:b/>
          <w:bCs/>
        </w:rPr>
        <w:t xml:space="preserve"> </w:t>
      </w:r>
      <w:r w:rsidRPr="004E478C">
        <w:rPr>
          <w:rFonts w:cs="B Nazanin" w:hint="cs"/>
          <w:b/>
          <w:bCs/>
          <w:rtl/>
          <w:lang w:bidi="ar-SA"/>
        </w:rPr>
        <w:t>و</w:t>
      </w:r>
      <w:r w:rsidRPr="004E478C">
        <w:rPr>
          <w:rFonts w:cs="B Nazanin"/>
          <w:b/>
          <w:bCs/>
        </w:rPr>
        <w:t xml:space="preserve"> </w:t>
      </w:r>
      <w:r w:rsidRPr="004E478C">
        <w:rPr>
          <w:rFonts w:cs="B Nazanin" w:hint="cs"/>
          <w:b/>
          <w:bCs/>
          <w:rtl/>
          <w:lang w:bidi="ar-SA"/>
        </w:rPr>
        <w:t>استدلال</w:t>
      </w:r>
      <w:r w:rsidRPr="004E478C">
        <w:rPr>
          <w:rFonts w:cs="B Nazanin"/>
          <w:b/>
          <w:bCs/>
        </w:rPr>
        <w:t xml:space="preserve"> </w:t>
      </w:r>
      <w:r w:rsidRPr="004E478C">
        <w:rPr>
          <w:rFonts w:cs="B Nazanin" w:hint="cs"/>
          <w:b/>
          <w:bCs/>
          <w:rtl/>
          <w:lang w:bidi="ar-SA"/>
        </w:rPr>
        <w:t>الگوهای</w:t>
      </w:r>
      <w:r w:rsidRPr="004E478C">
        <w:rPr>
          <w:rFonts w:cs="B Nazanin"/>
          <w:b/>
          <w:bCs/>
        </w:rPr>
        <w:t xml:space="preserve"> </w:t>
      </w:r>
      <w:r w:rsidRPr="004E478C">
        <w:rPr>
          <w:rFonts w:cs="B Nazanin" w:hint="cs"/>
          <w:b/>
          <w:bCs/>
          <w:rtl/>
          <w:lang w:bidi="ar-SA"/>
        </w:rPr>
        <w:t>کاندید</w:t>
      </w:r>
      <w:r w:rsidRPr="004E478C">
        <w:rPr>
          <w:rFonts w:cs="B Nazanin"/>
          <w:b/>
          <w:bCs/>
        </w:rPr>
        <w:t xml:space="preserve"> </w:t>
      </w:r>
      <w:r w:rsidRPr="004E478C">
        <w:rPr>
          <w:rFonts w:cs="B Nazanin" w:hint="cs"/>
          <w:b/>
          <w:bCs/>
          <w:rtl/>
          <w:lang w:bidi="ar-SA"/>
        </w:rPr>
        <w:t>برای</w:t>
      </w:r>
      <w:r w:rsidRPr="004E478C">
        <w:rPr>
          <w:rFonts w:cs="B Nazanin"/>
          <w:b/>
          <w:bCs/>
        </w:rPr>
        <w:t xml:space="preserve"> </w:t>
      </w:r>
      <w:r w:rsidRPr="004E478C">
        <w:rPr>
          <w:rFonts w:cs="B Nazanin" w:hint="cs"/>
          <w:b/>
          <w:bCs/>
          <w:rtl/>
          <w:lang w:bidi="ar-SA"/>
        </w:rPr>
        <w:t>معماری</w:t>
      </w:r>
      <w:r w:rsidRPr="004E478C">
        <w:rPr>
          <w:rFonts w:cs="B Nazanin"/>
          <w:b/>
          <w:bCs/>
        </w:rPr>
        <w:t xml:space="preserve"> </w:t>
      </w:r>
      <w:r w:rsidRPr="004E478C">
        <w:rPr>
          <w:rFonts w:cs="B Nazanin" w:hint="cs"/>
          <w:b/>
          <w:bCs/>
          <w:rtl/>
          <w:lang w:bidi="ar-SA"/>
        </w:rPr>
        <w:t>سیستم</w:t>
      </w:r>
      <w:bookmarkEnd w:id="40"/>
    </w:p>
    <w:p w:rsidR="00101BB1" w:rsidRPr="00101BB1" w:rsidRDefault="00101BB1" w:rsidP="00101BB1">
      <w:pPr>
        <w:rPr>
          <w:lang w:bidi="ar-SA"/>
        </w:rPr>
      </w:pPr>
    </w:p>
    <w:p w:rsidR="00101BB1" w:rsidRPr="00101BB1" w:rsidRDefault="00101BB1" w:rsidP="00101BB1">
      <w:pPr>
        <w:rPr>
          <w:rFonts w:cs="B Nazanin"/>
          <w:b/>
          <w:bCs/>
        </w:rPr>
      </w:pPr>
      <w:r w:rsidRPr="00101BB1">
        <w:rPr>
          <w:rFonts w:cs="B Nazanin"/>
          <w:b/>
          <w:bCs/>
        </w:rPr>
        <w:t>Repository Pattern</w:t>
      </w:r>
    </w:p>
    <w:p w:rsidR="00A60AF5" w:rsidRPr="00101BB1" w:rsidRDefault="000360AF" w:rsidP="00101BB1">
      <w:pPr>
        <w:rPr>
          <w:rFonts w:cs="B Nazanin"/>
          <w:rtl/>
        </w:rPr>
      </w:pPr>
      <w:r w:rsidRPr="00101BB1">
        <w:rPr>
          <w:rFonts w:cs="B Nazanin" w:hint="cs"/>
          <w:rtl/>
        </w:rPr>
        <w:t xml:space="preserve">این الگو به استایل </w:t>
      </w:r>
      <w:r w:rsidRPr="00101BB1">
        <w:rPr>
          <w:rFonts w:cs="B Nazanin"/>
        </w:rPr>
        <w:t>Data-centered</w:t>
      </w:r>
      <w:r w:rsidRPr="00101BB1">
        <w:rPr>
          <w:rFonts w:cs="B Nazanin" w:hint="cs"/>
          <w:rtl/>
        </w:rPr>
        <w:t xml:space="preserve"> مربوط میباشد . در داخل این الگو ، یک </w:t>
      </w:r>
      <w:r w:rsidRPr="00101BB1">
        <w:rPr>
          <w:rFonts w:cs="B Nazanin"/>
        </w:rPr>
        <w:t>Repository</w:t>
      </w:r>
      <w:r w:rsidRPr="00101BB1">
        <w:rPr>
          <w:rFonts w:cs="B Nazanin" w:hint="cs"/>
          <w:rtl/>
        </w:rPr>
        <w:t xml:space="preserve"> در وسط داریم که </w:t>
      </w:r>
      <w:r w:rsidRPr="00101BB1">
        <w:rPr>
          <w:rFonts w:cs="B Nazanin"/>
        </w:rPr>
        <w:t xml:space="preserve">passive </w:t>
      </w:r>
      <w:r w:rsidRPr="00101BB1">
        <w:rPr>
          <w:rFonts w:cs="B Nazanin" w:hint="cs"/>
          <w:rtl/>
        </w:rPr>
        <w:t xml:space="preserve"> میباشد و یعنی خودش به تنهایی کاری نمیکند و </w:t>
      </w:r>
      <w:r w:rsidRPr="00101BB1">
        <w:rPr>
          <w:rFonts w:cs="B Nazanin"/>
        </w:rPr>
        <w:t>client</w:t>
      </w:r>
      <w:r w:rsidRPr="00101BB1">
        <w:rPr>
          <w:rFonts w:cs="B Nazanin" w:hint="cs"/>
          <w:rtl/>
        </w:rPr>
        <w:t xml:space="preserve"> هایی که به آن وصل هستند به صورت </w:t>
      </w:r>
      <w:r w:rsidRPr="00101BB1">
        <w:rPr>
          <w:rFonts w:cs="B Nazanin"/>
        </w:rPr>
        <w:t xml:space="preserve">active </w:t>
      </w:r>
      <w:r w:rsidRPr="00101BB1">
        <w:rPr>
          <w:rFonts w:cs="B Nazanin" w:hint="cs"/>
          <w:rtl/>
        </w:rPr>
        <w:t xml:space="preserve"> درخواست میدهند. در پروژه ما </w:t>
      </w:r>
      <w:r w:rsidRPr="00101BB1">
        <w:rPr>
          <w:rFonts w:cs="B Nazanin"/>
        </w:rPr>
        <w:t xml:space="preserve">Restaurant </w:t>
      </w:r>
      <w:r w:rsidRPr="00101BB1">
        <w:rPr>
          <w:rFonts w:cs="B Nazanin" w:hint="cs"/>
          <w:rtl/>
        </w:rPr>
        <w:t xml:space="preserve"> ، </w:t>
      </w:r>
      <w:r w:rsidR="00B6709C" w:rsidRPr="00101BB1">
        <w:rPr>
          <w:rFonts w:cs="B Nazanin" w:hint="cs"/>
          <w:rtl/>
        </w:rPr>
        <w:t xml:space="preserve">به صورت </w:t>
      </w:r>
      <w:r w:rsidR="00B6709C" w:rsidRPr="00101BB1">
        <w:rPr>
          <w:rFonts w:cs="B Nazanin"/>
        </w:rPr>
        <w:t xml:space="preserve">Passive </w:t>
      </w:r>
      <w:r w:rsidR="00B6709C" w:rsidRPr="00101BB1">
        <w:rPr>
          <w:rFonts w:cs="B Nazanin" w:hint="cs"/>
          <w:rtl/>
        </w:rPr>
        <w:t xml:space="preserve"> قرار دارد و بقیه اجزا</w:t>
      </w:r>
      <w:r w:rsidR="00DA6CF5" w:rsidRPr="00101BB1">
        <w:rPr>
          <w:rFonts w:cs="B Nazanin" w:hint="cs"/>
          <w:rtl/>
        </w:rPr>
        <w:t>ی سیستم با آن در ارتباط هستند .</w:t>
      </w:r>
    </w:p>
    <w:p w:rsidR="00014F23" w:rsidRPr="001A14D3" w:rsidRDefault="00014F23" w:rsidP="00A60AF5">
      <w:pPr>
        <w:pStyle w:val="ListParagraph"/>
        <w:ind w:left="1440"/>
        <w:rPr>
          <w:rFonts w:cs="B Nazanin"/>
        </w:rPr>
      </w:pPr>
    </w:p>
    <w:p w:rsidR="000A08D1" w:rsidRPr="001A14D3" w:rsidRDefault="00B24570" w:rsidP="00A60AF5">
      <w:pPr>
        <w:pStyle w:val="ListParagraph"/>
        <w:ind w:left="1440"/>
        <w:rPr>
          <w:rFonts w:cs="B Nazanin"/>
        </w:rPr>
      </w:pPr>
      <w:r>
        <w:rPr>
          <w:rFonts w:cs="B Nazanin"/>
        </w:rPr>
        <w:pict>
          <v:shape id="_x0000_i1061" type="#_x0000_t75" style="width:296.15pt;height:157.95pt">
            <v:imagedata r:id="rId45" o:title="photo_2020-07-23_16-34-03"/>
          </v:shape>
        </w:pict>
      </w:r>
    </w:p>
    <w:p w:rsidR="000A08D1" w:rsidRPr="001A14D3" w:rsidRDefault="000A08D1" w:rsidP="00A60AF5">
      <w:pPr>
        <w:pStyle w:val="ListParagraph"/>
        <w:ind w:left="1440"/>
        <w:rPr>
          <w:rFonts w:cs="B Nazanin"/>
          <w:rtl/>
        </w:rPr>
      </w:pPr>
    </w:p>
    <w:p w:rsidR="00014F23" w:rsidRPr="00101BB1" w:rsidRDefault="00014F23" w:rsidP="00101BB1">
      <w:pPr>
        <w:ind w:firstLine="720"/>
        <w:rPr>
          <w:rFonts w:cs="B Nazanin"/>
          <w:rtl/>
        </w:rPr>
      </w:pPr>
      <w:r w:rsidRPr="00101BB1">
        <w:rPr>
          <w:rFonts w:cs="B Nazanin" w:hint="cs"/>
          <w:rtl/>
        </w:rPr>
        <w:t>مزایا :</w:t>
      </w:r>
    </w:p>
    <w:p w:rsidR="00014F23" w:rsidRPr="00101BB1" w:rsidRDefault="00C80F10" w:rsidP="00101BB1">
      <w:pPr>
        <w:pStyle w:val="ListParagraph"/>
        <w:numPr>
          <w:ilvl w:val="1"/>
          <w:numId w:val="37"/>
        </w:numPr>
        <w:rPr>
          <w:rFonts w:cs="B Nazanin"/>
        </w:rPr>
      </w:pPr>
      <w:r w:rsidRPr="00101BB1">
        <w:rPr>
          <w:rFonts w:cs="B Nazanin" w:hint="cs"/>
          <w:rtl/>
        </w:rPr>
        <w:t>ارایه یک معماری انعطاف پذیر</w:t>
      </w:r>
    </w:p>
    <w:p w:rsidR="00C80F10" w:rsidRPr="00101BB1" w:rsidRDefault="00C80F10" w:rsidP="00101BB1">
      <w:pPr>
        <w:pStyle w:val="ListParagraph"/>
        <w:numPr>
          <w:ilvl w:val="1"/>
          <w:numId w:val="37"/>
        </w:numPr>
        <w:rPr>
          <w:rFonts w:cs="B Nazanin"/>
        </w:rPr>
      </w:pPr>
      <w:r w:rsidRPr="00101BB1">
        <w:rPr>
          <w:rFonts w:cs="B Nazanin" w:hint="cs"/>
          <w:rtl/>
        </w:rPr>
        <w:t>جدا شدن منطق داده ، سرویس و بیزینس</w:t>
      </w:r>
      <w:r w:rsidR="003479BF" w:rsidRPr="00101BB1">
        <w:rPr>
          <w:rFonts w:cs="B Nazanin" w:hint="cs"/>
          <w:rtl/>
        </w:rPr>
        <w:t xml:space="preserve"> از هم </w:t>
      </w:r>
      <w:r w:rsidR="00505C0E" w:rsidRPr="00101BB1">
        <w:rPr>
          <w:rFonts w:cs="B Nazanin" w:hint="cs"/>
          <w:rtl/>
        </w:rPr>
        <w:t>(</w:t>
      </w:r>
      <w:r w:rsidR="003479BF" w:rsidRPr="00101BB1">
        <w:rPr>
          <w:rFonts w:cs="B Nazanin" w:hint="cs"/>
          <w:rtl/>
        </w:rPr>
        <w:t xml:space="preserve"> </w:t>
      </w:r>
      <w:r w:rsidR="00680A1B" w:rsidRPr="00101BB1">
        <w:rPr>
          <w:rFonts w:cs="B Nazanin" w:hint="cs"/>
          <w:rtl/>
        </w:rPr>
        <w:t xml:space="preserve">مستقل بودنشان </w:t>
      </w:r>
      <w:r w:rsidR="00505C0E" w:rsidRPr="00101BB1">
        <w:rPr>
          <w:rFonts w:cs="B Nazanin" w:hint="cs"/>
          <w:rtl/>
        </w:rPr>
        <w:t>)</w:t>
      </w:r>
    </w:p>
    <w:p w:rsidR="00503602" w:rsidRPr="00101BB1" w:rsidRDefault="00503602" w:rsidP="00101BB1">
      <w:pPr>
        <w:pStyle w:val="ListParagraph"/>
        <w:numPr>
          <w:ilvl w:val="1"/>
          <w:numId w:val="37"/>
        </w:numPr>
        <w:rPr>
          <w:rFonts w:cs="B Nazanin"/>
        </w:rPr>
      </w:pPr>
      <w:r w:rsidRPr="00101BB1">
        <w:rPr>
          <w:rFonts w:cs="B Nazanin" w:hint="cs"/>
          <w:rtl/>
        </w:rPr>
        <w:t xml:space="preserve">کاهش </w:t>
      </w:r>
      <w:r w:rsidRPr="00101BB1">
        <w:rPr>
          <w:rFonts w:cs="B Nazanin"/>
        </w:rPr>
        <w:t xml:space="preserve">Redunadancy </w:t>
      </w:r>
    </w:p>
    <w:p w:rsidR="00014F23" w:rsidRPr="00101BB1" w:rsidRDefault="00503602" w:rsidP="00101BB1">
      <w:pPr>
        <w:pStyle w:val="ListParagraph"/>
        <w:numPr>
          <w:ilvl w:val="1"/>
          <w:numId w:val="37"/>
        </w:numPr>
        <w:rPr>
          <w:rFonts w:cs="B Nazanin"/>
          <w:rtl/>
        </w:rPr>
      </w:pPr>
      <w:r w:rsidRPr="00101BB1">
        <w:rPr>
          <w:rFonts w:cs="B Nazanin" w:hint="cs"/>
          <w:rtl/>
        </w:rPr>
        <w:t xml:space="preserve">خطای کمتری را تجربه میکنیم </w:t>
      </w:r>
    </w:p>
    <w:p w:rsidR="00014F23" w:rsidRDefault="00014F23" w:rsidP="00A60AF5">
      <w:pPr>
        <w:pStyle w:val="ListParagraph"/>
        <w:ind w:left="1440"/>
        <w:rPr>
          <w:rFonts w:cs="B Nazanin"/>
        </w:rPr>
      </w:pPr>
    </w:p>
    <w:p w:rsidR="00EA2AC4" w:rsidRDefault="00EA2AC4" w:rsidP="00A60AF5">
      <w:pPr>
        <w:pStyle w:val="ListParagraph"/>
        <w:ind w:left="1440"/>
        <w:rPr>
          <w:rFonts w:cs="B Nazanin"/>
        </w:rPr>
      </w:pPr>
    </w:p>
    <w:p w:rsidR="00EA2AC4" w:rsidRDefault="00EA2AC4" w:rsidP="00A60AF5">
      <w:pPr>
        <w:pStyle w:val="ListParagraph"/>
        <w:ind w:left="1440"/>
        <w:rPr>
          <w:rFonts w:cs="B Nazanin"/>
        </w:rPr>
      </w:pPr>
    </w:p>
    <w:p w:rsidR="00EA2AC4" w:rsidRDefault="00EA2AC4" w:rsidP="00A60AF5">
      <w:pPr>
        <w:pStyle w:val="ListParagraph"/>
        <w:ind w:left="1440"/>
        <w:rPr>
          <w:rFonts w:cs="B Nazanin"/>
        </w:rPr>
      </w:pPr>
    </w:p>
    <w:p w:rsidR="00EA2AC4" w:rsidRDefault="00EA2AC4" w:rsidP="00A60AF5">
      <w:pPr>
        <w:pStyle w:val="ListParagraph"/>
        <w:ind w:left="1440"/>
        <w:rPr>
          <w:rFonts w:cs="B Nazanin"/>
        </w:rPr>
      </w:pPr>
    </w:p>
    <w:p w:rsidR="00EA2AC4" w:rsidRDefault="00EA2AC4" w:rsidP="00A60AF5">
      <w:pPr>
        <w:pStyle w:val="ListParagraph"/>
        <w:ind w:left="1440"/>
        <w:rPr>
          <w:rFonts w:cs="B Nazanin"/>
        </w:rPr>
      </w:pPr>
    </w:p>
    <w:p w:rsidR="00EA2AC4" w:rsidRDefault="00EA2AC4" w:rsidP="00A60AF5">
      <w:pPr>
        <w:pStyle w:val="ListParagraph"/>
        <w:ind w:left="1440"/>
        <w:rPr>
          <w:rFonts w:cs="B Nazanin"/>
        </w:rPr>
      </w:pPr>
    </w:p>
    <w:p w:rsidR="00EA2AC4" w:rsidRDefault="00EA2AC4" w:rsidP="00A60AF5">
      <w:pPr>
        <w:pStyle w:val="ListParagraph"/>
        <w:ind w:left="1440"/>
        <w:rPr>
          <w:rFonts w:cs="B Nazanin"/>
        </w:rPr>
      </w:pPr>
    </w:p>
    <w:p w:rsidR="00EA2AC4" w:rsidRDefault="00EA2AC4" w:rsidP="00A60AF5">
      <w:pPr>
        <w:pStyle w:val="ListParagraph"/>
        <w:ind w:left="1440"/>
        <w:rPr>
          <w:rFonts w:cs="B Nazanin"/>
        </w:rPr>
      </w:pPr>
    </w:p>
    <w:p w:rsidR="00EA2AC4" w:rsidRDefault="00EA2AC4" w:rsidP="00A60AF5">
      <w:pPr>
        <w:pStyle w:val="ListParagraph"/>
        <w:ind w:left="1440"/>
        <w:rPr>
          <w:rFonts w:cs="B Nazanin"/>
        </w:rPr>
      </w:pPr>
    </w:p>
    <w:p w:rsidR="00EA2AC4" w:rsidRDefault="00EA2AC4" w:rsidP="00A60AF5">
      <w:pPr>
        <w:pStyle w:val="ListParagraph"/>
        <w:ind w:left="1440"/>
        <w:rPr>
          <w:rFonts w:cs="B Nazanin"/>
        </w:rPr>
      </w:pPr>
    </w:p>
    <w:p w:rsidR="00EA2AC4" w:rsidRDefault="00EA2AC4" w:rsidP="00A60AF5">
      <w:pPr>
        <w:pStyle w:val="ListParagraph"/>
        <w:ind w:left="1440"/>
        <w:rPr>
          <w:rFonts w:cs="B Nazanin"/>
        </w:rPr>
      </w:pPr>
    </w:p>
    <w:p w:rsidR="00EA2AC4" w:rsidRDefault="00EA2AC4" w:rsidP="00A60AF5">
      <w:pPr>
        <w:pStyle w:val="ListParagraph"/>
        <w:ind w:left="1440"/>
        <w:rPr>
          <w:rFonts w:cs="B Nazanin"/>
        </w:rPr>
      </w:pPr>
    </w:p>
    <w:p w:rsidR="00EA2AC4" w:rsidRDefault="00EA2AC4" w:rsidP="00A60AF5">
      <w:pPr>
        <w:pStyle w:val="ListParagraph"/>
        <w:ind w:left="1440"/>
        <w:rPr>
          <w:rFonts w:cs="B Nazanin"/>
        </w:rPr>
      </w:pPr>
    </w:p>
    <w:p w:rsidR="00EA2AC4" w:rsidRDefault="00EA2AC4" w:rsidP="00A60AF5">
      <w:pPr>
        <w:pStyle w:val="ListParagraph"/>
        <w:ind w:left="1440"/>
        <w:rPr>
          <w:rFonts w:cs="B Nazanin"/>
        </w:rPr>
      </w:pPr>
    </w:p>
    <w:p w:rsidR="00EA2AC4" w:rsidRPr="001A14D3" w:rsidRDefault="00EA2AC4" w:rsidP="00A60AF5">
      <w:pPr>
        <w:pStyle w:val="ListParagraph"/>
        <w:ind w:left="1440"/>
        <w:rPr>
          <w:rFonts w:cs="B Nazanin"/>
          <w:rtl/>
        </w:rPr>
      </w:pPr>
    </w:p>
    <w:p w:rsidR="00A60AF5" w:rsidRPr="00EA2AC4" w:rsidRDefault="00EA2AC4" w:rsidP="00EA2AC4">
      <w:pPr>
        <w:rPr>
          <w:rFonts w:cs="B Nazanin"/>
          <w:b/>
          <w:bCs/>
          <w:rtl/>
        </w:rPr>
      </w:pPr>
      <w:r w:rsidRPr="00EA2AC4">
        <w:rPr>
          <w:rFonts w:cs="B Nazanin"/>
          <w:b/>
          <w:bCs/>
        </w:rPr>
        <w:lastRenderedPageBreak/>
        <w:t>MVC Pattern</w:t>
      </w:r>
    </w:p>
    <w:p w:rsidR="00E862AB" w:rsidRPr="00EA2AC4" w:rsidRDefault="00B14F95" w:rsidP="00EA2AC4">
      <w:pPr>
        <w:rPr>
          <w:rFonts w:cs="B Nazanin"/>
          <w:rtl/>
        </w:rPr>
      </w:pPr>
      <w:r w:rsidRPr="00EA2AC4">
        <w:rPr>
          <w:rFonts w:cs="B Nazanin" w:hint="cs"/>
          <w:rtl/>
        </w:rPr>
        <w:t>این الگو از 3 بخش تشکیل شده است :</w:t>
      </w:r>
    </w:p>
    <w:p w:rsidR="00B14F95" w:rsidRDefault="0063501D" w:rsidP="00366A14">
      <w:pPr>
        <w:pStyle w:val="ListParagraph"/>
        <w:numPr>
          <w:ilvl w:val="0"/>
          <w:numId w:val="37"/>
        </w:numPr>
        <w:rPr>
          <w:rFonts w:cs="B Nazanin"/>
        </w:rPr>
      </w:pPr>
      <w:r w:rsidRPr="00366A14">
        <w:rPr>
          <w:rFonts w:cs="B Nazanin"/>
        </w:rPr>
        <w:t>Model</w:t>
      </w:r>
      <w:r w:rsidRPr="00366A14">
        <w:rPr>
          <w:rFonts w:cs="B Nazanin" w:hint="cs"/>
          <w:rtl/>
        </w:rPr>
        <w:t xml:space="preserve"> : </w:t>
      </w:r>
      <w:r w:rsidR="0023508F" w:rsidRPr="00366A14">
        <w:rPr>
          <w:rFonts w:cs="B Nazanin" w:hint="cs"/>
          <w:rtl/>
        </w:rPr>
        <w:t>بخش منطق برنامه که با دیتا ها سروکار دارد</w:t>
      </w:r>
      <w:r w:rsidR="00EE32FA" w:rsidRPr="00366A14">
        <w:rPr>
          <w:rFonts w:cs="B Nazanin" w:hint="cs"/>
          <w:rtl/>
        </w:rPr>
        <w:t>.</w:t>
      </w:r>
    </w:p>
    <w:p w:rsidR="00366A14" w:rsidRDefault="00366A14" w:rsidP="00366A14">
      <w:pPr>
        <w:pStyle w:val="ListParagraph"/>
        <w:numPr>
          <w:ilvl w:val="0"/>
          <w:numId w:val="37"/>
        </w:numPr>
        <w:rPr>
          <w:rFonts w:cs="B Nazanin"/>
        </w:rPr>
      </w:pPr>
      <w:r w:rsidRPr="00366A14">
        <w:rPr>
          <w:rFonts w:cs="B Nazanin"/>
        </w:rPr>
        <w:t>View</w:t>
      </w:r>
      <w:r w:rsidRPr="00366A14">
        <w:rPr>
          <w:rFonts w:cs="B Nazanin" w:hint="cs"/>
          <w:rtl/>
        </w:rPr>
        <w:t xml:space="preserve">: بخش </w:t>
      </w:r>
      <w:r w:rsidRPr="00366A14">
        <w:rPr>
          <w:rFonts w:cs="B Nazanin"/>
        </w:rPr>
        <w:t>UI</w:t>
      </w:r>
      <w:r w:rsidRPr="00366A14">
        <w:rPr>
          <w:rFonts w:cs="B Nazanin" w:hint="cs"/>
          <w:rtl/>
        </w:rPr>
        <w:t xml:space="preserve"> و ارتباط با کاربر</w:t>
      </w:r>
    </w:p>
    <w:p w:rsidR="0020534B" w:rsidRPr="00366A14" w:rsidRDefault="00366A14" w:rsidP="00366A14">
      <w:pPr>
        <w:pStyle w:val="ListParagraph"/>
        <w:numPr>
          <w:ilvl w:val="0"/>
          <w:numId w:val="37"/>
        </w:numPr>
        <w:rPr>
          <w:rFonts w:cs="B Nazanin"/>
        </w:rPr>
      </w:pPr>
      <w:r>
        <w:rPr>
          <w:rFonts w:cs="B Nazanin"/>
        </w:rPr>
        <w:t>Controller</w:t>
      </w:r>
      <w:r>
        <w:rPr>
          <w:rFonts w:cs="B Nazanin" w:hint="cs"/>
          <w:rtl/>
        </w:rPr>
        <w:t xml:space="preserve"> : </w:t>
      </w:r>
      <w:r w:rsidRPr="00366A14">
        <w:rPr>
          <w:rFonts w:cs="B Nazanin" w:hint="cs"/>
          <w:rtl/>
        </w:rPr>
        <w:t xml:space="preserve">اینترفیس بین 2 بخش بالا </w:t>
      </w:r>
    </w:p>
    <w:p w:rsidR="001F37E4" w:rsidRPr="001A14D3" w:rsidRDefault="00B24570" w:rsidP="00B80F7C">
      <w:pPr>
        <w:ind w:left="1440"/>
        <w:rPr>
          <w:rFonts w:cs="B Nazanin"/>
        </w:rPr>
      </w:pPr>
      <w:r>
        <w:rPr>
          <w:rFonts w:cs="B Nazanin"/>
        </w:rPr>
        <w:pict>
          <v:shape id="_x0000_i1062" type="#_x0000_t75" style="width:335.6pt;height:145.75pt">
            <v:imagedata r:id="rId46" o:title="photo_2020-07-23_15-09-08"/>
          </v:shape>
        </w:pict>
      </w:r>
    </w:p>
    <w:p w:rsidR="00D65A37" w:rsidRPr="001A14D3" w:rsidRDefault="00D65A37" w:rsidP="001C0150">
      <w:pPr>
        <w:rPr>
          <w:rFonts w:cs="B Nazanin"/>
          <w:rtl/>
        </w:rPr>
      </w:pPr>
      <w:r w:rsidRPr="001A14D3">
        <w:rPr>
          <w:rFonts w:cs="B Nazanin" w:hint="cs"/>
          <w:rtl/>
        </w:rPr>
        <w:t>مزایا :</w:t>
      </w:r>
    </w:p>
    <w:p w:rsidR="00D65A37" w:rsidRPr="001C0150" w:rsidRDefault="00341AA7" w:rsidP="001C0150">
      <w:pPr>
        <w:pStyle w:val="ListParagraph"/>
        <w:numPr>
          <w:ilvl w:val="0"/>
          <w:numId w:val="37"/>
        </w:numPr>
        <w:rPr>
          <w:rFonts w:cs="B Nazanin"/>
        </w:rPr>
      </w:pPr>
      <w:r w:rsidRPr="001C0150">
        <w:rPr>
          <w:rFonts w:cs="B Nazanin" w:hint="cs"/>
          <w:rtl/>
        </w:rPr>
        <w:t xml:space="preserve">قابل نگهداری </w:t>
      </w:r>
      <w:r w:rsidRPr="001C0150">
        <w:rPr>
          <w:rFonts w:cs="B Nazanin"/>
        </w:rPr>
        <w:t>(maintainable)</w:t>
      </w:r>
    </w:p>
    <w:p w:rsidR="00341AA7" w:rsidRPr="001C0150" w:rsidRDefault="00341AA7" w:rsidP="001C0150">
      <w:pPr>
        <w:pStyle w:val="ListParagraph"/>
        <w:numPr>
          <w:ilvl w:val="0"/>
          <w:numId w:val="37"/>
        </w:numPr>
        <w:rPr>
          <w:rFonts w:cs="B Nazanin"/>
        </w:rPr>
      </w:pPr>
      <w:r w:rsidRPr="001C0150">
        <w:rPr>
          <w:rFonts w:cs="B Nazanin" w:hint="cs"/>
          <w:rtl/>
        </w:rPr>
        <w:t>قابل تست کردن</w:t>
      </w:r>
    </w:p>
    <w:p w:rsidR="00341AA7" w:rsidRPr="001C0150" w:rsidRDefault="00341AA7" w:rsidP="001C0150">
      <w:pPr>
        <w:pStyle w:val="ListParagraph"/>
        <w:numPr>
          <w:ilvl w:val="0"/>
          <w:numId w:val="37"/>
        </w:numPr>
        <w:rPr>
          <w:rFonts w:cs="B Nazanin"/>
        </w:rPr>
      </w:pPr>
      <w:r w:rsidRPr="001C0150">
        <w:rPr>
          <w:rFonts w:cs="B Nazanin" w:hint="cs"/>
          <w:rtl/>
        </w:rPr>
        <w:t>آسانی در نسبت دادن نقش های جداگانه به لایه ها  ( استقلال بالا)</w:t>
      </w:r>
    </w:p>
    <w:p w:rsidR="002D2941" w:rsidRPr="001C0150" w:rsidRDefault="002D2941" w:rsidP="001C0150">
      <w:pPr>
        <w:pStyle w:val="ListParagraph"/>
        <w:numPr>
          <w:ilvl w:val="0"/>
          <w:numId w:val="37"/>
        </w:numPr>
        <w:rPr>
          <w:rFonts w:cs="B Nazanin"/>
          <w:rtl/>
        </w:rPr>
      </w:pPr>
      <w:r w:rsidRPr="001C0150">
        <w:rPr>
          <w:rFonts w:cs="B Nazanin" w:hint="cs"/>
          <w:rtl/>
        </w:rPr>
        <w:t xml:space="preserve">آسانی در اصلاح لایه ها </w:t>
      </w:r>
    </w:p>
    <w:p w:rsidR="00D65A37" w:rsidRPr="001A14D3" w:rsidRDefault="00D65A37" w:rsidP="006F2A73">
      <w:pPr>
        <w:rPr>
          <w:rFonts w:cs="B Nazanin"/>
          <w:rtl/>
        </w:rPr>
      </w:pPr>
      <w:r w:rsidRPr="001A14D3">
        <w:rPr>
          <w:rFonts w:cs="B Nazanin" w:hint="cs"/>
          <w:rtl/>
        </w:rPr>
        <w:t xml:space="preserve">مناسب برای </w:t>
      </w:r>
      <w:r w:rsidR="004B318F" w:rsidRPr="001A14D3">
        <w:rPr>
          <w:rFonts w:cs="B Nazanin" w:hint="cs"/>
          <w:rtl/>
        </w:rPr>
        <w:t>:</w:t>
      </w:r>
    </w:p>
    <w:p w:rsidR="004B318F" w:rsidRPr="006F2A73" w:rsidRDefault="006B0999" w:rsidP="006F2A73">
      <w:pPr>
        <w:pStyle w:val="ListParagraph"/>
        <w:numPr>
          <w:ilvl w:val="0"/>
          <w:numId w:val="37"/>
        </w:numPr>
        <w:rPr>
          <w:rFonts w:cs="B Nazanin"/>
        </w:rPr>
      </w:pPr>
      <w:r w:rsidRPr="006F2A73">
        <w:rPr>
          <w:rFonts w:cs="B Nazanin" w:hint="cs"/>
          <w:rtl/>
        </w:rPr>
        <w:t xml:space="preserve">برنامه های جدیدی که نیاز دارند تا سریع ساخته شوند </w:t>
      </w:r>
      <w:r w:rsidRPr="006F2A73">
        <w:rPr>
          <w:rFonts w:cs="B Nazanin"/>
        </w:rPr>
        <w:t>(Built Quickly Apps)</w:t>
      </w:r>
    </w:p>
    <w:p w:rsidR="006B0999" w:rsidRPr="006F2A73" w:rsidRDefault="006B0999" w:rsidP="006F2A73">
      <w:pPr>
        <w:pStyle w:val="ListParagraph"/>
        <w:numPr>
          <w:ilvl w:val="0"/>
          <w:numId w:val="37"/>
        </w:numPr>
        <w:rPr>
          <w:rFonts w:cs="B Nazanin"/>
        </w:rPr>
      </w:pPr>
      <w:r w:rsidRPr="006F2A73">
        <w:rPr>
          <w:rFonts w:cs="B Nazanin" w:hint="cs"/>
          <w:rtl/>
        </w:rPr>
        <w:t>برنامه های</w:t>
      </w:r>
      <w:r w:rsidR="00803842" w:rsidRPr="006F2A73">
        <w:rPr>
          <w:rFonts w:cs="B Nazanin" w:hint="cs"/>
          <w:rtl/>
        </w:rPr>
        <w:t xml:space="preserve"> سازمانی </w:t>
      </w:r>
    </w:p>
    <w:p w:rsidR="00803842" w:rsidRPr="006F2A73" w:rsidRDefault="00803842" w:rsidP="006F2A73">
      <w:pPr>
        <w:pStyle w:val="ListParagraph"/>
        <w:numPr>
          <w:ilvl w:val="0"/>
          <w:numId w:val="37"/>
        </w:numPr>
        <w:rPr>
          <w:rFonts w:cs="B Nazanin"/>
        </w:rPr>
      </w:pPr>
      <w:r w:rsidRPr="006F2A73">
        <w:rPr>
          <w:rFonts w:cs="B Nazanin" w:hint="cs"/>
          <w:rtl/>
        </w:rPr>
        <w:t xml:space="preserve">تیم های نوپا که هنوز با معماری های دیگر که عمدتا پیچیده تر هستند آشنا نمیباشند </w:t>
      </w:r>
    </w:p>
    <w:p w:rsidR="007B4C62" w:rsidRPr="006F2A73" w:rsidRDefault="00803842" w:rsidP="006F2A73">
      <w:pPr>
        <w:pStyle w:val="ListParagraph"/>
        <w:numPr>
          <w:ilvl w:val="0"/>
          <w:numId w:val="37"/>
        </w:numPr>
        <w:rPr>
          <w:rFonts w:cs="B Nazanin"/>
          <w:rtl/>
        </w:rPr>
      </w:pPr>
      <w:r w:rsidRPr="006F2A73">
        <w:rPr>
          <w:rFonts w:cs="B Nazanin" w:hint="cs"/>
          <w:rtl/>
        </w:rPr>
        <w:t xml:space="preserve">برنامه هایی که به استاندارد های دقیق نیازمند میباشند </w:t>
      </w:r>
    </w:p>
    <w:p w:rsidR="007B4C62" w:rsidRPr="001A14D3" w:rsidRDefault="007B4C62" w:rsidP="00B80F7C">
      <w:pPr>
        <w:ind w:left="1440"/>
        <w:rPr>
          <w:rFonts w:cs="B Nazanin"/>
          <w:rtl/>
        </w:rPr>
      </w:pPr>
    </w:p>
    <w:p w:rsidR="004F2E3F" w:rsidRPr="001A14D3" w:rsidRDefault="00EE32FA" w:rsidP="002E1B48">
      <w:pPr>
        <w:rPr>
          <w:rFonts w:cs="B Nazanin"/>
          <w:rtl/>
        </w:rPr>
      </w:pPr>
      <w:r w:rsidRPr="001A14D3">
        <w:rPr>
          <w:rFonts w:cs="B Nazanin" w:hint="cs"/>
          <w:rtl/>
        </w:rPr>
        <w:t>در پروژه ما :</w:t>
      </w:r>
    </w:p>
    <w:p w:rsidR="008E05D2" w:rsidRPr="001A14D3" w:rsidRDefault="0056433B" w:rsidP="008E05D2">
      <w:pPr>
        <w:ind w:left="1440"/>
        <w:rPr>
          <w:rFonts w:cs="B Nazanin"/>
          <w:b/>
          <w:bCs/>
          <w:u w:val="single"/>
          <w:rtl/>
        </w:rPr>
      </w:pPr>
      <w:r w:rsidRPr="001A14D3">
        <w:rPr>
          <w:rFonts w:cs="B Nazanin"/>
          <w:b/>
          <w:bCs/>
          <w:u w:val="single"/>
        </w:rPr>
        <w:t>View</w:t>
      </w:r>
      <w:r w:rsidR="008E05D2" w:rsidRPr="001A14D3">
        <w:rPr>
          <w:rFonts w:cs="B Nazanin" w:hint="cs"/>
          <w:b/>
          <w:bCs/>
          <w:u w:val="single"/>
          <w:rtl/>
        </w:rPr>
        <w:t xml:space="preserve"> :</w:t>
      </w:r>
    </w:p>
    <w:p w:rsidR="008E05D2" w:rsidRPr="001A14D3" w:rsidRDefault="008E05D2" w:rsidP="00B13BF8">
      <w:pPr>
        <w:ind w:left="1440"/>
        <w:rPr>
          <w:rFonts w:cs="B Nazanin"/>
          <w:rtl/>
        </w:rPr>
      </w:pPr>
      <w:r w:rsidRPr="001A14D3">
        <w:rPr>
          <w:rFonts w:cs="B Nazanin" w:hint="cs"/>
          <w:rtl/>
        </w:rPr>
        <w:t xml:space="preserve">بخش </w:t>
      </w:r>
      <w:r w:rsidR="00B13BF8" w:rsidRPr="001A14D3">
        <w:rPr>
          <w:rFonts w:cs="B Nazanin"/>
        </w:rPr>
        <w:t>UI</w:t>
      </w:r>
      <w:r w:rsidRPr="001A14D3">
        <w:rPr>
          <w:rFonts w:cs="B Nazanin" w:hint="cs"/>
          <w:rtl/>
        </w:rPr>
        <w:t xml:space="preserve"> برنامه است </w:t>
      </w:r>
      <w:r w:rsidR="00B13BF8" w:rsidRPr="001A14D3">
        <w:rPr>
          <w:rFonts w:cs="B Nazanin" w:hint="cs"/>
          <w:rtl/>
        </w:rPr>
        <w:t xml:space="preserve">که به طور مستقیم با کاربر در تعامل است </w:t>
      </w:r>
      <w:r w:rsidRPr="001A14D3">
        <w:rPr>
          <w:rFonts w:cs="B Nazanin" w:hint="cs"/>
          <w:rtl/>
        </w:rPr>
        <w:t xml:space="preserve">یعنی وقتی کاربر وارد صفحه </w:t>
      </w:r>
      <w:r w:rsidRPr="001A14D3">
        <w:rPr>
          <w:rFonts w:cs="B Nazanin"/>
        </w:rPr>
        <w:t>sign up</w:t>
      </w:r>
      <w:r w:rsidRPr="001A14D3">
        <w:rPr>
          <w:rFonts w:cs="B Nazanin" w:hint="cs"/>
          <w:rtl/>
        </w:rPr>
        <w:t xml:space="preserve"> میشود، با چه صفحه ای روبرو  خواهد بود و چه گزینه ها و دکمه ها و تکست باکس هایی را میبیند که برای انجام ثبت نام باید پر کند و تیک بزند  و ... </w:t>
      </w:r>
      <w:r w:rsidR="00B13BF8" w:rsidRPr="001A14D3">
        <w:rPr>
          <w:rFonts w:cs="B Nazanin" w:hint="cs"/>
          <w:rtl/>
        </w:rPr>
        <w:t>.</w:t>
      </w:r>
    </w:p>
    <w:p w:rsidR="00653FD1" w:rsidRPr="001A14D3" w:rsidRDefault="0056433B" w:rsidP="00653FD1">
      <w:pPr>
        <w:ind w:left="1440"/>
        <w:rPr>
          <w:rFonts w:cs="B Nazanin"/>
          <w:b/>
          <w:bCs/>
          <w:u w:val="single"/>
          <w:rtl/>
        </w:rPr>
      </w:pPr>
      <w:r w:rsidRPr="001A14D3">
        <w:rPr>
          <w:rFonts w:cs="B Nazanin"/>
          <w:b/>
          <w:bCs/>
          <w:u w:val="single"/>
        </w:rPr>
        <w:t>Model</w:t>
      </w:r>
      <w:r w:rsidR="008E05D2" w:rsidRPr="001A14D3">
        <w:rPr>
          <w:rFonts w:cs="B Nazanin" w:hint="cs"/>
          <w:b/>
          <w:bCs/>
          <w:u w:val="single"/>
          <w:rtl/>
        </w:rPr>
        <w:t xml:space="preserve"> </w:t>
      </w:r>
      <w:r w:rsidR="00653FD1" w:rsidRPr="001A14D3">
        <w:rPr>
          <w:rFonts w:cs="B Nazanin" w:hint="cs"/>
          <w:b/>
          <w:bCs/>
          <w:u w:val="single"/>
          <w:rtl/>
        </w:rPr>
        <w:t>:</w:t>
      </w:r>
    </w:p>
    <w:p w:rsidR="00653FD1" w:rsidRPr="001A14D3" w:rsidRDefault="00653FD1" w:rsidP="00653FD1">
      <w:pPr>
        <w:ind w:left="1440"/>
        <w:rPr>
          <w:rFonts w:cs="B Nazanin"/>
          <w:rtl/>
        </w:rPr>
      </w:pPr>
      <w:r w:rsidRPr="001A14D3">
        <w:rPr>
          <w:rFonts w:cs="B Nazanin" w:hint="cs"/>
          <w:rtl/>
        </w:rPr>
        <w:t>بخش منطق برنامه است که</w:t>
      </w:r>
      <w:r w:rsidR="008F45D1" w:rsidRPr="001A14D3">
        <w:rPr>
          <w:rFonts w:cs="B Nazanin"/>
        </w:rPr>
        <w:t xml:space="preserve"> </w:t>
      </w:r>
      <w:r w:rsidRPr="001A14D3">
        <w:rPr>
          <w:rFonts w:cs="B Nazanin" w:hint="cs"/>
          <w:rtl/>
        </w:rPr>
        <w:t xml:space="preserve">نشان میدهد  مثلا وقتی کاربر وارد صفحه ثبت نام میشود با انتخاب دکمه ها و پر کردن تکست باکس ها و .... چه کارهایی در </w:t>
      </w:r>
      <w:r w:rsidRPr="001A14D3">
        <w:rPr>
          <w:rFonts w:cs="B Nazanin"/>
        </w:rPr>
        <w:t>Back-end</w:t>
      </w:r>
      <w:r w:rsidRPr="001A14D3">
        <w:rPr>
          <w:rFonts w:cs="B Nazanin" w:hint="cs"/>
          <w:rtl/>
        </w:rPr>
        <w:t xml:space="preserve"> صورت میگیرد . </w:t>
      </w:r>
    </w:p>
    <w:p w:rsidR="00323A1C" w:rsidRPr="001A14D3" w:rsidRDefault="00653FD1" w:rsidP="00323A1C">
      <w:pPr>
        <w:ind w:left="1440"/>
        <w:rPr>
          <w:rFonts w:cs="B Nazanin"/>
          <w:b/>
          <w:bCs/>
          <w:u w:val="single"/>
          <w:rtl/>
        </w:rPr>
      </w:pPr>
      <w:r w:rsidRPr="001A14D3">
        <w:rPr>
          <w:rFonts w:cs="B Nazanin"/>
          <w:b/>
          <w:bCs/>
          <w:u w:val="single"/>
        </w:rPr>
        <w:lastRenderedPageBreak/>
        <w:t>Controller</w:t>
      </w:r>
      <w:r w:rsidRPr="001A14D3">
        <w:rPr>
          <w:rFonts w:cs="B Nazanin" w:hint="cs"/>
          <w:b/>
          <w:bCs/>
          <w:u w:val="single"/>
          <w:rtl/>
        </w:rPr>
        <w:t xml:space="preserve"> : </w:t>
      </w:r>
    </w:p>
    <w:p w:rsidR="005A2E5D" w:rsidRPr="001A14D3" w:rsidRDefault="00673977" w:rsidP="00323A1C">
      <w:pPr>
        <w:ind w:left="1440"/>
        <w:rPr>
          <w:rFonts w:cs="B Nazanin"/>
          <w:b/>
          <w:bCs/>
          <w:u w:val="single"/>
          <w:rtl/>
        </w:rPr>
      </w:pPr>
      <w:r w:rsidRPr="001A14D3">
        <w:rPr>
          <w:rFonts w:cs="B Nazanin" w:hint="cs"/>
          <w:rtl/>
        </w:rPr>
        <w:t xml:space="preserve">رابطه بین </w:t>
      </w:r>
      <w:r w:rsidRPr="001A14D3">
        <w:rPr>
          <w:rFonts w:cs="B Nazanin"/>
        </w:rPr>
        <w:t>UI</w:t>
      </w:r>
      <w:r w:rsidR="00E1457F" w:rsidRPr="001A14D3">
        <w:rPr>
          <w:rFonts w:cs="B Nazanin" w:hint="cs"/>
          <w:rtl/>
        </w:rPr>
        <w:t xml:space="preserve"> و منطق برنامه</w:t>
      </w:r>
    </w:p>
    <w:p w:rsidR="0020534B" w:rsidRPr="001A14D3" w:rsidRDefault="005A2E5D" w:rsidP="005A2E5D">
      <w:pPr>
        <w:jc w:val="center"/>
        <w:rPr>
          <w:rFonts w:cs="B Nazanin"/>
          <w:rtl/>
        </w:rPr>
      </w:pPr>
      <w:r w:rsidRPr="001A14D3">
        <w:rPr>
          <w:rFonts w:cs="B Nazanin"/>
          <w:noProof/>
          <w:lang w:bidi="ar-SA"/>
        </w:rPr>
        <w:drawing>
          <wp:inline distT="0" distB="0" distL="0" distR="0" wp14:anchorId="1ED9173B" wp14:editId="095CF593">
            <wp:extent cx="1875864" cy="1875864"/>
            <wp:effectExtent l="0" t="0" r="0" b="0"/>
            <wp:docPr id="41" name="Picture 41" descr="C:\Users\AVAJANG\AppData\Local\Microsoft\Windows\INetCache\Content.Word\fsgn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VAJANG\AppData\Local\Microsoft\Windows\INetCache\Content.Word\fsgn4_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5903" cy="1875903"/>
                    </a:xfrm>
                    <a:prstGeom prst="rect">
                      <a:avLst/>
                    </a:prstGeom>
                    <a:noFill/>
                    <a:ln>
                      <a:noFill/>
                    </a:ln>
                  </pic:spPr>
                </pic:pic>
              </a:graphicData>
            </a:graphic>
          </wp:inline>
        </w:drawing>
      </w:r>
    </w:p>
    <w:p w:rsidR="002E1B48" w:rsidRPr="002E1B48" w:rsidRDefault="002E1B48" w:rsidP="002E1B48">
      <w:pPr>
        <w:rPr>
          <w:rFonts w:cs="B Nazanin"/>
          <w:b/>
          <w:bCs/>
          <w:rtl/>
        </w:rPr>
      </w:pPr>
      <w:r>
        <w:rPr>
          <w:rFonts w:cs="B Nazanin"/>
          <w:b/>
          <w:bCs/>
        </w:rPr>
        <w:t>Microkernel Pattern</w:t>
      </w:r>
    </w:p>
    <w:p w:rsidR="004F7D89" w:rsidRPr="002E1B48" w:rsidRDefault="001F37E4" w:rsidP="002E1B48">
      <w:pPr>
        <w:rPr>
          <w:rFonts w:cs="B Nazanin"/>
        </w:rPr>
      </w:pPr>
      <w:r w:rsidRPr="002E1B48">
        <w:rPr>
          <w:rFonts w:cs="B Nazanin" w:hint="cs"/>
          <w:rtl/>
        </w:rPr>
        <w:t xml:space="preserve">این الگو برای سیستم های منعطف با تغییرات نیازمندی ها خوب است .در اینجا یک </w:t>
      </w:r>
      <w:r w:rsidRPr="002E1B48">
        <w:rPr>
          <w:rFonts w:cs="B Nazanin"/>
        </w:rPr>
        <w:t xml:space="preserve">core system </w:t>
      </w:r>
      <w:r w:rsidRPr="002E1B48">
        <w:rPr>
          <w:rFonts w:cs="B Nazanin" w:hint="cs"/>
          <w:rtl/>
        </w:rPr>
        <w:t xml:space="preserve"> داریم که</w:t>
      </w:r>
      <w:r w:rsidRPr="002E1B48">
        <w:rPr>
          <w:rFonts w:cs="B Nazanin"/>
        </w:rPr>
        <w:t xml:space="preserve"> </w:t>
      </w:r>
      <w:r w:rsidRPr="002E1B48">
        <w:rPr>
          <w:rFonts w:cs="B Nazanin" w:hint="cs"/>
          <w:rtl/>
        </w:rPr>
        <w:t xml:space="preserve">حداقل قابلیت ها را درونش پیاده سازی کرده ایم تا حدی که اپلیکیشن بالا بیاید </w:t>
      </w:r>
      <w:r w:rsidRPr="002E1B48">
        <w:rPr>
          <w:rFonts w:cs="B Nazanin"/>
        </w:rPr>
        <w:t>(Main Program)</w:t>
      </w:r>
    </w:p>
    <w:p w:rsidR="001F37E4" w:rsidRPr="002E1B48" w:rsidRDefault="001F37E4" w:rsidP="002E1B48">
      <w:pPr>
        <w:rPr>
          <w:rFonts w:cs="B Nazanin"/>
          <w:rtl/>
        </w:rPr>
      </w:pPr>
      <w:r w:rsidRPr="002E1B48">
        <w:rPr>
          <w:rFonts w:cs="B Nazanin" w:hint="cs"/>
          <w:rtl/>
        </w:rPr>
        <w:t xml:space="preserve">در اینجا از </w:t>
      </w:r>
      <w:r w:rsidRPr="002E1B48">
        <w:rPr>
          <w:rFonts w:cs="B Nazanin"/>
        </w:rPr>
        <w:t>plugin-component</w:t>
      </w:r>
      <w:r w:rsidRPr="002E1B48">
        <w:rPr>
          <w:rFonts w:cs="B Nazanin" w:hint="cs"/>
          <w:rtl/>
        </w:rPr>
        <w:t xml:space="preserve"> استفاده میکنیم . یعنی در سایر الگو های معماری اگر بیاییم وبخشی را تغییر دهیم ، کل سیستم تحت تاثیر قرار میگیرد ولی اینجا قابلیت های اضا</w:t>
      </w:r>
      <w:r w:rsidR="00B460E7" w:rsidRPr="002E1B48">
        <w:rPr>
          <w:rFonts w:cs="B Nazanin" w:hint="cs"/>
          <w:rtl/>
        </w:rPr>
        <w:t>فی برنامه را به صورت آماده از ببیرون م</w:t>
      </w:r>
      <w:r w:rsidR="00AA009C" w:rsidRPr="002E1B48">
        <w:rPr>
          <w:rFonts w:cs="B Nazanin" w:hint="cs"/>
          <w:rtl/>
        </w:rPr>
        <w:t xml:space="preserve">ی آوریم استفاده میکنیم . و این </w:t>
      </w:r>
      <w:r w:rsidR="00AA009C" w:rsidRPr="002E1B48">
        <w:rPr>
          <w:rFonts w:cs="B Nazanin"/>
        </w:rPr>
        <w:t>component</w:t>
      </w:r>
      <w:r w:rsidR="00AA009C" w:rsidRPr="002E1B48">
        <w:rPr>
          <w:rFonts w:cs="B Nazanin" w:hint="cs"/>
          <w:rtl/>
        </w:rPr>
        <w:t xml:space="preserve"> ها </w:t>
      </w:r>
      <w:r w:rsidR="00B460E7" w:rsidRPr="002E1B48">
        <w:rPr>
          <w:rFonts w:cs="B Nazanin" w:hint="cs"/>
          <w:rtl/>
        </w:rPr>
        <w:t xml:space="preserve"> به طور کامل</w:t>
      </w:r>
      <w:r w:rsidR="00AA009C" w:rsidRPr="002E1B48">
        <w:rPr>
          <w:rFonts w:cs="B Nazanin" w:hint="cs"/>
          <w:rtl/>
        </w:rPr>
        <w:t>ا</w:t>
      </w:r>
      <w:r w:rsidR="00B460E7" w:rsidRPr="002E1B48">
        <w:rPr>
          <w:rFonts w:cs="B Nazanin" w:hint="cs"/>
          <w:rtl/>
        </w:rPr>
        <w:t xml:space="preserve"> مستقل از هم </w:t>
      </w:r>
      <w:r w:rsidR="00AA009C" w:rsidRPr="002E1B48">
        <w:rPr>
          <w:rFonts w:cs="B Nazanin" w:hint="cs"/>
          <w:rtl/>
        </w:rPr>
        <w:t xml:space="preserve">طراحی میشوند </w:t>
      </w:r>
      <w:r w:rsidR="00B460E7" w:rsidRPr="002E1B48">
        <w:rPr>
          <w:rFonts w:cs="B Nazanin" w:hint="cs"/>
          <w:rtl/>
        </w:rPr>
        <w:t xml:space="preserve"> . </w:t>
      </w:r>
    </w:p>
    <w:p w:rsidR="008B5721" w:rsidRPr="001A14D3" w:rsidRDefault="008B5721" w:rsidP="004F7D89">
      <w:pPr>
        <w:pStyle w:val="ListParagraph"/>
        <w:ind w:left="1440"/>
        <w:rPr>
          <w:rFonts w:cs="B Nazanin"/>
          <w:rtl/>
        </w:rPr>
      </w:pPr>
    </w:p>
    <w:p w:rsidR="00EE32FA" w:rsidRPr="001A14D3" w:rsidRDefault="00B24570" w:rsidP="00286215">
      <w:pPr>
        <w:pStyle w:val="ListParagraph"/>
        <w:ind w:left="1440"/>
        <w:rPr>
          <w:rFonts w:cs="B Nazanin"/>
          <w:rtl/>
        </w:rPr>
      </w:pPr>
      <w:r>
        <w:rPr>
          <w:rFonts w:cs="B Nazanin"/>
        </w:rPr>
        <w:pict>
          <v:shape id="_x0000_i1063" type="#_x0000_t75" style="width:259.55pt;height:103.35pt">
            <v:imagedata r:id="rId48" o:title="photo_2020-07-23_15-16-45"/>
          </v:shape>
        </w:pict>
      </w:r>
    </w:p>
    <w:p w:rsidR="00EE32FA" w:rsidRPr="001A14D3" w:rsidRDefault="00EE32FA" w:rsidP="00ED4621">
      <w:pPr>
        <w:pStyle w:val="ListParagraph"/>
        <w:ind w:left="1440"/>
        <w:rPr>
          <w:rFonts w:cs="B Nazanin"/>
          <w:rtl/>
        </w:rPr>
      </w:pPr>
    </w:p>
    <w:p w:rsidR="00C85F47" w:rsidRPr="0032622F" w:rsidRDefault="00C85F47" w:rsidP="0032622F">
      <w:pPr>
        <w:rPr>
          <w:rFonts w:cs="B Nazanin"/>
        </w:rPr>
      </w:pPr>
      <w:r w:rsidRPr="0032622F">
        <w:rPr>
          <w:rFonts w:cs="B Nazanin" w:hint="cs"/>
          <w:rtl/>
        </w:rPr>
        <w:t>مزایا :</w:t>
      </w:r>
    </w:p>
    <w:p w:rsidR="00C91C7A" w:rsidRDefault="00C91C7A" w:rsidP="0032622F">
      <w:pPr>
        <w:pStyle w:val="ListParagraph"/>
        <w:numPr>
          <w:ilvl w:val="0"/>
          <w:numId w:val="37"/>
        </w:numPr>
        <w:rPr>
          <w:rFonts w:cs="B Nazanin"/>
        </w:rPr>
      </w:pPr>
      <w:r w:rsidRPr="0032622F">
        <w:rPr>
          <w:rFonts w:cs="B Nazanin" w:hint="cs"/>
          <w:rtl/>
        </w:rPr>
        <w:t xml:space="preserve">واکنش نشان دادن به تغییرات در ماژولهای </w:t>
      </w:r>
      <w:r w:rsidRPr="0032622F">
        <w:rPr>
          <w:rFonts w:cs="B Nazanin"/>
        </w:rPr>
        <w:t>plug-in</w:t>
      </w:r>
      <w:r w:rsidRPr="0032622F">
        <w:rPr>
          <w:rFonts w:cs="B Nazanin" w:hint="cs"/>
          <w:rtl/>
        </w:rPr>
        <w:t xml:space="preserve"> در عین حداقل کردن تغییرات </w:t>
      </w:r>
      <w:r w:rsidRPr="0032622F">
        <w:rPr>
          <w:rFonts w:cs="B Nazanin"/>
        </w:rPr>
        <w:t>core-system</w:t>
      </w:r>
    </w:p>
    <w:p w:rsidR="0032622F" w:rsidRPr="0032622F" w:rsidRDefault="0032622F" w:rsidP="0032622F">
      <w:pPr>
        <w:pStyle w:val="ListParagraph"/>
        <w:numPr>
          <w:ilvl w:val="0"/>
          <w:numId w:val="37"/>
        </w:numPr>
        <w:rPr>
          <w:rFonts w:cs="B Nazanin"/>
        </w:rPr>
      </w:pPr>
      <w:r>
        <w:rPr>
          <w:rFonts w:cs="B Nazanin"/>
        </w:rPr>
        <w:t>Deploy</w:t>
      </w:r>
      <w:r w:rsidRPr="0032622F">
        <w:rPr>
          <w:rFonts w:cs="B Nazanin" w:hint="cs"/>
          <w:rtl/>
        </w:rPr>
        <w:t xml:space="preserve"> کردن راحت تر به خاطر وجود </w:t>
      </w:r>
      <w:r w:rsidRPr="0032622F">
        <w:rPr>
          <w:rFonts w:cs="B Nazanin"/>
        </w:rPr>
        <w:t xml:space="preserve">plug-in </w:t>
      </w:r>
      <w:r w:rsidRPr="0032622F">
        <w:rPr>
          <w:rFonts w:cs="B Nazanin" w:hint="cs"/>
          <w:rtl/>
        </w:rPr>
        <w:t xml:space="preserve"> ها </w:t>
      </w:r>
    </w:p>
    <w:p w:rsidR="001F69F8" w:rsidRPr="0032622F" w:rsidRDefault="001F69F8" w:rsidP="0032622F">
      <w:pPr>
        <w:pStyle w:val="ListParagraph"/>
        <w:numPr>
          <w:ilvl w:val="0"/>
          <w:numId w:val="37"/>
        </w:numPr>
        <w:rPr>
          <w:rFonts w:cs="B Nazanin"/>
        </w:rPr>
      </w:pPr>
      <w:r w:rsidRPr="0032622F">
        <w:rPr>
          <w:rFonts w:cs="B Nazanin" w:hint="cs"/>
          <w:rtl/>
        </w:rPr>
        <w:t>تست کردن جداگانه هر ماژول</w:t>
      </w:r>
    </w:p>
    <w:p w:rsidR="001F69F8" w:rsidRPr="0032622F" w:rsidRDefault="0011111F" w:rsidP="0032622F">
      <w:pPr>
        <w:pStyle w:val="ListParagraph"/>
        <w:numPr>
          <w:ilvl w:val="0"/>
          <w:numId w:val="37"/>
        </w:numPr>
        <w:rPr>
          <w:rFonts w:cs="B Nazanin"/>
          <w:rtl/>
        </w:rPr>
      </w:pPr>
      <w:r w:rsidRPr="0032622F">
        <w:rPr>
          <w:rFonts w:cs="B Nazanin" w:hint="cs"/>
          <w:rtl/>
        </w:rPr>
        <w:t xml:space="preserve">امکان شخصی سازی در انتخاب </w:t>
      </w:r>
      <w:r w:rsidRPr="0032622F">
        <w:rPr>
          <w:rFonts w:cs="B Nazanin"/>
        </w:rPr>
        <w:t>plug-in</w:t>
      </w:r>
      <w:r w:rsidRPr="0032622F">
        <w:rPr>
          <w:rFonts w:cs="B Nazanin" w:hint="cs"/>
          <w:rtl/>
        </w:rPr>
        <w:t xml:space="preserve"> ها وجود دارد </w:t>
      </w:r>
      <w:r w:rsidR="008F45D1" w:rsidRPr="0032622F">
        <w:rPr>
          <w:rFonts w:cs="B Nazanin"/>
        </w:rPr>
        <w:t xml:space="preserve"> </w:t>
      </w:r>
      <w:r w:rsidR="008F45D1" w:rsidRPr="0032622F">
        <w:rPr>
          <w:rFonts w:cs="B Nazanin" w:hint="cs"/>
          <w:rtl/>
        </w:rPr>
        <w:t xml:space="preserve">- انتخای </w:t>
      </w:r>
      <w:r w:rsidR="008F45D1" w:rsidRPr="0032622F">
        <w:rPr>
          <w:rFonts w:cs="B Nazanin"/>
        </w:rPr>
        <w:t>RAD</w:t>
      </w:r>
    </w:p>
    <w:p w:rsidR="00C85F47" w:rsidRPr="001A14D3" w:rsidRDefault="00C85F47" w:rsidP="00ED4621">
      <w:pPr>
        <w:pStyle w:val="ListParagraph"/>
        <w:ind w:left="1440"/>
        <w:rPr>
          <w:rFonts w:cs="B Nazanin"/>
          <w:rtl/>
        </w:rPr>
      </w:pPr>
    </w:p>
    <w:p w:rsidR="00C85F47" w:rsidRPr="00BA20F7" w:rsidRDefault="00C85F47" w:rsidP="00BA20F7">
      <w:pPr>
        <w:rPr>
          <w:rFonts w:cs="B Nazanin"/>
          <w:rtl/>
        </w:rPr>
      </w:pPr>
      <w:r w:rsidRPr="00BA20F7">
        <w:rPr>
          <w:rFonts w:cs="B Nazanin" w:hint="cs"/>
          <w:rtl/>
        </w:rPr>
        <w:t>مناسب برای :</w:t>
      </w:r>
    </w:p>
    <w:p w:rsidR="00C85F47" w:rsidRPr="00BA20F7" w:rsidRDefault="00CF1B6C" w:rsidP="00BA20F7">
      <w:pPr>
        <w:pStyle w:val="ListParagraph"/>
        <w:numPr>
          <w:ilvl w:val="0"/>
          <w:numId w:val="37"/>
        </w:numPr>
        <w:rPr>
          <w:rFonts w:cs="B Nazanin"/>
        </w:rPr>
      </w:pPr>
      <w:r w:rsidRPr="00BA20F7">
        <w:rPr>
          <w:rFonts w:cs="B Nazanin" w:hint="cs"/>
          <w:rtl/>
        </w:rPr>
        <w:t xml:space="preserve">برنامه هایی که طیف وسیعی از مردم با آن در ارتباط هستند </w:t>
      </w:r>
    </w:p>
    <w:p w:rsidR="00CF1B6C" w:rsidRPr="00BA20F7" w:rsidRDefault="00CF1B6C" w:rsidP="00BA20F7">
      <w:pPr>
        <w:pStyle w:val="ListParagraph"/>
        <w:numPr>
          <w:ilvl w:val="0"/>
          <w:numId w:val="37"/>
        </w:numPr>
        <w:rPr>
          <w:rFonts w:cs="B Nazanin"/>
        </w:rPr>
      </w:pPr>
      <w:r w:rsidRPr="00BA20F7">
        <w:rPr>
          <w:rFonts w:cs="B Nazanin" w:hint="cs"/>
          <w:rtl/>
        </w:rPr>
        <w:t xml:space="preserve">برنامه هایی که به طور مشخص به 2 بخش </w:t>
      </w:r>
      <w:r w:rsidRPr="00BA20F7">
        <w:rPr>
          <w:rFonts w:cs="B Nazanin" w:hint="cs"/>
          <w:u w:val="single"/>
          <w:rtl/>
        </w:rPr>
        <w:t>روال معمول</w:t>
      </w:r>
      <w:r w:rsidR="00633095" w:rsidRPr="00BA20F7">
        <w:rPr>
          <w:rFonts w:cs="B Nazanin" w:hint="cs"/>
          <w:u w:val="single"/>
          <w:rtl/>
        </w:rPr>
        <w:t>(هسته اصلی)</w:t>
      </w:r>
      <w:r w:rsidRPr="00BA20F7">
        <w:rPr>
          <w:rFonts w:cs="B Nazanin" w:hint="cs"/>
          <w:rtl/>
        </w:rPr>
        <w:t xml:space="preserve"> و </w:t>
      </w:r>
      <w:r w:rsidRPr="00BA20F7">
        <w:rPr>
          <w:rFonts w:cs="B Nazanin" w:hint="cs"/>
          <w:u w:val="single"/>
          <w:rtl/>
        </w:rPr>
        <w:t>روال سطح بالا</w:t>
      </w:r>
      <w:r w:rsidR="00633095" w:rsidRPr="00BA20F7">
        <w:rPr>
          <w:rFonts w:cs="B Nazanin" w:hint="cs"/>
          <w:u w:val="single"/>
          <w:rtl/>
        </w:rPr>
        <w:t xml:space="preserve"> و دینامیک(متغیر)</w:t>
      </w:r>
      <w:r w:rsidRPr="00BA20F7">
        <w:rPr>
          <w:rFonts w:cs="B Nazanin" w:hint="cs"/>
          <w:rtl/>
        </w:rPr>
        <w:t xml:space="preserve">  تقسیم بندی شده اند </w:t>
      </w:r>
      <w:r w:rsidR="006A370F">
        <w:rPr>
          <w:rFonts w:cs="B Nazanin" w:hint="cs"/>
          <w:rtl/>
        </w:rPr>
        <w:t>.</w:t>
      </w:r>
    </w:p>
    <w:p w:rsidR="00C85F47" w:rsidRPr="001A14D3" w:rsidRDefault="00C85F47" w:rsidP="00503602">
      <w:pPr>
        <w:ind w:left="1800"/>
        <w:rPr>
          <w:rFonts w:cs="B Nazanin"/>
          <w:rtl/>
        </w:rPr>
      </w:pPr>
    </w:p>
    <w:p w:rsidR="008B5721" w:rsidRPr="00AD6949" w:rsidRDefault="008B5721" w:rsidP="00AD6949">
      <w:pPr>
        <w:rPr>
          <w:rFonts w:cs="B Nazanin"/>
          <w:rtl/>
        </w:rPr>
      </w:pPr>
      <w:r w:rsidRPr="00AD6949">
        <w:rPr>
          <w:rFonts w:cs="B Nazanin" w:hint="cs"/>
          <w:rtl/>
        </w:rPr>
        <w:t xml:space="preserve">در پروژه ما </w:t>
      </w:r>
      <w:r w:rsidR="00ED4621" w:rsidRPr="00AD6949">
        <w:rPr>
          <w:rFonts w:cs="B Nazanin" w:hint="cs"/>
          <w:rtl/>
        </w:rPr>
        <w:t xml:space="preserve"> :</w:t>
      </w:r>
    </w:p>
    <w:p w:rsidR="008E05D2" w:rsidRPr="001A14D3" w:rsidRDefault="00ED4621" w:rsidP="008E05D2">
      <w:pPr>
        <w:pStyle w:val="ListParagraph"/>
        <w:ind w:left="1440"/>
        <w:rPr>
          <w:rFonts w:cs="B Nazanin"/>
          <w:b/>
          <w:bCs/>
          <w:u w:val="single"/>
          <w:rtl/>
        </w:rPr>
      </w:pPr>
      <w:r w:rsidRPr="001A14D3">
        <w:rPr>
          <w:rFonts w:cs="B Nazanin"/>
          <w:b/>
          <w:bCs/>
          <w:u w:val="single"/>
        </w:rPr>
        <w:t xml:space="preserve">Core System </w:t>
      </w:r>
      <w:r w:rsidRPr="001A14D3">
        <w:rPr>
          <w:rFonts w:cs="B Nazanin" w:hint="cs"/>
          <w:b/>
          <w:bCs/>
          <w:u w:val="single"/>
          <w:rtl/>
        </w:rPr>
        <w:t xml:space="preserve"> : </w:t>
      </w:r>
    </w:p>
    <w:p w:rsidR="008B5721" w:rsidRPr="001A14D3" w:rsidRDefault="00ED4621" w:rsidP="00ED4621">
      <w:pPr>
        <w:pStyle w:val="ListParagraph"/>
        <w:ind w:left="1440"/>
        <w:rPr>
          <w:rFonts w:cs="B Nazanin"/>
          <w:rtl/>
        </w:rPr>
      </w:pPr>
      <w:r w:rsidRPr="001A14D3">
        <w:rPr>
          <w:rFonts w:cs="B Nazanin" w:hint="cs"/>
          <w:rtl/>
        </w:rPr>
        <w:t xml:space="preserve">ارتباط بین </w:t>
      </w:r>
      <w:r w:rsidRPr="001A14D3">
        <w:rPr>
          <w:rFonts w:cs="B Nazanin"/>
        </w:rPr>
        <w:t>Customer</w:t>
      </w:r>
      <w:r w:rsidRPr="001A14D3">
        <w:rPr>
          <w:rFonts w:cs="B Nazanin" w:hint="cs"/>
          <w:rtl/>
        </w:rPr>
        <w:t xml:space="preserve"> و </w:t>
      </w:r>
      <w:r w:rsidRPr="001A14D3">
        <w:rPr>
          <w:rFonts w:cs="B Nazanin"/>
        </w:rPr>
        <w:t>Restaurant</w:t>
      </w:r>
      <w:r w:rsidRPr="001A14D3">
        <w:rPr>
          <w:rFonts w:cs="B Nazanin" w:hint="cs"/>
          <w:rtl/>
        </w:rPr>
        <w:t xml:space="preserve"> و  انجام فرآیند خرید </w:t>
      </w:r>
    </w:p>
    <w:p w:rsidR="00081CAF" w:rsidRPr="001A14D3" w:rsidRDefault="00ED4621" w:rsidP="00712271">
      <w:pPr>
        <w:pStyle w:val="ListParagraph"/>
        <w:ind w:left="1440"/>
        <w:rPr>
          <w:rFonts w:cs="B Nazanin"/>
          <w:b/>
          <w:bCs/>
          <w:u w:val="single"/>
          <w:rtl/>
        </w:rPr>
      </w:pPr>
      <w:r w:rsidRPr="001A14D3">
        <w:rPr>
          <w:rFonts w:cs="B Nazanin"/>
          <w:b/>
          <w:bCs/>
          <w:u w:val="single"/>
        </w:rPr>
        <w:t>Plug-in components</w:t>
      </w:r>
      <w:r w:rsidR="00712271" w:rsidRPr="001A14D3">
        <w:rPr>
          <w:rFonts w:cs="B Nazanin" w:hint="cs"/>
          <w:b/>
          <w:bCs/>
          <w:u w:val="single"/>
          <w:rtl/>
        </w:rPr>
        <w:t xml:space="preserve"> :</w:t>
      </w:r>
    </w:p>
    <w:p w:rsidR="00712271" w:rsidRPr="001A14D3" w:rsidRDefault="00480CC5" w:rsidP="00712271">
      <w:pPr>
        <w:pStyle w:val="ListParagraph"/>
        <w:ind w:left="1440"/>
        <w:rPr>
          <w:rFonts w:cs="B Nazanin"/>
          <w:rtl/>
        </w:rPr>
      </w:pPr>
      <w:r w:rsidRPr="001A14D3">
        <w:rPr>
          <w:rFonts w:cs="B Nazanin" w:hint="cs"/>
          <w:rtl/>
        </w:rPr>
        <w:t>مشاهده لیست شعبه ها و انتخاب از بین انها</w:t>
      </w:r>
    </w:p>
    <w:p w:rsidR="00480CC5" w:rsidRPr="001A14D3" w:rsidRDefault="00480CC5" w:rsidP="00712271">
      <w:pPr>
        <w:pStyle w:val="ListParagraph"/>
        <w:ind w:left="1440"/>
        <w:rPr>
          <w:rFonts w:cs="B Nazanin"/>
          <w:rtl/>
        </w:rPr>
      </w:pPr>
      <w:r w:rsidRPr="001A14D3">
        <w:rPr>
          <w:rFonts w:cs="B Nazanin" w:hint="cs"/>
          <w:rtl/>
        </w:rPr>
        <w:t xml:space="preserve">مشاهده منوی شعبه </w:t>
      </w:r>
    </w:p>
    <w:p w:rsidR="00480CC5" w:rsidRPr="001A14D3" w:rsidRDefault="00480CC5" w:rsidP="00712271">
      <w:pPr>
        <w:pStyle w:val="ListParagraph"/>
        <w:ind w:left="1440"/>
        <w:rPr>
          <w:rFonts w:cs="B Nazanin"/>
          <w:rtl/>
        </w:rPr>
      </w:pPr>
      <w:r w:rsidRPr="001A14D3">
        <w:rPr>
          <w:rFonts w:cs="B Nazanin" w:hint="cs"/>
          <w:rtl/>
        </w:rPr>
        <w:t xml:space="preserve">اعلام نظر راجع به غذا </w:t>
      </w:r>
    </w:p>
    <w:p w:rsidR="00480CC5" w:rsidRPr="001A14D3" w:rsidRDefault="00480CC5" w:rsidP="00712271">
      <w:pPr>
        <w:pStyle w:val="ListParagraph"/>
        <w:ind w:left="1440"/>
        <w:rPr>
          <w:rFonts w:cs="B Nazanin"/>
          <w:rtl/>
        </w:rPr>
      </w:pPr>
      <w:r w:rsidRPr="001A14D3">
        <w:rPr>
          <w:rFonts w:cs="B Nazanin" w:hint="cs"/>
          <w:rtl/>
        </w:rPr>
        <w:t>انجام فرآیند پرداخت سفارش</w:t>
      </w:r>
    </w:p>
    <w:p w:rsidR="00480CC5" w:rsidRPr="001A14D3" w:rsidRDefault="00480CC5" w:rsidP="00712271">
      <w:pPr>
        <w:pStyle w:val="ListParagraph"/>
        <w:ind w:left="1440"/>
        <w:rPr>
          <w:rFonts w:cs="B Nazanin"/>
          <w:rtl/>
        </w:rPr>
      </w:pPr>
      <w:r w:rsidRPr="001A14D3">
        <w:rPr>
          <w:rFonts w:cs="B Nazanin" w:hint="cs"/>
          <w:rtl/>
        </w:rPr>
        <w:t>و ....</w:t>
      </w:r>
    </w:p>
    <w:p w:rsidR="00383BB6" w:rsidRPr="001A14D3" w:rsidRDefault="00383BB6" w:rsidP="00383BB6">
      <w:pPr>
        <w:rPr>
          <w:rFonts w:cs="B Nazanin"/>
          <w:rtl/>
        </w:rPr>
      </w:pPr>
      <w:r w:rsidRPr="001A14D3">
        <w:rPr>
          <w:rFonts w:cs="B Nazanin" w:hint="cs"/>
          <w:rtl/>
        </w:rPr>
        <w:t xml:space="preserve">نتیجه گیری : </w:t>
      </w:r>
    </w:p>
    <w:p w:rsidR="00EA5D32" w:rsidRPr="001A14D3" w:rsidRDefault="002046A2" w:rsidP="007C0DDF">
      <w:pPr>
        <w:rPr>
          <w:rFonts w:cs="B Nazanin"/>
          <w:rtl/>
        </w:rPr>
      </w:pPr>
      <w:r w:rsidRPr="001A14D3">
        <w:rPr>
          <w:rFonts w:cs="B Nazanin" w:hint="cs"/>
          <w:rtl/>
        </w:rPr>
        <w:t xml:space="preserve">طبق بررسی هایی که در بالا شکل گرفت با نگاه به مزایا و ویژگی های الگو های مختلف ، میتوانیم از ترکیب الگو های </w:t>
      </w:r>
      <w:r w:rsidRPr="001A14D3">
        <w:rPr>
          <w:rFonts w:cs="B Nazanin"/>
          <w:color w:val="FF0000"/>
        </w:rPr>
        <w:t>MVC</w:t>
      </w:r>
      <w:r w:rsidRPr="001A14D3">
        <w:rPr>
          <w:rFonts w:cs="B Nazanin" w:hint="cs"/>
          <w:color w:val="FF0000"/>
          <w:rtl/>
        </w:rPr>
        <w:t xml:space="preserve"> </w:t>
      </w:r>
      <w:r w:rsidRPr="001A14D3">
        <w:rPr>
          <w:rFonts w:cs="B Nazanin" w:hint="cs"/>
          <w:rtl/>
        </w:rPr>
        <w:t xml:space="preserve">و </w:t>
      </w:r>
      <w:r w:rsidRPr="001A14D3">
        <w:rPr>
          <w:rFonts w:cs="B Nazanin"/>
        </w:rPr>
        <w:t xml:space="preserve"> </w:t>
      </w:r>
      <w:r w:rsidRPr="001A14D3">
        <w:rPr>
          <w:rFonts w:cs="B Nazanin"/>
          <w:color w:val="FF0000"/>
        </w:rPr>
        <w:t>Microkernel</w:t>
      </w:r>
      <w:r w:rsidRPr="001A14D3">
        <w:rPr>
          <w:rFonts w:cs="B Nazanin" w:hint="cs"/>
          <w:color w:val="FF0000"/>
          <w:rtl/>
        </w:rPr>
        <w:t xml:space="preserve"> </w:t>
      </w:r>
      <w:r w:rsidRPr="001A14D3">
        <w:rPr>
          <w:rFonts w:cs="B Nazanin" w:hint="cs"/>
          <w:rtl/>
        </w:rPr>
        <w:t xml:space="preserve">استفاده کنیم. </w:t>
      </w:r>
    </w:p>
    <w:p w:rsidR="00033D1B" w:rsidRPr="001A14D3" w:rsidRDefault="00033D1B" w:rsidP="00033D1B">
      <w:pPr>
        <w:rPr>
          <w:rFonts w:cs="B Nazanin"/>
          <w:rtl/>
        </w:rPr>
      </w:pPr>
    </w:p>
    <w:p w:rsidR="00081CAF" w:rsidRPr="00D21A27" w:rsidRDefault="00AB26B2" w:rsidP="00D21A27">
      <w:pPr>
        <w:pStyle w:val="Heading1"/>
        <w:rPr>
          <w:rFonts w:cs="B Nazanin"/>
          <w:b/>
          <w:bCs/>
        </w:rPr>
      </w:pPr>
      <w:r w:rsidRPr="00D21A27">
        <w:rPr>
          <w:rFonts w:cs="B Nazanin" w:hint="cs"/>
          <w:b/>
          <w:bCs/>
          <w:rtl/>
        </w:rPr>
        <w:t xml:space="preserve"> </w:t>
      </w:r>
      <w:bookmarkStart w:id="41" w:name="_Toc47446168"/>
      <w:r w:rsidR="00A47F4C" w:rsidRPr="00D21A27">
        <w:rPr>
          <w:rFonts w:cs="B Nazanin" w:hint="cs"/>
          <w:b/>
          <w:bCs/>
          <w:rtl/>
          <w:lang w:bidi="ar-SA"/>
        </w:rPr>
        <w:t>ارائه</w:t>
      </w:r>
      <w:r w:rsidR="00A47F4C" w:rsidRPr="00D21A27">
        <w:rPr>
          <w:rFonts w:cs="B Nazanin"/>
          <w:b/>
          <w:bCs/>
        </w:rPr>
        <w:t xml:space="preserve"> </w:t>
      </w:r>
      <w:r w:rsidR="00A47F4C" w:rsidRPr="00D21A27">
        <w:rPr>
          <w:rFonts w:cs="B Nazanin" w:hint="cs"/>
          <w:b/>
          <w:bCs/>
          <w:rtl/>
          <w:lang w:bidi="ar-SA"/>
        </w:rPr>
        <w:t>حداقل</w:t>
      </w:r>
      <w:r w:rsidR="00A47F4C" w:rsidRPr="00D21A27">
        <w:rPr>
          <w:rFonts w:cs="B Nazanin"/>
          <w:b/>
          <w:bCs/>
        </w:rPr>
        <w:t xml:space="preserve"> </w:t>
      </w:r>
      <w:r w:rsidR="00A47F4C" w:rsidRPr="00D21A27">
        <w:rPr>
          <w:rFonts w:cs="B Nazanin" w:hint="cs"/>
          <w:b/>
          <w:bCs/>
          <w:rtl/>
          <w:lang w:bidi="ar-SA"/>
        </w:rPr>
        <w:t>دو</w:t>
      </w:r>
      <w:r w:rsidR="00A47F4C" w:rsidRPr="00D21A27">
        <w:rPr>
          <w:rFonts w:cs="B Nazanin"/>
          <w:b/>
          <w:bCs/>
        </w:rPr>
        <w:t xml:space="preserve"> </w:t>
      </w:r>
      <w:r w:rsidR="00A47F4C" w:rsidRPr="00D21A27">
        <w:rPr>
          <w:rFonts w:cs="B Nazanin" w:hint="cs"/>
          <w:b/>
          <w:bCs/>
          <w:rtl/>
          <w:lang w:bidi="ar-SA"/>
        </w:rPr>
        <w:t>طرح</w:t>
      </w:r>
      <w:r w:rsidR="00A47F4C" w:rsidRPr="00D21A27">
        <w:rPr>
          <w:rFonts w:cs="B Nazanin"/>
          <w:b/>
          <w:bCs/>
        </w:rPr>
        <w:t xml:space="preserve"> </w:t>
      </w:r>
      <w:r w:rsidR="00A47F4C" w:rsidRPr="00D21A27">
        <w:rPr>
          <w:rFonts w:cs="B Nazanin" w:hint="cs"/>
          <w:b/>
          <w:bCs/>
          <w:rtl/>
          <w:lang w:bidi="ar-SA"/>
        </w:rPr>
        <w:t>برای</w:t>
      </w:r>
      <w:r w:rsidR="00A47F4C" w:rsidRPr="00D21A27">
        <w:rPr>
          <w:rFonts w:cs="B Nazanin"/>
          <w:b/>
          <w:bCs/>
        </w:rPr>
        <w:t xml:space="preserve"> </w:t>
      </w:r>
      <w:r w:rsidR="00A47F4C" w:rsidRPr="00D21A27">
        <w:rPr>
          <w:rFonts w:cs="B Nazanin" w:hint="cs"/>
          <w:b/>
          <w:bCs/>
          <w:rtl/>
          <w:lang w:bidi="ar-SA"/>
        </w:rPr>
        <w:t>معماری</w:t>
      </w:r>
      <w:r w:rsidR="00A47F4C" w:rsidRPr="00D21A27">
        <w:rPr>
          <w:rFonts w:cs="B Nazanin"/>
          <w:b/>
          <w:bCs/>
        </w:rPr>
        <w:t xml:space="preserve"> </w:t>
      </w:r>
      <w:r w:rsidR="00A47F4C" w:rsidRPr="00D21A27">
        <w:rPr>
          <w:rFonts w:cs="B Nazanin" w:hint="cs"/>
          <w:b/>
          <w:bCs/>
          <w:rtl/>
          <w:lang w:bidi="ar-SA"/>
        </w:rPr>
        <w:t>سیستم</w:t>
      </w:r>
      <w:r w:rsidR="00A47F4C" w:rsidRPr="00D21A27">
        <w:rPr>
          <w:rFonts w:cs="B Nazanin"/>
          <w:b/>
          <w:bCs/>
        </w:rPr>
        <w:t xml:space="preserve"> </w:t>
      </w:r>
      <w:r w:rsidR="00A47F4C" w:rsidRPr="00D21A27">
        <w:rPr>
          <w:rFonts w:cs="B Nazanin" w:hint="cs"/>
          <w:b/>
          <w:bCs/>
          <w:rtl/>
          <w:lang w:bidi="ar-SA"/>
        </w:rPr>
        <w:t>در</w:t>
      </w:r>
      <w:r w:rsidR="00A47F4C" w:rsidRPr="00D21A27">
        <w:rPr>
          <w:rFonts w:cs="B Nazanin"/>
          <w:b/>
          <w:bCs/>
        </w:rPr>
        <w:t xml:space="preserve"> </w:t>
      </w:r>
      <w:r w:rsidR="00A47F4C" w:rsidRPr="00D21A27">
        <w:rPr>
          <w:rFonts w:cs="B Nazanin" w:hint="cs"/>
          <w:b/>
          <w:bCs/>
          <w:rtl/>
          <w:lang w:bidi="ar-SA"/>
        </w:rPr>
        <w:t>قالب</w:t>
      </w:r>
      <w:bookmarkEnd w:id="41"/>
    </w:p>
    <w:p w:rsidR="00D36F50" w:rsidRPr="001A14D3" w:rsidRDefault="00D36F50" w:rsidP="00791C16">
      <w:pPr>
        <w:pStyle w:val="ListParagraph"/>
        <w:numPr>
          <w:ilvl w:val="0"/>
          <w:numId w:val="37"/>
        </w:numPr>
        <w:rPr>
          <w:rFonts w:cs="B Nazanin"/>
          <w:b/>
          <w:bCs/>
          <w:i/>
          <w:iCs/>
          <w:sz w:val="28"/>
          <w:szCs w:val="28"/>
        </w:rPr>
      </w:pPr>
      <w:r w:rsidRPr="001A14D3">
        <w:rPr>
          <w:rFonts w:cs="B Nazanin" w:hint="cs"/>
          <w:b/>
          <w:bCs/>
          <w:i/>
          <w:iCs/>
          <w:sz w:val="28"/>
          <w:szCs w:val="28"/>
          <w:rtl/>
          <w:lang w:bidi="ar-SA"/>
        </w:rPr>
        <w:t>طرح 1</w:t>
      </w:r>
    </w:p>
    <w:p w:rsidR="00791C16" w:rsidRPr="001A14D3" w:rsidRDefault="00057A1A" w:rsidP="00057A1A">
      <w:pPr>
        <w:pStyle w:val="ListParagraph"/>
        <w:rPr>
          <w:rFonts w:cs="B Nazanin"/>
          <w:lang w:bidi="ar-SA"/>
        </w:rPr>
      </w:pPr>
      <w:r w:rsidRPr="001A14D3">
        <w:rPr>
          <w:rFonts w:cs="B Nazanin"/>
          <w:rtl/>
          <w:lang w:bidi="ar-SA"/>
        </w:rPr>
        <w:t>در</w:t>
      </w:r>
      <w:r w:rsidRPr="001A14D3">
        <w:rPr>
          <w:rFonts w:cs="B Nazanin"/>
          <w:lang w:bidi="ar-SA"/>
        </w:rPr>
        <w:t xml:space="preserve"> </w:t>
      </w:r>
      <w:r w:rsidRPr="001A14D3">
        <w:rPr>
          <w:rFonts w:cs="B Nazanin"/>
          <w:rtl/>
          <w:lang w:bidi="ar-SA"/>
        </w:rPr>
        <w:t>این</w:t>
      </w:r>
      <w:r w:rsidRPr="001A14D3">
        <w:rPr>
          <w:rFonts w:cs="B Nazanin"/>
          <w:lang w:bidi="ar-SA"/>
        </w:rPr>
        <w:t xml:space="preserve"> </w:t>
      </w:r>
      <w:r w:rsidRPr="001A14D3">
        <w:rPr>
          <w:rFonts w:cs="B Nazanin"/>
          <w:rtl/>
          <w:lang w:bidi="ar-SA"/>
        </w:rPr>
        <w:t>طرح</w:t>
      </w:r>
      <w:r w:rsidRPr="001A14D3">
        <w:rPr>
          <w:rFonts w:cs="B Nazanin"/>
          <w:lang w:bidi="ar-SA"/>
        </w:rPr>
        <w:t xml:space="preserve"> </w:t>
      </w:r>
      <w:r w:rsidRPr="001A14D3">
        <w:rPr>
          <w:rFonts w:cs="B Nazanin"/>
          <w:rtl/>
          <w:lang w:bidi="ar-SA"/>
        </w:rPr>
        <w:t>از</w:t>
      </w:r>
      <w:r w:rsidRPr="001A14D3">
        <w:rPr>
          <w:rFonts w:cs="B Nazanin"/>
          <w:lang w:bidi="ar-SA"/>
        </w:rPr>
        <w:t xml:space="preserve"> </w:t>
      </w:r>
      <w:r w:rsidRPr="001A14D3">
        <w:rPr>
          <w:rFonts w:cs="B Nazanin"/>
          <w:rtl/>
          <w:lang w:bidi="ar-SA"/>
        </w:rPr>
        <w:t>استایل</w:t>
      </w:r>
      <w:r w:rsidRPr="001A14D3">
        <w:rPr>
          <w:rFonts w:cs="B Nazanin"/>
          <w:lang w:bidi="ar-SA"/>
        </w:rPr>
        <w:t xml:space="preserve"> Layerd </w:t>
      </w:r>
      <w:r w:rsidRPr="001A14D3">
        <w:rPr>
          <w:rFonts w:cs="B Nazanin"/>
          <w:rtl/>
          <w:lang w:bidi="ar-SA"/>
        </w:rPr>
        <w:t>برای</w:t>
      </w:r>
      <w:r w:rsidRPr="001A14D3">
        <w:rPr>
          <w:rFonts w:cs="B Nazanin"/>
          <w:lang w:bidi="ar-SA"/>
        </w:rPr>
        <w:t xml:space="preserve"> </w:t>
      </w:r>
      <w:r w:rsidRPr="001A14D3">
        <w:rPr>
          <w:rFonts w:cs="B Nazanin"/>
          <w:rtl/>
          <w:lang w:bidi="ar-SA"/>
        </w:rPr>
        <w:t>معماری</w:t>
      </w:r>
      <w:r w:rsidRPr="001A14D3">
        <w:rPr>
          <w:rFonts w:cs="B Nazanin"/>
          <w:lang w:bidi="ar-SA"/>
        </w:rPr>
        <w:t xml:space="preserve"> </w:t>
      </w:r>
      <w:r w:rsidRPr="001A14D3">
        <w:rPr>
          <w:rFonts w:cs="B Nazanin"/>
          <w:rtl/>
          <w:lang w:bidi="ar-SA"/>
        </w:rPr>
        <w:t>استفاده</w:t>
      </w:r>
      <w:r w:rsidRPr="001A14D3">
        <w:rPr>
          <w:rFonts w:cs="B Nazanin"/>
          <w:lang w:bidi="ar-SA"/>
        </w:rPr>
        <w:t xml:space="preserve"> </w:t>
      </w:r>
      <w:r w:rsidRPr="001A14D3">
        <w:rPr>
          <w:rFonts w:cs="B Nazanin"/>
          <w:rtl/>
          <w:lang w:bidi="ar-SA"/>
        </w:rPr>
        <w:t>شده</w:t>
      </w:r>
      <w:r w:rsidRPr="001A14D3">
        <w:rPr>
          <w:rFonts w:cs="B Nazanin"/>
          <w:lang w:bidi="ar-SA"/>
        </w:rPr>
        <w:t xml:space="preserve"> </w:t>
      </w:r>
      <w:r w:rsidRPr="001A14D3">
        <w:rPr>
          <w:rFonts w:cs="B Nazanin"/>
          <w:rtl/>
          <w:lang w:bidi="ar-SA"/>
        </w:rPr>
        <w:t>است</w:t>
      </w:r>
      <w:r w:rsidRPr="001A14D3">
        <w:rPr>
          <w:rFonts w:cs="B Nazanin"/>
          <w:lang w:bidi="ar-SA"/>
        </w:rPr>
        <w:t>.</w:t>
      </w:r>
    </w:p>
    <w:p w:rsidR="00FC0520" w:rsidRPr="001A14D3" w:rsidRDefault="00FC0520" w:rsidP="00057A1A">
      <w:pPr>
        <w:pStyle w:val="ListParagraph"/>
        <w:rPr>
          <w:rFonts w:cs="B Nazanin"/>
        </w:rPr>
      </w:pPr>
    </w:p>
    <w:p w:rsidR="00FC0520" w:rsidRPr="00D21A27" w:rsidRDefault="00FC0520" w:rsidP="00057A1A">
      <w:pPr>
        <w:pStyle w:val="ListParagraph"/>
        <w:rPr>
          <w:rFonts w:cs="B Nazanin"/>
          <w:b/>
          <w:bCs/>
        </w:rPr>
      </w:pPr>
      <w:r w:rsidRPr="00D21A27">
        <w:rPr>
          <w:rFonts w:cs="B Nazanin"/>
          <w:b/>
          <w:bCs/>
        </w:rPr>
        <w:t xml:space="preserve">Package diagram </w:t>
      </w:r>
    </w:p>
    <w:p w:rsidR="00FC0520" w:rsidRPr="001A14D3" w:rsidRDefault="00FC0520" w:rsidP="00BB763D">
      <w:pPr>
        <w:pStyle w:val="ListParagraph"/>
        <w:rPr>
          <w:rFonts w:cs="B Nazanin"/>
          <w:rtl/>
        </w:rPr>
      </w:pPr>
      <w:r w:rsidRPr="001A14D3">
        <w:rPr>
          <w:rFonts w:cs="B Nazanin" w:hint="cs"/>
          <w:rtl/>
        </w:rPr>
        <w:t xml:space="preserve">هدف از تعریف </w:t>
      </w:r>
      <w:r w:rsidRPr="001A14D3">
        <w:rPr>
          <w:rFonts w:cs="B Nazanin"/>
        </w:rPr>
        <w:t xml:space="preserve">Package diagram </w:t>
      </w:r>
      <w:r w:rsidRPr="001A14D3">
        <w:rPr>
          <w:rFonts w:cs="B Nazanin" w:hint="cs"/>
          <w:rtl/>
        </w:rPr>
        <w:t xml:space="preserve">، نشان دادن نحوه شکسته شدن یک سیستم بزرگ به تعدادی زیر سیستم و نمایش چگونگی ارتباط بین این اجزا است . پس هنگامی که میخواهیم </w:t>
      </w:r>
      <w:r w:rsidRPr="001A14D3">
        <w:rPr>
          <w:rFonts w:cs="B Nazanin"/>
        </w:rPr>
        <w:t xml:space="preserve">package diagram </w:t>
      </w:r>
      <w:r w:rsidRPr="001A14D3">
        <w:rPr>
          <w:rFonts w:cs="B Nazanin" w:hint="cs"/>
          <w:rtl/>
        </w:rPr>
        <w:t xml:space="preserve"> رسم کنیم ، سیستم را به چند زیرسیستم تقسیم میکنیم و وابس</w:t>
      </w:r>
      <w:r w:rsidR="00BB763D" w:rsidRPr="001A14D3">
        <w:rPr>
          <w:rFonts w:cs="B Nazanin" w:hint="cs"/>
          <w:rtl/>
        </w:rPr>
        <w:t>ت</w:t>
      </w:r>
      <w:r w:rsidRPr="001A14D3">
        <w:rPr>
          <w:rFonts w:cs="B Nazanin" w:hint="cs"/>
          <w:rtl/>
        </w:rPr>
        <w:t xml:space="preserve">گی بین آنها را هم نشان میدهیم . </w:t>
      </w:r>
    </w:p>
    <w:p w:rsidR="00AB57C9" w:rsidRPr="001A14D3" w:rsidRDefault="005308BD" w:rsidP="00BB763D">
      <w:pPr>
        <w:pStyle w:val="ListParagraph"/>
        <w:rPr>
          <w:rFonts w:cs="B Nazanin"/>
          <w:rtl/>
        </w:rPr>
      </w:pPr>
      <w:r w:rsidRPr="001A14D3">
        <w:rPr>
          <w:rFonts w:cs="B Nazanin" w:hint="cs"/>
          <w:rtl/>
        </w:rPr>
        <w:t xml:space="preserve">توجه : میتوانیم </w:t>
      </w:r>
      <w:r w:rsidRPr="001A14D3">
        <w:rPr>
          <w:rFonts w:cs="B Nazanin"/>
        </w:rPr>
        <w:t xml:space="preserve">package </w:t>
      </w:r>
      <w:r w:rsidRPr="001A14D3">
        <w:rPr>
          <w:rFonts w:cs="B Nazanin" w:hint="cs"/>
          <w:rtl/>
        </w:rPr>
        <w:t xml:space="preserve"> های تودر تو هم داشته باشیم . </w:t>
      </w:r>
    </w:p>
    <w:p w:rsidR="00EA3EF6" w:rsidRPr="001A14D3" w:rsidRDefault="00EA3EF6" w:rsidP="00BB763D">
      <w:pPr>
        <w:pStyle w:val="ListParagraph"/>
        <w:rPr>
          <w:rFonts w:cs="B Nazanin"/>
        </w:rPr>
      </w:pPr>
      <w:r w:rsidRPr="001A14D3">
        <w:rPr>
          <w:rFonts w:cs="B Nazanin" w:hint="cs"/>
          <w:rtl/>
        </w:rPr>
        <w:t xml:space="preserve">توجه : رابطه بین </w:t>
      </w:r>
      <w:r w:rsidR="00790D87" w:rsidRPr="001A14D3">
        <w:rPr>
          <w:rFonts w:cs="B Nazanin"/>
        </w:rPr>
        <w:t xml:space="preserve">Package </w:t>
      </w:r>
      <w:r w:rsidR="00790D87" w:rsidRPr="001A14D3">
        <w:rPr>
          <w:rFonts w:cs="B Nazanin" w:hint="cs"/>
          <w:rtl/>
        </w:rPr>
        <w:t xml:space="preserve"> ها چند نوع هست : </w:t>
      </w:r>
    </w:p>
    <w:p w:rsidR="00BC3B99" w:rsidRPr="001A14D3" w:rsidRDefault="00C5094F" w:rsidP="00BC3B99">
      <w:pPr>
        <w:pStyle w:val="ListParagraph"/>
        <w:numPr>
          <w:ilvl w:val="1"/>
          <w:numId w:val="37"/>
        </w:numPr>
        <w:rPr>
          <w:rFonts w:cs="B Nazanin"/>
        </w:rPr>
      </w:pPr>
      <w:r w:rsidRPr="00D21A27">
        <w:rPr>
          <w:rFonts w:cs="B Nazanin"/>
          <w:b/>
          <w:bCs/>
        </w:rPr>
        <w:t>import</w:t>
      </w:r>
      <w:r w:rsidRPr="00D21A27">
        <w:rPr>
          <w:rFonts w:cs="B Nazanin" w:hint="cs"/>
          <w:b/>
          <w:bCs/>
          <w:rtl/>
        </w:rPr>
        <w:t xml:space="preserve"> </w:t>
      </w:r>
      <w:r w:rsidRPr="001A14D3">
        <w:rPr>
          <w:rFonts w:cs="B Nazanin" w:hint="cs"/>
          <w:rtl/>
        </w:rPr>
        <w:t xml:space="preserve">: مثلا </w:t>
      </w:r>
      <w:r w:rsidRPr="001A14D3">
        <w:rPr>
          <w:rFonts w:cs="B Nazanin"/>
        </w:rPr>
        <w:t>package A</w:t>
      </w:r>
      <w:r w:rsidRPr="001A14D3">
        <w:rPr>
          <w:rFonts w:cs="B Nazanin" w:hint="cs"/>
          <w:rtl/>
        </w:rPr>
        <w:t xml:space="preserve"> می آید و از </w:t>
      </w:r>
      <w:r w:rsidRPr="001A14D3">
        <w:rPr>
          <w:rFonts w:cs="B Nazanin"/>
        </w:rPr>
        <w:t>functionality</w:t>
      </w:r>
      <w:r w:rsidRPr="001A14D3">
        <w:rPr>
          <w:rFonts w:cs="B Nazanin" w:hint="cs"/>
          <w:rtl/>
        </w:rPr>
        <w:t xml:space="preserve"> ها و قابلیت های </w:t>
      </w:r>
      <w:r w:rsidRPr="001A14D3">
        <w:rPr>
          <w:rFonts w:cs="B Nazanin"/>
        </w:rPr>
        <w:t>package B</w:t>
      </w:r>
      <w:r w:rsidRPr="001A14D3">
        <w:rPr>
          <w:rFonts w:cs="B Nazanin" w:hint="cs"/>
          <w:rtl/>
        </w:rPr>
        <w:t xml:space="preserve"> </w:t>
      </w:r>
      <w:r w:rsidRPr="001A14D3">
        <w:rPr>
          <w:rFonts w:cs="B Nazanin" w:hint="cs"/>
          <w:u w:val="single"/>
          <w:rtl/>
        </w:rPr>
        <w:t>استفاده</w:t>
      </w:r>
      <w:r w:rsidRPr="001A14D3">
        <w:rPr>
          <w:rFonts w:cs="B Nazanin" w:hint="cs"/>
          <w:rtl/>
        </w:rPr>
        <w:t xml:space="preserve"> میکند . </w:t>
      </w:r>
    </w:p>
    <w:p w:rsidR="00670F2E" w:rsidRPr="001A14D3" w:rsidRDefault="00670F2E" w:rsidP="00670F2E">
      <w:pPr>
        <w:pStyle w:val="ListParagraph"/>
        <w:numPr>
          <w:ilvl w:val="1"/>
          <w:numId w:val="37"/>
        </w:numPr>
        <w:rPr>
          <w:rFonts w:cs="B Nazanin"/>
        </w:rPr>
      </w:pPr>
      <w:r w:rsidRPr="00D21A27">
        <w:rPr>
          <w:rFonts w:cs="B Nazanin"/>
          <w:b/>
          <w:bCs/>
        </w:rPr>
        <w:t>access</w:t>
      </w:r>
      <w:r w:rsidRPr="001A14D3">
        <w:rPr>
          <w:rFonts w:cs="B Nazanin" w:hint="cs"/>
          <w:rtl/>
        </w:rPr>
        <w:t xml:space="preserve"> : مثلا </w:t>
      </w:r>
      <w:r w:rsidRPr="001A14D3">
        <w:rPr>
          <w:rFonts w:cs="B Nazanin"/>
        </w:rPr>
        <w:t>package A</w:t>
      </w:r>
      <w:r w:rsidRPr="001A14D3">
        <w:rPr>
          <w:rFonts w:cs="B Nazanin" w:hint="cs"/>
          <w:rtl/>
        </w:rPr>
        <w:t xml:space="preserve"> می آید و برای اجرا شدنش به </w:t>
      </w:r>
      <w:r w:rsidRPr="001A14D3">
        <w:rPr>
          <w:rFonts w:cs="B Nazanin"/>
        </w:rPr>
        <w:t>package B</w:t>
      </w:r>
      <w:r w:rsidRPr="001A14D3">
        <w:rPr>
          <w:rFonts w:cs="B Nazanin" w:hint="cs"/>
          <w:rtl/>
        </w:rPr>
        <w:t xml:space="preserve"> </w:t>
      </w:r>
      <w:r w:rsidRPr="001A14D3">
        <w:rPr>
          <w:rFonts w:cs="B Nazanin" w:hint="cs"/>
          <w:u w:val="single"/>
          <w:rtl/>
        </w:rPr>
        <w:t>نیاز</w:t>
      </w:r>
      <w:r w:rsidRPr="001A14D3">
        <w:rPr>
          <w:rFonts w:cs="B Nazanin" w:hint="cs"/>
          <w:rtl/>
        </w:rPr>
        <w:t xml:space="preserve"> دارد  . </w:t>
      </w:r>
    </w:p>
    <w:p w:rsidR="00E9489F" w:rsidRPr="001A14D3" w:rsidRDefault="00E9489F" w:rsidP="00670F2E">
      <w:pPr>
        <w:pStyle w:val="ListParagraph"/>
        <w:numPr>
          <w:ilvl w:val="1"/>
          <w:numId w:val="37"/>
        </w:numPr>
        <w:rPr>
          <w:rFonts w:cs="B Nazanin"/>
        </w:rPr>
      </w:pPr>
      <w:r w:rsidRPr="00D21A27">
        <w:rPr>
          <w:rFonts w:cs="B Nazanin"/>
          <w:b/>
          <w:bCs/>
        </w:rPr>
        <w:t>merge</w:t>
      </w:r>
      <w:r w:rsidRPr="001A14D3">
        <w:rPr>
          <w:rFonts w:cs="B Nazanin"/>
        </w:rPr>
        <w:t xml:space="preserve"> </w:t>
      </w:r>
      <w:r w:rsidRPr="001A14D3">
        <w:rPr>
          <w:rFonts w:cs="B Nazanin" w:hint="cs"/>
          <w:rtl/>
        </w:rPr>
        <w:t xml:space="preserve"> : </w:t>
      </w:r>
      <w:r w:rsidR="00DC5762" w:rsidRPr="001A14D3">
        <w:rPr>
          <w:rFonts w:cs="B Nazanin" w:hint="cs"/>
          <w:rtl/>
        </w:rPr>
        <w:t xml:space="preserve">همان معنی </w:t>
      </w:r>
      <w:r w:rsidR="00DC5762" w:rsidRPr="001A14D3">
        <w:rPr>
          <w:rFonts w:cs="B Nazanin"/>
        </w:rPr>
        <w:t xml:space="preserve">extend </w:t>
      </w:r>
      <w:r w:rsidR="00DC5762" w:rsidRPr="001A14D3">
        <w:rPr>
          <w:rFonts w:cs="B Nazanin" w:hint="cs"/>
          <w:rtl/>
        </w:rPr>
        <w:t xml:space="preserve"> را میدهد </w:t>
      </w:r>
    </w:p>
    <w:p w:rsidR="00DC5762" w:rsidRPr="001A14D3" w:rsidRDefault="00DC5762" w:rsidP="00670F2E">
      <w:pPr>
        <w:pStyle w:val="ListParagraph"/>
        <w:numPr>
          <w:ilvl w:val="1"/>
          <w:numId w:val="37"/>
        </w:numPr>
        <w:rPr>
          <w:rFonts w:cs="B Nazanin"/>
        </w:rPr>
      </w:pPr>
      <w:r w:rsidRPr="00D21A27">
        <w:rPr>
          <w:rFonts w:cs="B Nazanin"/>
          <w:b/>
          <w:bCs/>
        </w:rPr>
        <w:t>use</w:t>
      </w:r>
      <w:r w:rsidRPr="001A14D3">
        <w:rPr>
          <w:rFonts w:cs="B Nazanin" w:hint="cs"/>
          <w:rtl/>
        </w:rPr>
        <w:t xml:space="preserve"> : مثلا </w:t>
      </w:r>
      <w:r w:rsidRPr="001A14D3">
        <w:rPr>
          <w:rFonts w:cs="B Nazanin"/>
        </w:rPr>
        <w:t>A</w:t>
      </w:r>
      <w:r w:rsidRPr="001A14D3">
        <w:rPr>
          <w:rFonts w:cs="B Nazanin" w:hint="cs"/>
          <w:rtl/>
        </w:rPr>
        <w:t xml:space="preserve"> از تمام </w:t>
      </w:r>
      <w:r w:rsidRPr="001A14D3">
        <w:rPr>
          <w:rFonts w:cs="B Nazanin"/>
        </w:rPr>
        <w:t>operation</w:t>
      </w:r>
      <w:r w:rsidRPr="001A14D3">
        <w:rPr>
          <w:rFonts w:cs="B Nazanin" w:hint="cs"/>
          <w:rtl/>
        </w:rPr>
        <w:t xml:space="preserve"> ها </w:t>
      </w:r>
      <w:r w:rsidRPr="001A14D3">
        <w:rPr>
          <w:rFonts w:cs="B Nazanin"/>
        </w:rPr>
        <w:t>B</w:t>
      </w:r>
      <w:r w:rsidRPr="001A14D3">
        <w:rPr>
          <w:rFonts w:cs="B Nazanin" w:hint="cs"/>
          <w:rtl/>
        </w:rPr>
        <w:t xml:space="preserve"> استفاده میکند و به تمام قابلیت های آن نیاز دارند .</w:t>
      </w:r>
    </w:p>
    <w:p w:rsidR="00817AC6" w:rsidRPr="001A14D3" w:rsidRDefault="00817AC6" w:rsidP="00817AC6">
      <w:pPr>
        <w:ind w:left="720"/>
        <w:rPr>
          <w:rFonts w:cs="B Nazanin"/>
          <w:rtl/>
        </w:rPr>
      </w:pPr>
      <w:r w:rsidRPr="001A14D3">
        <w:rPr>
          <w:rFonts w:cs="B Nazanin" w:hint="cs"/>
          <w:rtl/>
        </w:rPr>
        <w:t xml:space="preserve">نحوه رسم </w:t>
      </w:r>
      <w:r w:rsidRPr="001A14D3">
        <w:rPr>
          <w:rFonts w:cs="B Nazanin"/>
        </w:rPr>
        <w:t xml:space="preserve">package diagram </w:t>
      </w:r>
      <w:r w:rsidRPr="001A14D3">
        <w:rPr>
          <w:rFonts w:cs="B Nazanin" w:hint="cs"/>
          <w:rtl/>
        </w:rPr>
        <w:t xml:space="preserve"> : </w:t>
      </w:r>
    </w:p>
    <w:p w:rsidR="00817AC6" w:rsidRPr="001A14D3" w:rsidRDefault="00817AC6" w:rsidP="0051542F">
      <w:pPr>
        <w:pStyle w:val="ListParagraph"/>
        <w:numPr>
          <w:ilvl w:val="1"/>
          <w:numId w:val="37"/>
        </w:numPr>
        <w:rPr>
          <w:rFonts w:cs="B Nazanin"/>
        </w:rPr>
      </w:pPr>
      <w:r w:rsidRPr="001A14D3">
        <w:rPr>
          <w:rFonts w:cs="B Nazanin" w:hint="cs"/>
          <w:rtl/>
        </w:rPr>
        <w:t xml:space="preserve">شناسایی </w:t>
      </w:r>
      <w:r w:rsidRPr="001A14D3">
        <w:rPr>
          <w:rFonts w:cs="B Nazanin"/>
        </w:rPr>
        <w:t xml:space="preserve">package </w:t>
      </w:r>
      <w:r w:rsidRPr="001A14D3">
        <w:rPr>
          <w:rFonts w:cs="B Nazanin" w:hint="cs"/>
          <w:rtl/>
        </w:rPr>
        <w:t xml:space="preserve"> ها </w:t>
      </w:r>
    </w:p>
    <w:p w:rsidR="000B345C" w:rsidRPr="001A14D3" w:rsidRDefault="000B345C" w:rsidP="0051542F">
      <w:pPr>
        <w:pStyle w:val="ListParagraph"/>
        <w:numPr>
          <w:ilvl w:val="1"/>
          <w:numId w:val="37"/>
        </w:numPr>
        <w:rPr>
          <w:rFonts w:cs="B Nazanin"/>
          <w:rtl/>
        </w:rPr>
      </w:pPr>
      <w:r w:rsidRPr="001A14D3">
        <w:rPr>
          <w:rFonts w:cs="B Nazanin" w:hint="cs"/>
          <w:rtl/>
        </w:rPr>
        <w:t xml:space="preserve">شناسایی وابستگی های بین </w:t>
      </w:r>
      <w:r w:rsidRPr="001A14D3">
        <w:rPr>
          <w:rFonts w:cs="B Nazanin"/>
        </w:rPr>
        <w:t xml:space="preserve">package </w:t>
      </w:r>
      <w:r w:rsidRPr="001A14D3">
        <w:rPr>
          <w:rFonts w:cs="B Nazanin" w:hint="cs"/>
          <w:rtl/>
        </w:rPr>
        <w:t xml:space="preserve"> ها </w:t>
      </w:r>
    </w:p>
    <w:p w:rsidR="00AB57C9" w:rsidRDefault="00AB57C9" w:rsidP="00BB763D">
      <w:pPr>
        <w:pStyle w:val="ListParagraph"/>
        <w:rPr>
          <w:rFonts w:cs="B Nazanin"/>
          <w:rtl/>
        </w:rPr>
      </w:pPr>
    </w:p>
    <w:p w:rsidR="00D21A27" w:rsidRDefault="00D21A27" w:rsidP="00BB763D">
      <w:pPr>
        <w:pStyle w:val="ListParagraph"/>
        <w:rPr>
          <w:rFonts w:cs="B Nazanin"/>
          <w:rtl/>
        </w:rPr>
      </w:pPr>
    </w:p>
    <w:p w:rsidR="00D21A27" w:rsidRDefault="00D21A27" w:rsidP="00BB763D">
      <w:pPr>
        <w:pStyle w:val="ListParagraph"/>
        <w:rPr>
          <w:rFonts w:cs="B Nazanin"/>
          <w:rtl/>
        </w:rPr>
      </w:pPr>
    </w:p>
    <w:p w:rsidR="00D21A27" w:rsidRPr="001A14D3" w:rsidRDefault="00D21A27" w:rsidP="00BB763D">
      <w:pPr>
        <w:pStyle w:val="ListParagraph"/>
        <w:rPr>
          <w:rFonts w:cs="B Nazanin"/>
          <w:rtl/>
        </w:rPr>
      </w:pPr>
    </w:p>
    <w:p w:rsidR="00AB6D53" w:rsidRPr="001A14D3" w:rsidRDefault="003D233E" w:rsidP="003D233E">
      <w:pPr>
        <w:rPr>
          <w:rFonts w:cs="B Nazanin"/>
        </w:rPr>
      </w:pPr>
      <w:r w:rsidRPr="001A14D3">
        <w:rPr>
          <w:rFonts w:cs="B Nazanin"/>
        </w:rPr>
        <w:lastRenderedPageBreak/>
        <w:tab/>
      </w:r>
      <w:r w:rsidR="00A8349E" w:rsidRPr="001A14D3">
        <w:rPr>
          <w:rFonts w:cs="B Nazanin" w:hint="cs"/>
          <w:rtl/>
        </w:rPr>
        <w:t xml:space="preserve">سیستم اصلی : </w:t>
      </w:r>
    </w:p>
    <w:p w:rsidR="00AB57C9" w:rsidRPr="001A14D3" w:rsidRDefault="00BF2A40" w:rsidP="00AB6D53">
      <w:pPr>
        <w:bidi w:val="0"/>
        <w:rPr>
          <w:rFonts w:cs="B Nazanin"/>
        </w:rPr>
      </w:pPr>
      <w:r w:rsidRPr="001A14D3">
        <w:rPr>
          <w:rFonts w:cs="B Nazanin"/>
        </w:rPr>
        <w:t xml:space="preserve"> Restaurant</w:t>
      </w:r>
    </w:p>
    <w:p w:rsidR="00377348" w:rsidRPr="001A14D3" w:rsidRDefault="00377348" w:rsidP="00377348">
      <w:pPr>
        <w:rPr>
          <w:rFonts w:cs="B Nazanin"/>
          <w:rtl/>
        </w:rPr>
      </w:pPr>
      <w:r w:rsidRPr="001A14D3">
        <w:rPr>
          <w:rFonts w:cs="B Nazanin"/>
        </w:rPr>
        <w:tab/>
      </w:r>
      <w:r w:rsidRPr="001A14D3">
        <w:rPr>
          <w:rFonts w:cs="B Nazanin" w:hint="cs"/>
          <w:rtl/>
        </w:rPr>
        <w:t xml:space="preserve">زیر سیستم ها : </w:t>
      </w:r>
    </w:p>
    <w:p w:rsidR="00A8349E" w:rsidRPr="001A14D3" w:rsidRDefault="00377348" w:rsidP="00377348">
      <w:pPr>
        <w:bidi w:val="0"/>
        <w:rPr>
          <w:rFonts w:cs="B Nazanin"/>
          <w:rtl/>
        </w:rPr>
      </w:pPr>
      <w:r w:rsidRPr="001A14D3">
        <w:rPr>
          <w:rFonts w:cs="B Nazanin"/>
        </w:rPr>
        <w:t xml:space="preserve">UI , Log in – sign up , Order processing , Payment processing , Error handling for all other packages ,Security(authentication , … ) , Database </w:t>
      </w:r>
    </w:p>
    <w:p w:rsidR="00A8349E" w:rsidRPr="001A14D3" w:rsidRDefault="00A8349E" w:rsidP="00BF2A40">
      <w:pPr>
        <w:rPr>
          <w:rFonts w:cs="B Nazanin"/>
          <w:rtl/>
        </w:rPr>
      </w:pPr>
    </w:p>
    <w:p w:rsidR="00081CAF" w:rsidRPr="001A14D3" w:rsidRDefault="00A458C5" w:rsidP="00642DE7">
      <w:pPr>
        <w:rPr>
          <w:rFonts w:cs="B Nazanin"/>
          <w:rtl/>
        </w:rPr>
      </w:pPr>
      <w:r w:rsidRPr="001A14D3">
        <w:rPr>
          <w:rFonts w:cs="B Nazanin" w:hint="cs"/>
          <w:rtl/>
        </w:rPr>
        <w:t xml:space="preserve">همانطور  که صحبت کردیم در طرح 1 از استایل </w:t>
      </w:r>
      <w:r w:rsidRPr="001A14D3">
        <w:rPr>
          <w:rFonts w:cs="B Nazanin"/>
        </w:rPr>
        <w:t>Layered</w:t>
      </w:r>
      <w:r w:rsidRPr="001A14D3">
        <w:rPr>
          <w:rFonts w:cs="B Nazanin" w:hint="cs"/>
          <w:rtl/>
        </w:rPr>
        <w:t xml:space="preserve"> استفاده میکنیم :</w:t>
      </w:r>
    </w:p>
    <w:p w:rsidR="00A458C5" w:rsidRPr="001A14D3" w:rsidRDefault="00A458C5" w:rsidP="00642DE7">
      <w:pPr>
        <w:rPr>
          <w:rFonts w:cs="B Nazanin"/>
          <w:rtl/>
        </w:rPr>
      </w:pPr>
      <w:r w:rsidRPr="001A14D3">
        <w:rPr>
          <w:rFonts w:cs="B Nazanin"/>
        </w:rPr>
        <w:t xml:space="preserve">Package Diagram </w:t>
      </w:r>
      <w:r w:rsidRPr="001A14D3">
        <w:rPr>
          <w:rFonts w:cs="B Nazanin" w:hint="cs"/>
          <w:rtl/>
        </w:rPr>
        <w:t xml:space="preserve"> : </w:t>
      </w:r>
    </w:p>
    <w:p w:rsidR="00844A3C" w:rsidRPr="001A14D3" w:rsidRDefault="00B24570" w:rsidP="00844A3C">
      <w:pPr>
        <w:rPr>
          <w:rFonts w:cs="B Nazanin"/>
          <w:sz w:val="18"/>
          <w:szCs w:val="18"/>
          <w:rtl/>
        </w:rPr>
      </w:pPr>
      <w:r>
        <w:rPr>
          <w:rFonts w:cs="B Nazanin"/>
        </w:rPr>
        <w:pict>
          <v:shape id="_x0000_i1064" type="#_x0000_t75" style="width:477.3pt;height:329.25pt;mso-position-horizontal-relative:page;mso-position-vertical-relative:page">
            <v:imagedata r:id="rId49" o:title="Capture1"/>
          </v:shape>
        </w:pict>
      </w:r>
    </w:p>
    <w:p w:rsidR="00187B2F" w:rsidRPr="001A14D3" w:rsidRDefault="00187B2F" w:rsidP="00844A3C">
      <w:pPr>
        <w:rPr>
          <w:rFonts w:cs="B Nazanin"/>
          <w:sz w:val="18"/>
          <w:szCs w:val="18"/>
        </w:rPr>
      </w:pPr>
    </w:p>
    <w:p w:rsidR="00081CAF" w:rsidRPr="001A14D3" w:rsidRDefault="00813056" w:rsidP="00844A3C">
      <w:pPr>
        <w:rPr>
          <w:rFonts w:cs="B Nazanin"/>
        </w:rPr>
      </w:pPr>
      <w:r w:rsidRPr="001A14D3">
        <w:rPr>
          <w:rFonts w:cs="B Nazanin" w:hint="cs"/>
          <w:rtl/>
        </w:rPr>
        <w:t>توجه :</w:t>
      </w:r>
    </w:p>
    <w:p w:rsidR="00404E22" w:rsidRPr="001A14D3" w:rsidRDefault="00101DEF" w:rsidP="00404E22">
      <w:pPr>
        <w:rPr>
          <w:rFonts w:cs="B Nazanin"/>
          <w:rtl/>
        </w:rPr>
      </w:pPr>
      <w:r w:rsidRPr="001A14D3">
        <w:rPr>
          <w:rFonts w:cs="B Nazanin"/>
        </w:rPr>
        <w:t>UI Layer</w:t>
      </w:r>
      <w:r w:rsidRPr="001A14D3">
        <w:rPr>
          <w:rFonts w:cs="B Nazanin" w:hint="cs"/>
          <w:rtl/>
        </w:rPr>
        <w:t xml:space="preserve"> :  </w:t>
      </w:r>
      <w:r w:rsidR="00404E22" w:rsidRPr="001A14D3">
        <w:rPr>
          <w:rFonts w:cs="B Nazanin" w:hint="cs"/>
          <w:rtl/>
        </w:rPr>
        <w:t xml:space="preserve">کاربر (مشتری و غیر مشتری) به طور مستقیم با این لایه در ارتباط هست وبقیه لایه ها از نظر کاربر پنهان هستند . </w:t>
      </w:r>
    </w:p>
    <w:p w:rsidR="00404E22" w:rsidRPr="001A14D3" w:rsidRDefault="00404E22" w:rsidP="00404E22">
      <w:pPr>
        <w:rPr>
          <w:rFonts w:cs="B Nazanin"/>
          <w:rtl/>
        </w:rPr>
      </w:pPr>
      <w:r w:rsidRPr="001A14D3">
        <w:rPr>
          <w:rFonts w:cs="B Nazanin"/>
        </w:rPr>
        <w:t>Mediate Layer(Logic)</w:t>
      </w:r>
      <w:r w:rsidRPr="001A14D3">
        <w:rPr>
          <w:rFonts w:cs="B Nazanin" w:hint="cs"/>
          <w:rtl/>
        </w:rPr>
        <w:t xml:space="preserve"> : در این لایه </w:t>
      </w:r>
      <w:r w:rsidRPr="001A14D3">
        <w:rPr>
          <w:rFonts w:cs="B Nazanin"/>
        </w:rPr>
        <w:t>component</w:t>
      </w:r>
      <w:r w:rsidRPr="001A14D3">
        <w:rPr>
          <w:rFonts w:cs="B Nazanin" w:hint="cs"/>
          <w:rtl/>
        </w:rPr>
        <w:t xml:space="preserve"> هایی وجود دارد که کاربر از طریق </w:t>
      </w:r>
      <w:r w:rsidRPr="001A14D3">
        <w:rPr>
          <w:rFonts w:cs="B Nazanin"/>
        </w:rPr>
        <w:t>UI</w:t>
      </w:r>
      <w:r w:rsidRPr="001A14D3">
        <w:rPr>
          <w:rFonts w:cs="B Nazanin" w:hint="cs"/>
          <w:rtl/>
        </w:rPr>
        <w:t xml:space="preserve"> با اینها در ارتباط است . مثلا : پرداخت</w:t>
      </w:r>
    </w:p>
    <w:p w:rsidR="00844A3C" w:rsidRPr="001A14D3" w:rsidRDefault="005B3B26" w:rsidP="00404E22">
      <w:pPr>
        <w:rPr>
          <w:rFonts w:cs="B Nazanin"/>
          <w:rtl/>
        </w:rPr>
      </w:pPr>
      <w:r w:rsidRPr="001A14D3">
        <w:rPr>
          <w:rFonts w:cs="B Nazanin"/>
        </w:rPr>
        <w:t>Core Layer(Server)</w:t>
      </w:r>
      <w:r w:rsidRPr="001A14D3">
        <w:rPr>
          <w:rFonts w:cs="B Nazanin" w:hint="cs"/>
          <w:rtl/>
        </w:rPr>
        <w:t xml:space="preserve"> : لایه اصلی نرم افزار که در آن ابزار های اصلی قرار دارند .مثلا :</w:t>
      </w:r>
      <w:r w:rsidR="00655F6E" w:rsidRPr="001A14D3">
        <w:rPr>
          <w:rFonts w:cs="B Nazanin" w:hint="cs"/>
          <w:rtl/>
        </w:rPr>
        <w:t xml:space="preserve"> </w:t>
      </w:r>
      <w:r w:rsidRPr="001A14D3">
        <w:rPr>
          <w:rFonts w:cs="B Nazanin" w:hint="cs"/>
          <w:rtl/>
        </w:rPr>
        <w:t xml:space="preserve">دیتابیس </w:t>
      </w:r>
      <w:r w:rsidR="00404E22" w:rsidRPr="001A14D3">
        <w:rPr>
          <w:rFonts w:cs="B Nazanin" w:hint="cs"/>
          <w:rtl/>
        </w:rPr>
        <w:t xml:space="preserve"> </w:t>
      </w:r>
    </w:p>
    <w:p w:rsidR="00844A3C" w:rsidRPr="001A14D3" w:rsidRDefault="00844A3C" w:rsidP="00844A3C">
      <w:pPr>
        <w:rPr>
          <w:rFonts w:cs="B Nazanin"/>
        </w:rPr>
      </w:pPr>
    </w:p>
    <w:p w:rsidR="00844A3C" w:rsidRPr="001A14D3" w:rsidRDefault="00844A3C" w:rsidP="00844A3C">
      <w:pPr>
        <w:rPr>
          <w:rFonts w:cs="B Nazanin"/>
        </w:rPr>
      </w:pPr>
    </w:p>
    <w:p w:rsidR="00844A3C" w:rsidRPr="00F9482E" w:rsidRDefault="00746D25" w:rsidP="00844A3C">
      <w:pPr>
        <w:rPr>
          <w:rFonts w:cs="B Nazanin"/>
          <w:b/>
          <w:bCs/>
          <w:rtl/>
        </w:rPr>
      </w:pPr>
      <w:r w:rsidRPr="00F9482E">
        <w:rPr>
          <w:rFonts w:cs="B Nazanin"/>
          <w:b/>
          <w:bCs/>
        </w:rPr>
        <w:lastRenderedPageBreak/>
        <w:t xml:space="preserve">deployment diagram </w:t>
      </w:r>
      <w:r w:rsidR="00905839" w:rsidRPr="00F9482E">
        <w:rPr>
          <w:rFonts w:cs="B Nazanin" w:hint="cs"/>
          <w:b/>
          <w:bCs/>
          <w:rtl/>
        </w:rPr>
        <w:t xml:space="preserve"> </w:t>
      </w:r>
    </w:p>
    <w:p w:rsidR="00746D25" w:rsidRPr="001A14D3" w:rsidRDefault="005C5F82" w:rsidP="005C5F82">
      <w:pPr>
        <w:rPr>
          <w:rFonts w:cs="B Nazanin"/>
          <w:rtl/>
        </w:rPr>
      </w:pPr>
      <w:r w:rsidRPr="001A14D3">
        <w:rPr>
          <w:rFonts w:cs="B Nazanin" w:hint="cs"/>
          <w:rtl/>
        </w:rPr>
        <w:t xml:space="preserve">هدف از رسم این دیاگرام این است که نشان دهیم که </w:t>
      </w:r>
      <w:r w:rsidRPr="001A14D3">
        <w:rPr>
          <w:rFonts w:cs="B Nazanin"/>
        </w:rPr>
        <w:t>node</w:t>
      </w:r>
      <w:r w:rsidRPr="001A14D3">
        <w:rPr>
          <w:rFonts w:cs="B Nazanin" w:hint="cs"/>
          <w:rtl/>
        </w:rPr>
        <w:t xml:space="preserve">(گره) ها چه طور با هم دیگر در ارتباط هستند . گره ها شی فیزیکی هستند که حافظه دارند و همچنینتوانایی پردازش هم دارند . مثلا : </w:t>
      </w:r>
      <w:r w:rsidRPr="001A14D3">
        <w:rPr>
          <w:rFonts w:cs="B Nazanin"/>
        </w:rPr>
        <w:t xml:space="preserve">Server </w:t>
      </w:r>
      <w:r w:rsidRPr="001A14D3">
        <w:rPr>
          <w:rFonts w:cs="B Nazanin" w:hint="cs"/>
          <w:rtl/>
        </w:rPr>
        <w:t xml:space="preserve"> ها و </w:t>
      </w:r>
      <w:r w:rsidRPr="001A14D3">
        <w:rPr>
          <w:rFonts w:cs="B Nazanin"/>
        </w:rPr>
        <w:t>Firewall</w:t>
      </w:r>
      <w:r w:rsidRPr="001A14D3">
        <w:rPr>
          <w:rFonts w:cs="B Nazanin" w:hint="cs"/>
          <w:rtl/>
        </w:rPr>
        <w:t xml:space="preserve"> ها و .... </w:t>
      </w:r>
    </w:p>
    <w:p w:rsidR="005C5F82" w:rsidRPr="001A14D3" w:rsidRDefault="005C5F82" w:rsidP="00944B76">
      <w:pPr>
        <w:rPr>
          <w:rFonts w:cs="B Nazanin"/>
          <w:rtl/>
        </w:rPr>
      </w:pPr>
      <w:r w:rsidRPr="001A14D3">
        <w:rPr>
          <w:rFonts w:cs="B Nazanin" w:hint="cs"/>
          <w:rtl/>
        </w:rPr>
        <w:t xml:space="preserve">در واقع این دیاگرام نحوه معماری اپلیکیشن را  </w:t>
      </w:r>
      <w:r w:rsidR="00944B76" w:rsidRPr="001A14D3">
        <w:rPr>
          <w:rFonts w:cs="B Nazanin" w:hint="cs"/>
          <w:rtl/>
        </w:rPr>
        <w:t xml:space="preserve">از بعد فیزیکی </w:t>
      </w:r>
      <w:r w:rsidRPr="001A14D3">
        <w:rPr>
          <w:rFonts w:cs="B Nazanin" w:hint="cs"/>
          <w:rtl/>
        </w:rPr>
        <w:t xml:space="preserve"> نشان میدهد </w:t>
      </w:r>
      <w:r w:rsidR="00944B76" w:rsidRPr="001A14D3">
        <w:rPr>
          <w:rFonts w:cs="B Nazanin" w:hint="cs"/>
          <w:rtl/>
        </w:rPr>
        <w:t>.</w:t>
      </w:r>
    </w:p>
    <w:p w:rsidR="00944B76" w:rsidRPr="001A14D3" w:rsidRDefault="00944B76" w:rsidP="00944B76">
      <w:pPr>
        <w:rPr>
          <w:rFonts w:cs="B Nazanin"/>
          <w:rtl/>
        </w:rPr>
      </w:pPr>
      <w:r w:rsidRPr="001A14D3">
        <w:rPr>
          <w:rFonts w:cs="B Nazanin" w:hint="cs"/>
          <w:rtl/>
        </w:rPr>
        <w:t xml:space="preserve">ارتباط بین گره ها : </w:t>
      </w:r>
    </w:p>
    <w:p w:rsidR="00944B76" w:rsidRPr="001A14D3" w:rsidRDefault="00AE3E34" w:rsidP="004D7B34">
      <w:pPr>
        <w:pStyle w:val="ListParagraph"/>
        <w:numPr>
          <w:ilvl w:val="0"/>
          <w:numId w:val="37"/>
        </w:numPr>
        <w:rPr>
          <w:rFonts w:cs="B Nazanin"/>
        </w:rPr>
      </w:pPr>
      <w:r w:rsidRPr="00F9482E">
        <w:rPr>
          <w:rFonts w:cs="B Nazanin"/>
          <w:b/>
          <w:bCs/>
        </w:rPr>
        <w:t>dependency</w:t>
      </w:r>
      <w:r w:rsidRPr="001A14D3">
        <w:rPr>
          <w:rFonts w:cs="B Nazanin" w:hint="cs"/>
          <w:rtl/>
        </w:rPr>
        <w:t xml:space="preserve"> : </w:t>
      </w:r>
    </w:p>
    <w:p w:rsidR="00AE3E34" w:rsidRPr="001A14D3" w:rsidRDefault="00AE3E34" w:rsidP="00AE3E34">
      <w:pPr>
        <w:pStyle w:val="ListParagraph"/>
        <w:rPr>
          <w:rFonts w:cs="B Nazanin"/>
          <w:rtl/>
        </w:rPr>
      </w:pPr>
      <w:r w:rsidRPr="001A14D3">
        <w:rPr>
          <w:rFonts w:cs="B Nazanin" w:hint="cs"/>
          <w:rtl/>
        </w:rPr>
        <w:t xml:space="preserve">این ارتباط نشان میدهد که </w:t>
      </w:r>
      <w:r w:rsidRPr="001A14D3">
        <w:rPr>
          <w:rFonts w:cs="B Nazanin"/>
        </w:rPr>
        <w:t>Source</w:t>
      </w:r>
      <w:r w:rsidRPr="001A14D3">
        <w:rPr>
          <w:rFonts w:cs="B Nazanin" w:hint="cs"/>
          <w:rtl/>
        </w:rPr>
        <w:t xml:space="preserve"> به </w:t>
      </w:r>
      <w:r w:rsidRPr="001A14D3">
        <w:rPr>
          <w:rFonts w:cs="B Nazanin"/>
        </w:rPr>
        <w:t>Target</w:t>
      </w:r>
      <w:r w:rsidRPr="001A14D3">
        <w:rPr>
          <w:rFonts w:cs="B Nazanin" w:hint="cs"/>
          <w:rtl/>
        </w:rPr>
        <w:t xml:space="preserve"> وابسته هست یا نه . در  واقع اگر تغییری در </w:t>
      </w:r>
      <w:r w:rsidRPr="001A14D3">
        <w:rPr>
          <w:rFonts w:cs="B Nazanin"/>
        </w:rPr>
        <w:t>Target</w:t>
      </w:r>
      <w:r w:rsidRPr="001A14D3">
        <w:rPr>
          <w:rFonts w:cs="B Nazanin" w:hint="cs"/>
          <w:rtl/>
        </w:rPr>
        <w:t xml:space="preserve"> صورت گیرد ، </w:t>
      </w:r>
      <w:r w:rsidRPr="001A14D3">
        <w:rPr>
          <w:rFonts w:cs="B Nazanin"/>
        </w:rPr>
        <w:t>Source</w:t>
      </w:r>
      <w:r w:rsidRPr="001A14D3">
        <w:rPr>
          <w:rFonts w:cs="B Nazanin" w:hint="cs"/>
          <w:rtl/>
        </w:rPr>
        <w:t xml:space="preserve"> هم تغییر میکند . </w:t>
      </w:r>
    </w:p>
    <w:p w:rsidR="00AE3E34" w:rsidRPr="001A14D3" w:rsidRDefault="00AE3E34" w:rsidP="00AE3E34">
      <w:pPr>
        <w:pStyle w:val="ListParagraph"/>
        <w:numPr>
          <w:ilvl w:val="0"/>
          <w:numId w:val="37"/>
        </w:numPr>
        <w:rPr>
          <w:rFonts w:cs="B Nazanin"/>
        </w:rPr>
      </w:pPr>
      <w:r w:rsidRPr="00F9482E">
        <w:rPr>
          <w:rFonts w:cs="B Nazanin"/>
          <w:b/>
          <w:bCs/>
        </w:rPr>
        <w:t>connection</w:t>
      </w:r>
      <w:r w:rsidRPr="001A14D3">
        <w:rPr>
          <w:rFonts w:cs="B Nazanin" w:hint="cs"/>
          <w:rtl/>
        </w:rPr>
        <w:t xml:space="preserve"> : </w:t>
      </w:r>
    </w:p>
    <w:p w:rsidR="00AE3E34" w:rsidRPr="001A14D3" w:rsidRDefault="00AE3E34" w:rsidP="00AE3E34">
      <w:pPr>
        <w:pStyle w:val="ListParagraph"/>
        <w:rPr>
          <w:rFonts w:cs="B Nazanin"/>
          <w:rtl/>
        </w:rPr>
      </w:pPr>
      <w:r w:rsidRPr="001A14D3">
        <w:rPr>
          <w:rFonts w:cs="B Nazanin" w:hint="cs"/>
          <w:rtl/>
        </w:rPr>
        <w:t xml:space="preserve">این ارتباط مثل </w:t>
      </w:r>
      <w:r w:rsidRPr="001A14D3">
        <w:rPr>
          <w:rFonts w:cs="B Nazanin"/>
        </w:rPr>
        <w:t xml:space="preserve">association </w:t>
      </w:r>
      <w:r w:rsidRPr="001A14D3">
        <w:rPr>
          <w:rFonts w:cs="B Nazanin" w:hint="cs"/>
          <w:rtl/>
        </w:rPr>
        <w:t xml:space="preserve"> است که در </w:t>
      </w:r>
      <w:r w:rsidRPr="001A14D3">
        <w:rPr>
          <w:rFonts w:cs="B Nazanin"/>
        </w:rPr>
        <w:t xml:space="preserve">class diagram </w:t>
      </w:r>
      <w:r w:rsidRPr="001A14D3">
        <w:rPr>
          <w:rFonts w:cs="B Nazanin" w:hint="cs"/>
          <w:rtl/>
        </w:rPr>
        <w:t xml:space="preserve"> داشتیم . و 2 نوع دارد  : </w:t>
      </w:r>
    </w:p>
    <w:p w:rsidR="00AE3E34" w:rsidRPr="001A14D3" w:rsidRDefault="00C96FDD" w:rsidP="00AE3E34">
      <w:pPr>
        <w:pStyle w:val="ListParagraph"/>
        <w:numPr>
          <w:ilvl w:val="1"/>
          <w:numId w:val="37"/>
        </w:numPr>
        <w:rPr>
          <w:rFonts w:cs="B Nazanin"/>
        </w:rPr>
      </w:pPr>
      <w:r w:rsidRPr="001A14D3">
        <w:rPr>
          <w:rFonts w:cs="B Nazanin" w:hint="cs"/>
          <w:rtl/>
        </w:rPr>
        <w:t xml:space="preserve">آسنکرون : وقتی داده ای را میفرستیم ممکن است که برنگردد و باید هندل شود. </w:t>
      </w:r>
    </w:p>
    <w:p w:rsidR="00B52B4B" w:rsidRPr="001A14D3" w:rsidRDefault="00C96FDD" w:rsidP="00701463">
      <w:pPr>
        <w:pStyle w:val="ListParagraph"/>
        <w:numPr>
          <w:ilvl w:val="1"/>
          <w:numId w:val="37"/>
        </w:numPr>
        <w:rPr>
          <w:rFonts w:cs="B Nazanin"/>
        </w:rPr>
      </w:pPr>
      <w:r w:rsidRPr="001A14D3">
        <w:rPr>
          <w:rFonts w:cs="B Nazanin" w:hint="cs"/>
          <w:rtl/>
        </w:rPr>
        <w:t xml:space="preserve">سنکرون :   در این حالت درگیر  وصل شدن نیستیم  و میسپاریم به لایه شبکه </w:t>
      </w:r>
      <w:r w:rsidR="00B52B4B" w:rsidRPr="001A14D3">
        <w:rPr>
          <w:rFonts w:cs="B Nazanin" w:hint="cs"/>
          <w:rtl/>
        </w:rPr>
        <w:t xml:space="preserve"> مثل </w:t>
      </w:r>
      <w:r w:rsidR="00B52B4B" w:rsidRPr="001A14D3">
        <w:rPr>
          <w:rFonts w:cs="B Nazanin"/>
        </w:rPr>
        <w:t xml:space="preserve">TCP/IP </w:t>
      </w:r>
    </w:p>
    <w:p w:rsidR="00892F55" w:rsidRPr="001A14D3" w:rsidRDefault="00892F55" w:rsidP="00892F55">
      <w:pPr>
        <w:pStyle w:val="ListParagraph"/>
        <w:numPr>
          <w:ilvl w:val="0"/>
          <w:numId w:val="37"/>
        </w:numPr>
        <w:rPr>
          <w:rFonts w:cs="B Nazanin"/>
        </w:rPr>
      </w:pPr>
      <w:r w:rsidRPr="00F9482E">
        <w:rPr>
          <w:rFonts w:cs="B Nazanin"/>
          <w:b/>
          <w:bCs/>
        </w:rPr>
        <w:t>Artifact</w:t>
      </w:r>
      <w:r w:rsidRPr="001A14D3">
        <w:rPr>
          <w:rFonts w:cs="B Nazanin" w:hint="cs"/>
          <w:rtl/>
        </w:rPr>
        <w:t xml:space="preserve"> : </w:t>
      </w:r>
    </w:p>
    <w:p w:rsidR="00892F55" w:rsidRPr="001A14D3" w:rsidRDefault="00892F55" w:rsidP="00892F55">
      <w:pPr>
        <w:pStyle w:val="ListParagraph"/>
        <w:rPr>
          <w:rFonts w:cs="B Nazanin"/>
          <w:rtl/>
        </w:rPr>
      </w:pPr>
      <w:r w:rsidRPr="001A14D3">
        <w:rPr>
          <w:rFonts w:cs="B Nazanin" w:hint="cs"/>
          <w:rtl/>
        </w:rPr>
        <w:t xml:space="preserve">هر المان فیزیکی که نتیجه یک </w:t>
      </w:r>
      <w:r w:rsidRPr="001A14D3">
        <w:rPr>
          <w:rFonts w:cs="B Nazanin"/>
        </w:rPr>
        <w:t>develop</w:t>
      </w:r>
      <w:r w:rsidRPr="001A14D3">
        <w:rPr>
          <w:rFonts w:cs="B Nazanin" w:hint="cs"/>
          <w:rtl/>
        </w:rPr>
        <w:t xml:space="preserve"> هست میباشد که میتواند موارد مقابل باشد :  1. </w:t>
      </w:r>
      <w:r w:rsidRPr="001A14D3">
        <w:rPr>
          <w:rFonts w:cs="B Nazanin"/>
        </w:rPr>
        <w:t>library</w:t>
      </w:r>
      <w:r w:rsidRPr="001A14D3">
        <w:rPr>
          <w:rFonts w:cs="B Nazanin" w:hint="cs"/>
          <w:rtl/>
        </w:rPr>
        <w:t xml:space="preserve"> 2. فایل </w:t>
      </w:r>
      <w:r w:rsidRPr="001A14D3">
        <w:rPr>
          <w:rFonts w:cs="B Nazanin"/>
        </w:rPr>
        <w:t>exe</w:t>
      </w:r>
      <w:r w:rsidRPr="001A14D3">
        <w:rPr>
          <w:rFonts w:cs="B Nazanin" w:hint="cs"/>
          <w:rtl/>
        </w:rPr>
        <w:t xml:space="preserve">  3. دیتابیس 4. فایل </w:t>
      </w:r>
      <w:r w:rsidRPr="001A14D3">
        <w:rPr>
          <w:rFonts w:cs="B Nazanin"/>
        </w:rPr>
        <w:t>.config</w:t>
      </w:r>
      <w:r w:rsidRPr="001A14D3">
        <w:rPr>
          <w:rFonts w:cs="B Nazanin" w:hint="cs"/>
          <w:rtl/>
        </w:rPr>
        <w:t xml:space="preserve"> و  ..... </w:t>
      </w:r>
    </w:p>
    <w:p w:rsidR="00892F55" w:rsidRPr="001A14D3" w:rsidRDefault="00892F55" w:rsidP="00892F55">
      <w:pPr>
        <w:rPr>
          <w:rFonts w:cs="B Nazanin"/>
        </w:rPr>
      </w:pPr>
    </w:p>
    <w:p w:rsidR="00F9482E" w:rsidRDefault="00B24570" w:rsidP="00892F55">
      <w:pPr>
        <w:rPr>
          <w:rFonts w:cs="B Nazanin"/>
        </w:rPr>
      </w:pPr>
      <w:r>
        <w:rPr>
          <w:rFonts w:cs="B Nazanin"/>
        </w:rPr>
        <w:pict>
          <v:shape id="_x0000_i1065" type="#_x0000_t75" style="width:477.3pt;height:307.75pt;mso-position-horizontal-relative:page;mso-position-vertical-relative:page">
            <v:imagedata r:id="rId50" o:title="development diagram-2"/>
          </v:shape>
        </w:pict>
      </w:r>
    </w:p>
    <w:p w:rsidR="00B8717B" w:rsidRDefault="00F9482E" w:rsidP="00892F55">
      <w:pPr>
        <w:rPr>
          <w:rFonts w:cs="B Nazanin"/>
        </w:rPr>
      </w:pPr>
      <w:r>
        <w:rPr>
          <w:rFonts w:cs="B Nazanin" w:hint="cs"/>
          <w:rtl/>
        </w:rPr>
        <w:t xml:space="preserve">توجه : منظور از </w:t>
      </w:r>
      <w:r>
        <w:rPr>
          <w:rFonts w:cs="B Nazanin"/>
        </w:rPr>
        <w:t>DBMS(Database Management System)</w:t>
      </w:r>
      <w:r>
        <w:rPr>
          <w:rFonts w:cs="B Nazanin" w:hint="cs"/>
          <w:rtl/>
        </w:rPr>
        <w:t xml:space="preserve"> ، </w:t>
      </w:r>
      <w:r>
        <w:rPr>
          <w:rFonts w:cs="B Nazanin"/>
        </w:rPr>
        <w:t>system database</w:t>
      </w:r>
      <w:r>
        <w:rPr>
          <w:rFonts w:cs="B Nazanin" w:hint="cs"/>
          <w:rtl/>
        </w:rPr>
        <w:t xml:space="preserve"> در پروژه هست </w:t>
      </w:r>
      <w:r w:rsidR="007F3D21">
        <w:rPr>
          <w:rFonts w:cs="B Nazanin"/>
        </w:rPr>
        <w:t>.</w:t>
      </w:r>
    </w:p>
    <w:p w:rsidR="007F3D21" w:rsidRDefault="007F3D21" w:rsidP="00892F55">
      <w:pPr>
        <w:rPr>
          <w:rFonts w:cs="B Nazanin"/>
          <w:rtl/>
        </w:rPr>
      </w:pPr>
      <w:r>
        <w:rPr>
          <w:rFonts w:cs="B Nazanin" w:hint="cs"/>
          <w:rtl/>
        </w:rPr>
        <w:t xml:space="preserve">توجه : </w:t>
      </w:r>
      <w:r>
        <w:rPr>
          <w:rFonts w:cs="B Nazanin"/>
        </w:rPr>
        <w:t>DAO</w:t>
      </w:r>
      <w:r>
        <w:rPr>
          <w:rFonts w:cs="B Nazanin" w:hint="cs"/>
          <w:rtl/>
        </w:rPr>
        <w:t xml:space="preserve"> به معنای </w:t>
      </w:r>
      <w:r>
        <w:rPr>
          <w:rFonts w:cs="B Nazanin"/>
        </w:rPr>
        <w:t xml:space="preserve">Data Access </w:t>
      </w:r>
      <w:r w:rsidR="003A511F">
        <w:rPr>
          <w:rFonts w:cs="B Nazanin"/>
        </w:rPr>
        <w:t>Object</w:t>
      </w:r>
      <w:r w:rsidR="003A511F">
        <w:rPr>
          <w:rFonts w:cs="B Nazanin" w:hint="cs"/>
          <w:rtl/>
        </w:rPr>
        <w:t xml:space="preserve"> میباشد و یک اینترفیس در اختیار کاربر قرار میدهد تا بتواند با دیتابیس کار کند .</w:t>
      </w:r>
    </w:p>
    <w:p w:rsidR="00423C4F" w:rsidRPr="001A14D3" w:rsidRDefault="00423C4F" w:rsidP="00892F55">
      <w:pPr>
        <w:rPr>
          <w:rFonts w:cs="B Nazanin"/>
          <w:rtl/>
        </w:rPr>
      </w:pPr>
      <w:r>
        <w:rPr>
          <w:rFonts w:cs="B Nazanin" w:hint="cs"/>
          <w:rtl/>
        </w:rPr>
        <w:lastRenderedPageBreak/>
        <w:t xml:space="preserve">توجه : علت استفاده از </w:t>
      </w:r>
      <w:r>
        <w:rPr>
          <w:rFonts w:cs="B Nazanin"/>
        </w:rPr>
        <w:t>Security</w:t>
      </w:r>
      <w:r>
        <w:rPr>
          <w:rFonts w:cs="B Nazanin" w:hint="cs"/>
          <w:rtl/>
        </w:rPr>
        <w:t xml:space="preserve"> و </w:t>
      </w:r>
      <w:r>
        <w:rPr>
          <w:rFonts w:cs="B Nazanin"/>
        </w:rPr>
        <w:t>Firewall</w:t>
      </w:r>
      <w:r>
        <w:rPr>
          <w:rFonts w:cs="B Nazanin" w:hint="cs"/>
          <w:rtl/>
        </w:rPr>
        <w:t xml:space="preserve"> ، به دلیل امنیت هنگام احزار هویت کابر در هنگام ورود به اپلیکیشن است . </w:t>
      </w:r>
      <w:r w:rsidR="0039230F">
        <w:rPr>
          <w:rFonts w:cs="B Nazanin" w:hint="cs"/>
          <w:rtl/>
        </w:rPr>
        <w:t>( و در کل امنیت اطلاعات کاربر)</w:t>
      </w:r>
    </w:p>
    <w:p w:rsidR="00B8717B" w:rsidRPr="001A14D3" w:rsidRDefault="00B8717B" w:rsidP="00892F55">
      <w:pPr>
        <w:rPr>
          <w:rFonts w:cs="B Nazanin"/>
        </w:rPr>
      </w:pPr>
    </w:p>
    <w:p w:rsidR="00B8717B" w:rsidRPr="00D5292A" w:rsidRDefault="00461788" w:rsidP="00892F55">
      <w:pPr>
        <w:rPr>
          <w:rFonts w:cs="B Nazanin"/>
          <w:b/>
          <w:bCs/>
        </w:rPr>
      </w:pPr>
      <w:r w:rsidRPr="00D5292A">
        <w:rPr>
          <w:rFonts w:cs="B Nazanin"/>
          <w:b/>
          <w:bCs/>
        </w:rPr>
        <w:t xml:space="preserve">component diagram </w:t>
      </w:r>
    </w:p>
    <w:p w:rsidR="00820277" w:rsidRDefault="00B24570" w:rsidP="00892F55">
      <w:pPr>
        <w:rPr>
          <w:rFonts w:cs="B Nazanin"/>
        </w:rPr>
      </w:pPr>
      <w:r>
        <w:rPr>
          <w:rFonts w:cs="B Nazanin"/>
        </w:rPr>
        <w:pict>
          <v:shape id="_x0000_i1066" type="#_x0000_t75" style="width:450.6pt;height:253.15pt">
            <v:imagedata r:id="rId51" o:title="photo_2020-08-04_14-11-20"/>
          </v:shape>
        </w:pict>
      </w:r>
    </w:p>
    <w:p w:rsidR="00461788" w:rsidRDefault="00461788" w:rsidP="00892F55">
      <w:pPr>
        <w:rPr>
          <w:rFonts w:cs="B Nazanin"/>
        </w:rPr>
      </w:pPr>
    </w:p>
    <w:p w:rsidR="00820277" w:rsidRDefault="00820277" w:rsidP="00892F55">
      <w:pPr>
        <w:rPr>
          <w:rFonts w:cs="B Nazanin"/>
        </w:rPr>
      </w:pPr>
    </w:p>
    <w:p w:rsidR="00820277" w:rsidRDefault="00820277" w:rsidP="00892F55">
      <w:pPr>
        <w:rPr>
          <w:rFonts w:cs="B Nazanin"/>
        </w:rPr>
      </w:pPr>
    </w:p>
    <w:p w:rsidR="00820277" w:rsidRDefault="00820277" w:rsidP="00892F55">
      <w:pPr>
        <w:rPr>
          <w:rFonts w:cs="B Nazanin"/>
        </w:rPr>
      </w:pPr>
    </w:p>
    <w:p w:rsidR="00820277" w:rsidRDefault="00820277" w:rsidP="00892F55">
      <w:pPr>
        <w:rPr>
          <w:rFonts w:cs="B Nazanin"/>
        </w:rPr>
      </w:pPr>
    </w:p>
    <w:p w:rsidR="00820277" w:rsidRDefault="00820277" w:rsidP="00892F55">
      <w:pPr>
        <w:rPr>
          <w:rFonts w:cs="B Nazanin"/>
        </w:rPr>
      </w:pPr>
    </w:p>
    <w:p w:rsidR="00820277" w:rsidRDefault="00820277" w:rsidP="00892F55">
      <w:pPr>
        <w:rPr>
          <w:rFonts w:cs="B Nazanin"/>
        </w:rPr>
      </w:pPr>
    </w:p>
    <w:p w:rsidR="00820277" w:rsidRDefault="00820277" w:rsidP="00892F55">
      <w:pPr>
        <w:rPr>
          <w:rFonts w:cs="B Nazanin"/>
        </w:rPr>
      </w:pPr>
    </w:p>
    <w:p w:rsidR="00820277" w:rsidRDefault="00820277" w:rsidP="00892F55">
      <w:pPr>
        <w:rPr>
          <w:rFonts w:cs="B Nazanin"/>
        </w:rPr>
      </w:pPr>
    </w:p>
    <w:p w:rsidR="00820277" w:rsidRDefault="00820277" w:rsidP="00892F55">
      <w:pPr>
        <w:rPr>
          <w:rFonts w:cs="B Nazanin"/>
        </w:rPr>
      </w:pPr>
    </w:p>
    <w:p w:rsidR="00820277" w:rsidRDefault="00820277" w:rsidP="00892F55">
      <w:pPr>
        <w:rPr>
          <w:rFonts w:cs="B Nazanin"/>
        </w:rPr>
      </w:pPr>
    </w:p>
    <w:p w:rsidR="00820277" w:rsidRDefault="00820277" w:rsidP="00892F55">
      <w:pPr>
        <w:rPr>
          <w:rFonts w:cs="B Nazanin"/>
        </w:rPr>
      </w:pPr>
    </w:p>
    <w:p w:rsidR="00820277" w:rsidRDefault="00820277" w:rsidP="00892F55">
      <w:pPr>
        <w:rPr>
          <w:rFonts w:cs="B Nazanin"/>
        </w:rPr>
      </w:pPr>
    </w:p>
    <w:p w:rsidR="00820277" w:rsidRDefault="00820277" w:rsidP="00892F55">
      <w:pPr>
        <w:rPr>
          <w:rFonts w:cs="B Nazanin"/>
        </w:rPr>
      </w:pPr>
    </w:p>
    <w:p w:rsidR="00820277" w:rsidRPr="001A14D3" w:rsidRDefault="00820277" w:rsidP="00892F55">
      <w:pPr>
        <w:rPr>
          <w:rFonts w:cs="B Nazanin"/>
        </w:rPr>
      </w:pPr>
    </w:p>
    <w:p w:rsidR="00461788" w:rsidRDefault="00461788" w:rsidP="00820277">
      <w:pPr>
        <w:rPr>
          <w:rFonts w:cs="B Nazanin"/>
          <w:b/>
          <w:bCs/>
        </w:rPr>
      </w:pPr>
      <w:r w:rsidRPr="007501AD">
        <w:rPr>
          <w:rFonts w:cs="B Nazanin"/>
          <w:b/>
          <w:bCs/>
        </w:rPr>
        <w:lastRenderedPageBreak/>
        <w:t>class diagram</w:t>
      </w:r>
      <w:r w:rsidRPr="00D5292A">
        <w:rPr>
          <w:rFonts w:cs="B Nazanin"/>
          <w:b/>
          <w:bCs/>
        </w:rPr>
        <w:t xml:space="preserve"> </w:t>
      </w:r>
    </w:p>
    <w:p w:rsidR="00820277" w:rsidRDefault="00820277" w:rsidP="00820277">
      <w:pPr>
        <w:rPr>
          <w:rFonts w:cs="B Nazanin"/>
          <w:b/>
          <w:bCs/>
        </w:rPr>
      </w:pPr>
    </w:p>
    <w:p w:rsidR="00BF01E6" w:rsidRDefault="00B24570" w:rsidP="00461788">
      <w:pPr>
        <w:rPr>
          <w:rFonts w:cs="B Nazanin"/>
          <w:b/>
          <w:bCs/>
        </w:rPr>
      </w:pPr>
      <w:r>
        <w:rPr>
          <w:rFonts w:cs="B Nazanin"/>
          <w:b/>
          <w:bCs/>
        </w:rPr>
        <w:pict>
          <v:shape id="_x0000_i1067" type="#_x0000_t75" style="width:120.75pt;height:435.5pt">
            <v:imagedata r:id="rId52" o:title="q3"/>
          </v:shape>
        </w:pict>
      </w:r>
    </w:p>
    <w:p w:rsidR="007501AD" w:rsidRDefault="007501AD" w:rsidP="00461788">
      <w:pPr>
        <w:rPr>
          <w:rFonts w:cs="B Nazanin"/>
          <w:b/>
          <w:bCs/>
        </w:rPr>
      </w:pPr>
    </w:p>
    <w:p w:rsidR="00BF01E6" w:rsidRDefault="00BF01E6" w:rsidP="00461788">
      <w:pPr>
        <w:rPr>
          <w:rFonts w:cs="B Nazanin"/>
          <w:b/>
          <w:bCs/>
        </w:rPr>
      </w:pPr>
    </w:p>
    <w:p w:rsidR="00BF01E6" w:rsidRDefault="00BF01E6" w:rsidP="00461788">
      <w:pPr>
        <w:rPr>
          <w:rFonts w:cs="B Nazanin"/>
          <w:b/>
          <w:bCs/>
        </w:rPr>
      </w:pPr>
    </w:p>
    <w:p w:rsidR="00BF01E6" w:rsidRDefault="00BF01E6" w:rsidP="00461788">
      <w:pPr>
        <w:rPr>
          <w:rFonts w:cs="B Nazanin"/>
          <w:b/>
          <w:bCs/>
        </w:rPr>
      </w:pPr>
    </w:p>
    <w:p w:rsidR="00BF01E6" w:rsidRDefault="00BF01E6" w:rsidP="00461788">
      <w:pPr>
        <w:rPr>
          <w:rFonts w:cs="B Nazanin"/>
          <w:b/>
          <w:bCs/>
        </w:rPr>
      </w:pPr>
    </w:p>
    <w:p w:rsidR="00BF01E6" w:rsidRDefault="00BF01E6" w:rsidP="00461788">
      <w:pPr>
        <w:rPr>
          <w:rFonts w:cs="B Nazanin"/>
          <w:b/>
          <w:bCs/>
        </w:rPr>
      </w:pPr>
    </w:p>
    <w:p w:rsidR="00BF01E6" w:rsidRDefault="00BF01E6" w:rsidP="00461788">
      <w:pPr>
        <w:rPr>
          <w:rFonts w:cs="B Nazanin"/>
          <w:b/>
          <w:bCs/>
        </w:rPr>
      </w:pPr>
    </w:p>
    <w:p w:rsidR="00BF01E6" w:rsidRDefault="00BF01E6" w:rsidP="00461788">
      <w:pPr>
        <w:rPr>
          <w:rFonts w:cs="B Nazanin"/>
          <w:b/>
          <w:bCs/>
        </w:rPr>
      </w:pPr>
    </w:p>
    <w:p w:rsidR="00BF01E6" w:rsidRPr="00D5292A" w:rsidRDefault="00BF01E6" w:rsidP="00461788">
      <w:pPr>
        <w:rPr>
          <w:rFonts w:cs="B Nazanin"/>
          <w:b/>
          <w:bCs/>
        </w:rPr>
      </w:pPr>
    </w:p>
    <w:p w:rsidR="00BF01E6" w:rsidRDefault="00461788" w:rsidP="00BF01E6">
      <w:pPr>
        <w:rPr>
          <w:rFonts w:cs="B Nazanin"/>
          <w:b/>
          <w:bCs/>
        </w:rPr>
      </w:pPr>
      <w:r w:rsidRPr="00BF01E6">
        <w:rPr>
          <w:rFonts w:cs="B Nazanin"/>
          <w:b/>
          <w:bCs/>
        </w:rPr>
        <w:lastRenderedPageBreak/>
        <w:t>sequence diagram</w:t>
      </w:r>
    </w:p>
    <w:p w:rsidR="00E76D87" w:rsidRPr="000E6553" w:rsidRDefault="00E76D87" w:rsidP="00BF01E6">
      <w:pPr>
        <w:rPr>
          <w:rFonts w:cs="B Nazanin"/>
          <w:b/>
          <w:bCs/>
        </w:rPr>
      </w:pPr>
    </w:p>
    <w:p w:rsidR="007A3185" w:rsidRDefault="00B24570" w:rsidP="000E6553">
      <w:pPr>
        <w:rPr>
          <w:rFonts w:cs="B Nazanin"/>
          <w:rtl/>
        </w:rPr>
      </w:pPr>
      <w:r>
        <w:rPr>
          <w:rFonts w:cs="B Nazanin"/>
        </w:rPr>
        <w:pict>
          <v:shape id="_x0000_i1068" type="#_x0000_t75" style="width:451.15pt;height:253.15pt">
            <v:imagedata r:id="rId53" o:title="q4"/>
          </v:shape>
        </w:pict>
      </w:r>
    </w:p>
    <w:p w:rsidR="007A3185" w:rsidRDefault="007A3185" w:rsidP="000E6553">
      <w:pPr>
        <w:rPr>
          <w:rFonts w:cs="B Nazanin"/>
          <w:rtl/>
        </w:rPr>
      </w:pPr>
    </w:p>
    <w:p w:rsidR="007A3185" w:rsidRDefault="007A3185" w:rsidP="000E6553">
      <w:pPr>
        <w:rPr>
          <w:rFonts w:cs="B Nazanin"/>
          <w:rtl/>
        </w:rPr>
      </w:pPr>
    </w:p>
    <w:p w:rsidR="007A3185" w:rsidRDefault="007A3185" w:rsidP="000E6553">
      <w:pPr>
        <w:rPr>
          <w:rFonts w:cs="B Nazanin"/>
          <w:rtl/>
        </w:rPr>
      </w:pPr>
    </w:p>
    <w:p w:rsidR="007A3185" w:rsidRDefault="007A3185" w:rsidP="000E6553">
      <w:pPr>
        <w:rPr>
          <w:rFonts w:cs="B Nazanin"/>
          <w:rtl/>
        </w:rPr>
      </w:pPr>
    </w:p>
    <w:p w:rsidR="007A3185" w:rsidRDefault="007A3185" w:rsidP="000E6553">
      <w:pPr>
        <w:rPr>
          <w:rFonts w:cs="B Nazanin"/>
          <w:rtl/>
        </w:rPr>
      </w:pPr>
    </w:p>
    <w:p w:rsidR="007A3185" w:rsidRDefault="007A3185" w:rsidP="000E6553">
      <w:pPr>
        <w:rPr>
          <w:rFonts w:cs="B Nazanin"/>
          <w:rtl/>
        </w:rPr>
      </w:pPr>
    </w:p>
    <w:p w:rsidR="007A3185" w:rsidRDefault="007A3185" w:rsidP="000E6553">
      <w:pPr>
        <w:rPr>
          <w:rFonts w:cs="B Nazanin"/>
          <w:rtl/>
        </w:rPr>
      </w:pPr>
    </w:p>
    <w:p w:rsidR="007A3185" w:rsidRDefault="007A3185" w:rsidP="000E6553">
      <w:pPr>
        <w:rPr>
          <w:rFonts w:cs="B Nazanin"/>
          <w:rtl/>
        </w:rPr>
      </w:pPr>
    </w:p>
    <w:p w:rsidR="007A3185" w:rsidRDefault="007A3185" w:rsidP="000E6553">
      <w:pPr>
        <w:rPr>
          <w:rFonts w:cs="B Nazanin"/>
        </w:rPr>
      </w:pPr>
    </w:p>
    <w:p w:rsidR="00F431AD" w:rsidRDefault="00F431AD" w:rsidP="000E6553">
      <w:pPr>
        <w:rPr>
          <w:rFonts w:cs="B Nazanin"/>
        </w:rPr>
      </w:pPr>
    </w:p>
    <w:p w:rsidR="00F431AD" w:rsidRDefault="00F431AD" w:rsidP="000E6553">
      <w:pPr>
        <w:rPr>
          <w:rFonts w:cs="B Nazanin"/>
        </w:rPr>
      </w:pPr>
    </w:p>
    <w:p w:rsidR="00F431AD" w:rsidRDefault="00F431AD" w:rsidP="000E6553">
      <w:pPr>
        <w:rPr>
          <w:rFonts w:cs="B Nazanin"/>
        </w:rPr>
      </w:pPr>
    </w:p>
    <w:p w:rsidR="00F431AD" w:rsidRDefault="00F431AD" w:rsidP="000E6553">
      <w:pPr>
        <w:rPr>
          <w:rFonts w:cs="B Nazanin"/>
        </w:rPr>
      </w:pPr>
    </w:p>
    <w:p w:rsidR="00F431AD" w:rsidRDefault="00F431AD" w:rsidP="000E6553">
      <w:pPr>
        <w:rPr>
          <w:rFonts w:cs="B Nazanin"/>
        </w:rPr>
      </w:pPr>
    </w:p>
    <w:p w:rsidR="00F431AD" w:rsidRDefault="00F431AD" w:rsidP="000E6553">
      <w:pPr>
        <w:rPr>
          <w:rFonts w:cs="B Nazanin"/>
        </w:rPr>
      </w:pPr>
    </w:p>
    <w:p w:rsidR="00F431AD" w:rsidRPr="001A14D3" w:rsidRDefault="00F431AD" w:rsidP="000E6553">
      <w:pPr>
        <w:rPr>
          <w:rFonts w:cs="B Nazanin"/>
          <w:rtl/>
        </w:rPr>
      </w:pPr>
    </w:p>
    <w:p w:rsidR="005F0034" w:rsidRPr="001A14D3" w:rsidRDefault="005F0034" w:rsidP="005F0034">
      <w:pPr>
        <w:pStyle w:val="ListParagraph"/>
        <w:numPr>
          <w:ilvl w:val="0"/>
          <w:numId w:val="37"/>
        </w:numPr>
        <w:rPr>
          <w:rFonts w:cs="B Nazanin"/>
          <w:b/>
          <w:bCs/>
          <w:i/>
          <w:iCs/>
          <w:sz w:val="28"/>
          <w:szCs w:val="28"/>
        </w:rPr>
      </w:pPr>
      <w:r w:rsidRPr="001A14D3">
        <w:rPr>
          <w:rFonts w:cs="B Nazanin" w:hint="cs"/>
          <w:b/>
          <w:bCs/>
          <w:i/>
          <w:iCs/>
          <w:sz w:val="28"/>
          <w:szCs w:val="28"/>
          <w:rtl/>
          <w:lang w:bidi="ar-SA"/>
        </w:rPr>
        <w:lastRenderedPageBreak/>
        <w:t>طرح 2</w:t>
      </w:r>
    </w:p>
    <w:p w:rsidR="005F0034" w:rsidRPr="001A14D3" w:rsidRDefault="005F0034" w:rsidP="00A21E49">
      <w:pPr>
        <w:pStyle w:val="ListParagraph"/>
        <w:rPr>
          <w:rFonts w:cs="B Nazanin"/>
          <w:lang w:bidi="ar-SA"/>
        </w:rPr>
      </w:pPr>
      <w:r w:rsidRPr="001A14D3">
        <w:rPr>
          <w:rFonts w:cs="B Nazanin"/>
          <w:rtl/>
          <w:lang w:bidi="ar-SA"/>
        </w:rPr>
        <w:t>در</w:t>
      </w:r>
      <w:r w:rsidRPr="001A14D3">
        <w:rPr>
          <w:rFonts w:cs="B Nazanin"/>
          <w:lang w:bidi="ar-SA"/>
        </w:rPr>
        <w:t xml:space="preserve"> </w:t>
      </w:r>
      <w:r w:rsidRPr="001A14D3">
        <w:rPr>
          <w:rFonts w:cs="B Nazanin"/>
          <w:rtl/>
          <w:lang w:bidi="ar-SA"/>
        </w:rPr>
        <w:t>این</w:t>
      </w:r>
      <w:r w:rsidRPr="001A14D3">
        <w:rPr>
          <w:rFonts w:cs="B Nazanin"/>
          <w:lang w:bidi="ar-SA"/>
        </w:rPr>
        <w:t xml:space="preserve"> </w:t>
      </w:r>
      <w:r w:rsidRPr="001A14D3">
        <w:rPr>
          <w:rFonts w:cs="B Nazanin"/>
          <w:rtl/>
          <w:lang w:bidi="ar-SA"/>
        </w:rPr>
        <w:t>طرح</w:t>
      </w:r>
      <w:r w:rsidRPr="001A14D3">
        <w:rPr>
          <w:rFonts w:cs="B Nazanin"/>
          <w:lang w:bidi="ar-SA"/>
        </w:rPr>
        <w:t xml:space="preserve"> </w:t>
      </w:r>
      <w:r w:rsidRPr="001A14D3">
        <w:rPr>
          <w:rFonts w:cs="B Nazanin"/>
          <w:rtl/>
          <w:lang w:bidi="ar-SA"/>
        </w:rPr>
        <w:t>از</w:t>
      </w:r>
      <w:r w:rsidRPr="001A14D3">
        <w:rPr>
          <w:rFonts w:cs="B Nazanin"/>
          <w:lang w:bidi="ar-SA"/>
        </w:rPr>
        <w:t xml:space="preserve"> </w:t>
      </w:r>
      <w:r w:rsidRPr="001A14D3">
        <w:rPr>
          <w:rFonts w:cs="B Nazanin"/>
          <w:rtl/>
          <w:lang w:bidi="ar-SA"/>
        </w:rPr>
        <w:t>استایل</w:t>
      </w:r>
      <w:r w:rsidRPr="001A14D3">
        <w:rPr>
          <w:rFonts w:cs="B Nazanin"/>
          <w:lang w:bidi="ar-SA"/>
        </w:rPr>
        <w:t xml:space="preserve"> </w:t>
      </w:r>
      <w:r w:rsidR="00A21E49" w:rsidRPr="001A14D3">
        <w:rPr>
          <w:rFonts w:cs="B Nazanin"/>
          <w:lang w:bidi="ar-SA"/>
        </w:rPr>
        <w:t>Data-centered</w:t>
      </w:r>
      <w:r w:rsidRPr="001A14D3">
        <w:rPr>
          <w:rFonts w:cs="B Nazanin"/>
          <w:lang w:bidi="ar-SA"/>
        </w:rPr>
        <w:t xml:space="preserve"> </w:t>
      </w:r>
      <w:r w:rsidRPr="001A14D3">
        <w:rPr>
          <w:rFonts w:cs="B Nazanin"/>
          <w:rtl/>
          <w:lang w:bidi="ar-SA"/>
        </w:rPr>
        <w:t>برای</w:t>
      </w:r>
      <w:r w:rsidRPr="001A14D3">
        <w:rPr>
          <w:rFonts w:cs="B Nazanin"/>
          <w:lang w:bidi="ar-SA"/>
        </w:rPr>
        <w:t xml:space="preserve"> </w:t>
      </w:r>
      <w:r w:rsidRPr="001A14D3">
        <w:rPr>
          <w:rFonts w:cs="B Nazanin"/>
          <w:rtl/>
          <w:lang w:bidi="ar-SA"/>
        </w:rPr>
        <w:t>معماری</w:t>
      </w:r>
      <w:r w:rsidRPr="001A14D3">
        <w:rPr>
          <w:rFonts w:cs="B Nazanin"/>
          <w:lang w:bidi="ar-SA"/>
        </w:rPr>
        <w:t xml:space="preserve"> </w:t>
      </w:r>
      <w:r w:rsidRPr="001A14D3">
        <w:rPr>
          <w:rFonts w:cs="B Nazanin"/>
          <w:rtl/>
          <w:lang w:bidi="ar-SA"/>
        </w:rPr>
        <w:t>استفاده</w:t>
      </w:r>
      <w:r w:rsidRPr="001A14D3">
        <w:rPr>
          <w:rFonts w:cs="B Nazanin"/>
          <w:lang w:bidi="ar-SA"/>
        </w:rPr>
        <w:t xml:space="preserve"> </w:t>
      </w:r>
      <w:r w:rsidRPr="001A14D3">
        <w:rPr>
          <w:rFonts w:cs="B Nazanin"/>
          <w:rtl/>
          <w:lang w:bidi="ar-SA"/>
        </w:rPr>
        <w:t>شده</w:t>
      </w:r>
      <w:r w:rsidRPr="001A14D3">
        <w:rPr>
          <w:rFonts w:cs="B Nazanin"/>
          <w:lang w:bidi="ar-SA"/>
        </w:rPr>
        <w:t xml:space="preserve"> </w:t>
      </w:r>
      <w:r w:rsidRPr="001A14D3">
        <w:rPr>
          <w:rFonts w:cs="B Nazanin"/>
          <w:rtl/>
          <w:lang w:bidi="ar-SA"/>
        </w:rPr>
        <w:t>است</w:t>
      </w:r>
      <w:r w:rsidRPr="001A14D3">
        <w:rPr>
          <w:rFonts w:cs="B Nazanin"/>
          <w:lang w:bidi="ar-SA"/>
        </w:rPr>
        <w:t>.</w:t>
      </w:r>
    </w:p>
    <w:p w:rsidR="00844A3C" w:rsidRPr="00CE1BC0" w:rsidRDefault="00FD0A5D" w:rsidP="00844A3C">
      <w:pPr>
        <w:rPr>
          <w:rFonts w:cs="B Nazanin"/>
          <w:b/>
          <w:bCs/>
          <w:rtl/>
        </w:rPr>
      </w:pPr>
      <w:r w:rsidRPr="00CE1BC0">
        <w:rPr>
          <w:rFonts w:cs="B Nazanin"/>
          <w:b/>
          <w:bCs/>
        </w:rPr>
        <w:t xml:space="preserve">Package diagram </w:t>
      </w:r>
      <w:r w:rsidRPr="00CE1BC0">
        <w:rPr>
          <w:rFonts w:cs="B Nazanin" w:hint="cs"/>
          <w:b/>
          <w:bCs/>
          <w:rtl/>
        </w:rPr>
        <w:t xml:space="preserve"> : </w:t>
      </w:r>
    </w:p>
    <w:p w:rsidR="00756063" w:rsidRPr="001A14D3" w:rsidRDefault="00B24570" w:rsidP="00844A3C">
      <w:pPr>
        <w:rPr>
          <w:rFonts w:cs="B Nazanin"/>
        </w:rPr>
      </w:pPr>
      <w:r>
        <w:rPr>
          <w:rFonts w:cs="B Nazanin"/>
        </w:rPr>
        <w:pict>
          <v:shape id="_x0000_i1069" type="#_x0000_t75" style="width:450.6pt;height:192.75pt">
            <v:imagedata r:id="rId54" o:title="98"/>
          </v:shape>
        </w:pict>
      </w:r>
    </w:p>
    <w:p w:rsidR="00FD0A5D" w:rsidRPr="00CE1BC0" w:rsidRDefault="0076054E" w:rsidP="00844A3C">
      <w:pPr>
        <w:rPr>
          <w:rFonts w:cs="B Nazanin"/>
          <w:b/>
          <w:bCs/>
          <w:rtl/>
        </w:rPr>
      </w:pPr>
      <w:r w:rsidRPr="00CE1BC0">
        <w:rPr>
          <w:rFonts w:cs="B Nazanin"/>
          <w:b/>
          <w:bCs/>
        </w:rPr>
        <w:t xml:space="preserve">deployment diagram </w:t>
      </w:r>
      <w:r w:rsidRPr="00CE1BC0">
        <w:rPr>
          <w:rFonts w:cs="B Nazanin" w:hint="cs"/>
          <w:b/>
          <w:bCs/>
          <w:rtl/>
        </w:rPr>
        <w:t xml:space="preserve"> : </w:t>
      </w:r>
    </w:p>
    <w:p w:rsidR="00844A3C" w:rsidRPr="001A14D3" w:rsidRDefault="00814B2D" w:rsidP="00CE1BC0">
      <w:pPr>
        <w:rPr>
          <w:rFonts w:cs="B Nazanin"/>
        </w:rPr>
      </w:pPr>
      <w:r w:rsidRPr="001A14D3">
        <w:rPr>
          <w:rFonts w:cs="B Nazanin" w:hint="cs"/>
          <w:rtl/>
        </w:rPr>
        <w:t xml:space="preserve">همان قبلی </w:t>
      </w:r>
      <w:r w:rsidR="00CE1BC0">
        <w:rPr>
          <w:rFonts w:cs="B Nazanin" w:hint="cs"/>
          <w:rtl/>
        </w:rPr>
        <w:t>میباشد .</w:t>
      </w:r>
    </w:p>
    <w:p w:rsidR="00081CAF" w:rsidRPr="001A14D3" w:rsidRDefault="00081CAF" w:rsidP="004B7369">
      <w:pPr>
        <w:jc w:val="center"/>
        <w:rPr>
          <w:rFonts w:cs="B Nazanin"/>
        </w:rPr>
      </w:pPr>
    </w:p>
    <w:p w:rsidR="006C6239" w:rsidRPr="007803AA" w:rsidRDefault="006C6239" w:rsidP="006C6239">
      <w:pPr>
        <w:rPr>
          <w:rFonts w:cs="B Nazanin"/>
          <w:b/>
          <w:bCs/>
          <w:rtl/>
        </w:rPr>
      </w:pPr>
      <w:r w:rsidRPr="007803AA">
        <w:rPr>
          <w:rFonts w:cs="B Nazanin"/>
          <w:b/>
          <w:bCs/>
        </w:rPr>
        <w:t xml:space="preserve">class diagram </w:t>
      </w:r>
      <w:r w:rsidRPr="007803AA">
        <w:rPr>
          <w:rFonts w:cs="B Nazanin" w:hint="cs"/>
          <w:b/>
          <w:bCs/>
          <w:rtl/>
        </w:rPr>
        <w:t xml:space="preserve"> : </w:t>
      </w:r>
    </w:p>
    <w:p w:rsidR="007803AA" w:rsidRDefault="00B24570" w:rsidP="006C6239">
      <w:pPr>
        <w:rPr>
          <w:rFonts w:cs="B Nazanin"/>
        </w:rPr>
      </w:pPr>
      <w:r>
        <w:rPr>
          <w:rFonts w:cs="B Nazanin"/>
        </w:rPr>
        <w:pict>
          <v:shape id="_x0000_i1070" type="#_x0000_t75" style="width:451.15pt;height:213.1pt">
            <v:imagedata r:id="rId55" o:title="q1"/>
          </v:shape>
        </w:pict>
      </w:r>
    </w:p>
    <w:p w:rsidR="006C6239" w:rsidRDefault="006C6239" w:rsidP="006C6239">
      <w:pPr>
        <w:rPr>
          <w:rFonts w:cs="B Nazanin"/>
        </w:rPr>
      </w:pPr>
    </w:p>
    <w:p w:rsidR="007803AA" w:rsidRDefault="007803AA" w:rsidP="006C6239">
      <w:pPr>
        <w:rPr>
          <w:rFonts w:cs="B Nazanin"/>
        </w:rPr>
      </w:pPr>
    </w:p>
    <w:p w:rsidR="001A727A" w:rsidRDefault="001A727A" w:rsidP="00DC241F">
      <w:pPr>
        <w:rPr>
          <w:rFonts w:cs="B Nazanin"/>
        </w:rPr>
      </w:pPr>
    </w:p>
    <w:p w:rsidR="007803AA" w:rsidRDefault="007803AA" w:rsidP="00DC241F">
      <w:pPr>
        <w:rPr>
          <w:rFonts w:cs="B Nazanin"/>
        </w:rPr>
      </w:pPr>
    </w:p>
    <w:p w:rsidR="007803AA" w:rsidRDefault="007803AA" w:rsidP="00DC241F">
      <w:pPr>
        <w:rPr>
          <w:rFonts w:cs="B Nazanin"/>
          <w:b/>
          <w:bCs/>
        </w:rPr>
      </w:pPr>
      <w:r w:rsidRPr="009D0B98">
        <w:rPr>
          <w:rFonts w:cs="B Nazanin"/>
          <w:b/>
          <w:bCs/>
        </w:rPr>
        <w:lastRenderedPageBreak/>
        <w:t xml:space="preserve">sequence diagram </w:t>
      </w:r>
      <w:r w:rsidRPr="009D0B98">
        <w:rPr>
          <w:rFonts w:cs="B Nazanin" w:hint="cs"/>
          <w:b/>
          <w:bCs/>
          <w:rtl/>
        </w:rPr>
        <w:t xml:space="preserve"> : </w:t>
      </w:r>
    </w:p>
    <w:p w:rsidR="00B976B6" w:rsidRPr="009D0B98" w:rsidRDefault="00B976B6" w:rsidP="00DC241F">
      <w:pPr>
        <w:rPr>
          <w:rFonts w:cs="B Nazanin"/>
          <w:b/>
          <w:bCs/>
          <w:rtl/>
        </w:rPr>
      </w:pPr>
    </w:p>
    <w:p w:rsidR="007803AA" w:rsidRPr="001A14D3" w:rsidRDefault="00B24570" w:rsidP="00DC241F">
      <w:pPr>
        <w:rPr>
          <w:rFonts w:cs="B Nazanin"/>
        </w:rPr>
      </w:pPr>
      <w:r>
        <w:rPr>
          <w:rFonts w:cs="B Nazanin"/>
        </w:rPr>
        <w:pict>
          <v:shape id="_x0000_i1071" type="#_x0000_t75" style="width:451.15pt;height:260.7pt">
            <v:imagedata r:id="rId56" o:title="q2"/>
          </v:shape>
        </w:pict>
      </w:r>
    </w:p>
    <w:p w:rsidR="00DC241F" w:rsidRDefault="00DC241F" w:rsidP="00DC241F">
      <w:pPr>
        <w:rPr>
          <w:rFonts w:cs="B Nazanin"/>
          <w:rtl/>
        </w:rPr>
      </w:pPr>
    </w:p>
    <w:p w:rsidR="0009758A" w:rsidRPr="0009758A" w:rsidRDefault="0009758A" w:rsidP="0009758A">
      <w:pPr>
        <w:pStyle w:val="Heading1"/>
        <w:rPr>
          <w:rFonts w:cs="B Nazanin"/>
          <w:b/>
          <w:bCs/>
        </w:rPr>
      </w:pPr>
      <w:bookmarkStart w:id="42" w:name="_Toc47446169"/>
      <w:r w:rsidRPr="0009758A">
        <w:rPr>
          <w:rFonts w:cs="B Nazanin" w:hint="cs"/>
          <w:b/>
          <w:bCs/>
          <w:rtl/>
        </w:rPr>
        <w:t>مدیریت پروژه</w:t>
      </w:r>
      <w:bookmarkEnd w:id="42"/>
      <w:r w:rsidRPr="0009758A">
        <w:rPr>
          <w:rFonts w:cs="B Nazanin" w:hint="cs"/>
          <w:b/>
          <w:bCs/>
          <w:rtl/>
        </w:rPr>
        <w:t xml:space="preserve"> </w:t>
      </w:r>
    </w:p>
    <w:p w:rsidR="00C13BBA" w:rsidRPr="0009758A" w:rsidRDefault="00C13BBA" w:rsidP="0009758A">
      <w:pPr>
        <w:pStyle w:val="Heading2"/>
        <w:rPr>
          <w:rFonts w:cs="B Nazanin"/>
          <w:b/>
          <w:bCs/>
        </w:rPr>
      </w:pPr>
      <w:bookmarkStart w:id="43" w:name="_Toc47446170"/>
      <w:r w:rsidRPr="0009758A">
        <w:rPr>
          <w:rFonts w:cs="B Nazanin" w:hint="cs"/>
          <w:b/>
          <w:bCs/>
          <w:rtl/>
        </w:rPr>
        <w:t xml:space="preserve">از چه ابزاری برای مدیریت پیکره بندی و </w:t>
      </w:r>
      <w:r w:rsidRPr="0009758A">
        <w:rPr>
          <w:rFonts w:cs="B Nazanin"/>
          <w:b/>
          <w:bCs/>
        </w:rPr>
        <w:t xml:space="preserve">CD/CI </w:t>
      </w:r>
      <w:r w:rsidRPr="0009758A">
        <w:rPr>
          <w:rFonts w:cs="B Nazanin" w:hint="cs"/>
          <w:b/>
          <w:bCs/>
          <w:rtl/>
        </w:rPr>
        <w:t xml:space="preserve"> استفاده میکنید ؟ چرا ؟</w:t>
      </w:r>
      <w:bookmarkEnd w:id="43"/>
      <w:r w:rsidRPr="0009758A">
        <w:rPr>
          <w:rFonts w:cs="B Nazanin" w:hint="cs"/>
          <w:b/>
          <w:bCs/>
          <w:rtl/>
        </w:rPr>
        <w:t xml:space="preserve"> </w:t>
      </w:r>
    </w:p>
    <w:p w:rsidR="00264D3F" w:rsidRPr="001A14D3" w:rsidRDefault="00264D3F" w:rsidP="00264D3F">
      <w:pPr>
        <w:pStyle w:val="ListParagraph"/>
        <w:spacing w:line="256" w:lineRule="auto"/>
        <w:ind w:left="1080"/>
        <w:rPr>
          <w:rFonts w:cs="B Nazanin"/>
          <w:b/>
          <w:bCs/>
          <w:i/>
          <w:iCs/>
          <w:sz w:val="24"/>
          <w:szCs w:val="24"/>
          <w:rtl/>
        </w:rPr>
      </w:pPr>
    </w:p>
    <w:p w:rsidR="00C13BBA" w:rsidRPr="001A14D3" w:rsidRDefault="00C13BBA" w:rsidP="00C13BBA">
      <w:pPr>
        <w:jc w:val="center"/>
        <w:rPr>
          <w:rFonts w:cs="B Nazanin"/>
          <w:rtl/>
          <w:lang w:bidi="ar-SA"/>
        </w:rPr>
      </w:pPr>
      <w:r w:rsidRPr="001A14D3">
        <w:rPr>
          <w:rFonts w:cs="B Nazanin"/>
          <w:noProof/>
          <w:lang w:bidi="ar-SA"/>
        </w:rPr>
        <w:drawing>
          <wp:inline distT="0" distB="0" distL="0" distR="0" wp14:anchorId="4E45B249" wp14:editId="62D588F6">
            <wp:extent cx="4610100" cy="3352800"/>
            <wp:effectExtent l="0" t="0" r="0" b="0"/>
            <wp:docPr id="39" name="Picture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0100" cy="3352800"/>
                    </a:xfrm>
                    <a:prstGeom prst="rect">
                      <a:avLst/>
                    </a:prstGeom>
                    <a:noFill/>
                    <a:ln>
                      <a:noFill/>
                    </a:ln>
                  </pic:spPr>
                </pic:pic>
              </a:graphicData>
            </a:graphic>
          </wp:inline>
        </w:drawing>
      </w:r>
    </w:p>
    <w:p w:rsidR="00C13BBA" w:rsidRPr="001A14D3" w:rsidRDefault="00C13BBA" w:rsidP="00C13BBA">
      <w:pPr>
        <w:rPr>
          <w:rFonts w:cs="B Nazanin"/>
        </w:rPr>
      </w:pPr>
    </w:p>
    <w:p w:rsidR="00347D87" w:rsidRPr="001A14D3" w:rsidRDefault="00C13BBA" w:rsidP="003D1B9A">
      <w:pPr>
        <w:rPr>
          <w:rFonts w:cs="B Nazanin"/>
        </w:rPr>
      </w:pPr>
      <w:r w:rsidRPr="001A14D3">
        <w:rPr>
          <w:rFonts w:cs="B Nazanin" w:hint="cs"/>
          <w:rtl/>
        </w:rPr>
        <w:t xml:space="preserve">در شکل بالا ، 3 بخش کلی </w:t>
      </w:r>
      <w:r w:rsidRPr="001A14D3">
        <w:rPr>
          <w:rFonts w:cs="B Nazanin"/>
        </w:rPr>
        <w:t>Devops</w:t>
      </w:r>
      <w:r w:rsidRPr="001A14D3">
        <w:rPr>
          <w:rFonts w:cs="B Nazanin" w:hint="cs"/>
          <w:rtl/>
        </w:rPr>
        <w:t xml:space="preserve"> را میبینیم . که بخش بالایی ، لایه های مختلف </w:t>
      </w:r>
      <w:r w:rsidRPr="001A14D3">
        <w:rPr>
          <w:rFonts w:cs="B Nazanin"/>
        </w:rPr>
        <w:t>automation</w:t>
      </w:r>
      <w:r w:rsidRPr="001A14D3">
        <w:rPr>
          <w:rFonts w:cs="B Nazanin" w:hint="cs"/>
          <w:rtl/>
        </w:rPr>
        <w:t xml:space="preserve"> را دارد یعنی همان </w:t>
      </w:r>
      <w:r w:rsidRPr="001A14D3">
        <w:rPr>
          <w:rFonts w:cs="B Nazanin"/>
        </w:rPr>
        <w:t>CI/CD</w:t>
      </w:r>
      <w:r w:rsidRPr="001A14D3">
        <w:rPr>
          <w:rFonts w:cs="B Nazanin" w:hint="cs"/>
          <w:rtl/>
        </w:rPr>
        <w:t xml:space="preserve"> که میخواهیم ابزار های این قسمت را تعیین کنیم اما در ابتدا 3 بخش ابتدایی این قسمت را  کمی توضیح میدهیم :</w:t>
      </w:r>
    </w:p>
    <w:p w:rsidR="00C13BBA" w:rsidRPr="001A14D3" w:rsidRDefault="00C13BBA" w:rsidP="00C13BBA">
      <w:pPr>
        <w:jc w:val="center"/>
        <w:rPr>
          <w:rFonts w:cs="B Nazanin"/>
        </w:rPr>
      </w:pPr>
      <w:r w:rsidRPr="001A14D3">
        <w:rPr>
          <w:rFonts w:cs="B Nazanin"/>
          <w:noProof/>
          <w:lang w:bidi="ar-SA"/>
        </w:rPr>
        <w:drawing>
          <wp:inline distT="0" distB="0" distL="0" distR="0" wp14:anchorId="34F43B88" wp14:editId="189C950B">
            <wp:extent cx="3642360" cy="2057400"/>
            <wp:effectExtent l="152400" t="152400" r="358140" b="133350"/>
            <wp:docPr id="34" name="Picture 34" descr="C:\Users\AVAJANG\AppData\Local\Microsoft\Windows\INetCache\Content.Word\2.jpg"/>
            <wp:cNvGraphicFramePr/>
            <a:graphic xmlns:a="http://schemas.openxmlformats.org/drawingml/2006/main">
              <a:graphicData uri="http://schemas.openxmlformats.org/drawingml/2006/picture">
                <pic:pic xmlns:pic="http://schemas.openxmlformats.org/drawingml/2006/picture">
                  <pic:nvPicPr>
                    <pic:cNvPr id="1" name="Picture 1" descr="C:\Users\AVAJANG\AppData\Local\Microsoft\Windows\INetCache\Content.Word\2.jpg"/>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69920" cy="1584960"/>
                    </a:xfrm>
                    <a:prstGeom prst="rect">
                      <a:avLst/>
                    </a:prstGeom>
                    <a:ln>
                      <a:noFill/>
                    </a:ln>
                    <a:effectLst>
                      <a:outerShdw blurRad="292100" dist="139700" dir="2700000" algn="tl" rotWithShape="0">
                        <a:srgbClr val="333333">
                          <a:alpha val="65000"/>
                        </a:srgbClr>
                      </a:outerShdw>
                    </a:effectLst>
                  </pic:spPr>
                </pic:pic>
              </a:graphicData>
            </a:graphic>
          </wp:inline>
        </w:drawing>
      </w:r>
    </w:p>
    <w:p w:rsidR="00C13BBA" w:rsidRPr="001A14D3" w:rsidRDefault="00C13BBA" w:rsidP="00C13BBA">
      <w:pPr>
        <w:pStyle w:val="ListParagraph"/>
        <w:numPr>
          <w:ilvl w:val="0"/>
          <w:numId w:val="44"/>
        </w:numPr>
        <w:spacing w:line="256" w:lineRule="auto"/>
        <w:rPr>
          <w:rFonts w:cs="B Nazanin"/>
          <w:b/>
          <w:bCs/>
          <w:rtl/>
        </w:rPr>
      </w:pPr>
      <w:r w:rsidRPr="001A14D3">
        <w:rPr>
          <w:rFonts w:cs="B Nazanin"/>
          <w:b/>
          <w:bCs/>
        </w:rPr>
        <w:t>CI (Continious Integration)</w:t>
      </w:r>
      <w:r w:rsidRPr="001A14D3">
        <w:rPr>
          <w:rFonts w:cs="B Nazanin" w:hint="cs"/>
          <w:b/>
          <w:bCs/>
          <w:rtl/>
        </w:rPr>
        <w:t xml:space="preserve"> : </w:t>
      </w:r>
    </w:p>
    <w:p w:rsidR="00C13BBA" w:rsidRPr="001A14D3" w:rsidRDefault="00C13BBA" w:rsidP="00C13BBA">
      <w:pPr>
        <w:pStyle w:val="ListParagraph"/>
        <w:rPr>
          <w:rFonts w:cs="B Nazanin"/>
        </w:rPr>
      </w:pPr>
      <w:r w:rsidRPr="001A14D3">
        <w:rPr>
          <w:rFonts w:cs="B Nazanin"/>
          <w:b/>
          <w:bCs/>
          <w:rtl/>
        </w:rPr>
        <w:t xml:space="preserve"> </w:t>
      </w:r>
      <w:r w:rsidRPr="001A14D3">
        <w:rPr>
          <w:rFonts w:cs="B Nazanin" w:hint="cs"/>
          <w:rtl/>
        </w:rPr>
        <w:t xml:space="preserve">به طور خلاصه یعنی هر موقع تغییری رخ دهد ، باید بلافاصله تست شود و از صحت  عملکرد آن اطمینان حاصل پیدا کنیم . طبیعتا این استراتژی باعث به حداقل رسیدن تعارض و ناسازگاری </w:t>
      </w:r>
      <w:r w:rsidRPr="001A14D3">
        <w:rPr>
          <w:rFonts w:cs="B Nazanin"/>
        </w:rPr>
        <w:t>(conflict)</w:t>
      </w:r>
      <w:r w:rsidRPr="001A14D3">
        <w:rPr>
          <w:rFonts w:cs="B Nazanin" w:hint="cs"/>
          <w:rtl/>
        </w:rPr>
        <w:t xml:space="preserve"> بین جزء</w:t>
      </w:r>
      <w:r w:rsidRPr="001A14D3">
        <w:rPr>
          <w:rFonts w:cs="B Nazanin"/>
        </w:rPr>
        <w:t>(component)</w:t>
      </w:r>
      <w:r w:rsidRPr="001A14D3">
        <w:rPr>
          <w:rFonts w:cs="B Nazanin" w:hint="cs"/>
          <w:rtl/>
        </w:rPr>
        <w:t xml:space="preserve"> های جدید و قدیم میشود . </w:t>
      </w:r>
    </w:p>
    <w:p w:rsidR="00C13BBA" w:rsidRPr="001A14D3" w:rsidRDefault="00C13BBA" w:rsidP="00C13BBA">
      <w:pPr>
        <w:pStyle w:val="ListParagraph"/>
        <w:rPr>
          <w:rFonts w:cs="B Nazanin"/>
        </w:rPr>
      </w:pPr>
    </w:p>
    <w:p w:rsidR="00C13BBA" w:rsidRPr="001A14D3" w:rsidRDefault="00C13BBA" w:rsidP="00C13BBA">
      <w:pPr>
        <w:pStyle w:val="ListParagraph"/>
        <w:rPr>
          <w:rFonts w:cs="B Nazanin"/>
        </w:rPr>
      </w:pPr>
    </w:p>
    <w:p w:rsidR="00C13BBA" w:rsidRPr="001A14D3" w:rsidRDefault="00C13BBA" w:rsidP="00C13BBA">
      <w:pPr>
        <w:pStyle w:val="ListParagraph"/>
        <w:numPr>
          <w:ilvl w:val="0"/>
          <w:numId w:val="44"/>
        </w:numPr>
        <w:spacing w:line="256" w:lineRule="auto"/>
        <w:rPr>
          <w:rFonts w:cs="B Nazanin"/>
          <w:b/>
          <w:bCs/>
          <w:rtl/>
        </w:rPr>
      </w:pPr>
      <w:r w:rsidRPr="001A14D3">
        <w:rPr>
          <w:rFonts w:cs="B Nazanin"/>
          <w:b/>
          <w:bCs/>
        </w:rPr>
        <w:t>CD (Continious Delivery)</w:t>
      </w:r>
      <w:r w:rsidRPr="001A14D3">
        <w:rPr>
          <w:rFonts w:cs="B Nazanin" w:hint="cs"/>
          <w:b/>
          <w:bCs/>
          <w:rtl/>
        </w:rPr>
        <w:t xml:space="preserve"> : </w:t>
      </w:r>
    </w:p>
    <w:p w:rsidR="00C13BBA" w:rsidRPr="001A14D3" w:rsidRDefault="00C13BBA" w:rsidP="00C13BBA">
      <w:pPr>
        <w:pStyle w:val="ListParagraph"/>
        <w:rPr>
          <w:rFonts w:cs="B Nazanin"/>
        </w:rPr>
      </w:pPr>
      <w:r w:rsidRPr="001A14D3">
        <w:rPr>
          <w:rFonts w:cs="B Nazanin" w:hint="cs"/>
          <w:rtl/>
        </w:rPr>
        <w:t xml:space="preserve">یعنی بتوانبم به ازای هر تغییری ، یک </w:t>
      </w:r>
      <w:r w:rsidRPr="001A14D3">
        <w:rPr>
          <w:rFonts w:cs="B Nazanin"/>
        </w:rPr>
        <w:t>build</w:t>
      </w:r>
      <w:r w:rsidRPr="001A14D3">
        <w:rPr>
          <w:rFonts w:cs="B Nazanin" w:hint="cs"/>
          <w:rtl/>
        </w:rPr>
        <w:t xml:space="preserve"> از سیستم بگیریم که قابل ارایه به مشتری باشد علت هم این است که قبلا از پروژه تست های مختلف و زیادی گرفته شده است . (پروژه دایما آماده توسعه)</w:t>
      </w:r>
    </w:p>
    <w:p w:rsidR="00C13BBA" w:rsidRPr="001A14D3" w:rsidRDefault="00C13BBA" w:rsidP="00C13BBA">
      <w:pPr>
        <w:pStyle w:val="ListParagraph"/>
        <w:numPr>
          <w:ilvl w:val="0"/>
          <w:numId w:val="45"/>
        </w:numPr>
        <w:spacing w:line="256" w:lineRule="auto"/>
        <w:rPr>
          <w:rFonts w:cs="B Nazanin"/>
          <w:rtl/>
        </w:rPr>
      </w:pPr>
      <w:r w:rsidRPr="001A14D3">
        <w:rPr>
          <w:rFonts w:cs="B Nazanin" w:hint="cs"/>
          <w:rtl/>
        </w:rPr>
        <w:t xml:space="preserve">توجه : در پروژه های بزرگ ، مرحله </w:t>
      </w:r>
      <w:r w:rsidRPr="001A14D3">
        <w:rPr>
          <w:rFonts w:cs="B Nazanin"/>
        </w:rPr>
        <w:t>build</w:t>
      </w:r>
      <w:r w:rsidRPr="001A14D3">
        <w:rPr>
          <w:rFonts w:cs="B Nazanin" w:hint="cs"/>
          <w:rtl/>
        </w:rPr>
        <w:t xml:space="preserve"> گرفتن طولانی میشود ، لذا راهکاری که داریم این است که آنرا به بخش های کوچک میشکانیم و فقط آن بخش که تغییر داشته را </w:t>
      </w:r>
      <w:r w:rsidRPr="001A14D3">
        <w:rPr>
          <w:rFonts w:cs="B Nazanin"/>
        </w:rPr>
        <w:t>build</w:t>
      </w:r>
      <w:r w:rsidRPr="001A14D3">
        <w:rPr>
          <w:rFonts w:cs="B Nazanin" w:hint="cs"/>
          <w:rtl/>
        </w:rPr>
        <w:t xml:space="preserve"> میگیریم .  </w:t>
      </w:r>
    </w:p>
    <w:p w:rsidR="00C13BBA" w:rsidRPr="001A14D3" w:rsidRDefault="00C13BBA" w:rsidP="00C13BBA">
      <w:pPr>
        <w:ind w:left="720"/>
        <w:rPr>
          <w:rFonts w:cs="B Nazanin"/>
        </w:rPr>
      </w:pPr>
      <w:r w:rsidRPr="001A14D3">
        <w:rPr>
          <w:rFonts w:cs="B Nazanin" w:hint="cs"/>
          <w:rtl/>
        </w:rPr>
        <w:t xml:space="preserve">در نتیجه با این استراتژی این قابلیت را خواهیم داشت تا با یک دوره زمانی خاصی اپلیکیشن را در دسترس کاربران واقعی قرار دهیم . </w:t>
      </w:r>
    </w:p>
    <w:p w:rsidR="00C13BBA" w:rsidRPr="001A14D3" w:rsidRDefault="00C13BBA" w:rsidP="00C13BBA">
      <w:pPr>
        <w:pStyle w:val="ListParagraph"/>
        <w:numPr>
          <w:ilvl w:val="0"/>
          <w:numId w:val="44"/>
        </w:numPr>
        <w:spacing w:line="256" w:lineRule="auto"/>
        <w:rPr>
          <w:rFonts w:cs="B Nazanin"/>
          <w:b/>
          <w:bCs/>
        </w:rPr>
      </w:pPr>
      <w:r w:rsidRPr="001A14D3">
        <w:rPr>
          <w:rFonts w:cs="B Nazanin"/>
          <w:b/>
          <w:bCs/>
        </w:rPr>
        <w:t>CD (Continious Deployment )</w:t>
      </w:r>
      <w:r w:rsidRPr="001A14D3">
        <w:rPr>
          <w:rFonts w:cs="B Nazanin" w:hint="cs"/>
          <w:b/>
          <w:bCs/>
          <w:rtl/>
        </w:rPr>
        <w:t xml:space="preserve"> : </w:t>
      </w:r>
    </w:p>
    <w:p w:rsidR="00C13BBA" w:rsidRPr="001A14D3" w:rsidRDefault="00C13BBA" w:rsidP="00C13BBA">
      <w:pPr>
        <w:pStyle w:val="ListParagraph"/>
        <w:rPr>
          <w:rFonts w:cs="B Nazanin"/>
        </w:rPr>
      </w:pPr>
      <w:r w:rsidRPr="001A14D3">
        <w:rPr>
          <w:rFonts w:cs="B Nazanin" w:hint="cs"/>
          <w:rtl/>
        </w:rPr>
        <w:t xml:space="preserve">آن بخشی که تغییر داشته را </w:t>
      </w:r>
      <w:r w:rsidRPr="001A14D3">
        <w:rPr>
          <w:rFonts w:cs="B Nazanin"/>
        </w:rPr>
        <w:t>build</w:t>
      </w:r>
      <w:r w:rsidRPr="001A14D3">
        <w:rPr>
          <w:rFonts w:cs="B Nazanin" w:hint="cs"/>
          <w:rtl/>
        </w:rPr>
        <w:t xml:space="preserve"> کرده ایم و حالا آن </w:t>
      </w:r>
      <w:r w:rsidRPr="001A14D3">
        <w:rPr>
          <w:rFonts w:cs="B Nazanin"/>
        </w:rPr>
        <w:t>build</w:t>
      </w:r>
      <w:r w:rsidRPr="001A14D3">
        <w:rPr>
          <w:rFonts w:cs="B Nazanin" w:hint="cs"/>
          <w:rtl/>
        </w:rPr>
        <w:t xml:space="preserve"> را به </w:t>
      </w:r>
      <w:r w:rsidRPr="001A14D3">
        <w:rPr>
          <w:rFonts w:cs="B Nazanin"/>
        </w:rPr>
        <w:t>production server</w:t>
      </w:r>
      <w:r w:rsidRPr="001A14D3">
        <w:rPr>
          <w:rFonts w:cs="B Nazanin" w:hint="cs"/>
          <w:rtl/>
        </w:rPr>
        <w:t xml:space="preserve"> میبریم .</w:t>
      </w:r>
    </w:p>
    <w:p w:rsidR="00C13BBA" w:rsidRPr="001A14D3" w:rsidRDefault="00C13BBA" w:rsidP="00C13BBA">
      <w:pPr>
        <w:pStyle w:val="ListParagraph"/>
        <w:rPr>
          <w:ins w:id="44" w:author="mahdi niknejad" w:date="2020-07-21T18:33:00Z"/>
          <w:rFonts w:cs="B Nazanin"/>
        </w:rPr>
      </w:pPr>
      <w:r w:rsidRPr="001A14D3">
        <w:rPr>
          <w:rFonts w:cs="B Nazanin" w:hint="cs"/>
          <w:rtl/>
        </w:rPr>
        <w:t xml:space="preserve">یعنی به صورت خودکار ، </w:t>
      </w:r>
      <w:r w:rsidRPr="001A14D3">
        <w:rPr>
          <w:rFonts w:cs="B Nazanin"/>
        </w:rPr>
        <w:t>source code</w:t>
      </w:r>
      <w:r w:rsidRPr="001A14D3">
        <w:rPr>
          <w:rFonts w:cs="B Nazanin" w:hint="cs"/>
          <w:rtl/>
        </w:rPr>
        <w:t xml:space="preserve"> روی سرور </w:t>
      </w:r>
      <w:ins w:id="45" w:author="mahdi niknejad" w:date="2020-07-21T18:32:00Z">
        <w:r w:rsidRPr="001A14D3">
          <w:rPr>
            <w:rFonts w:cs="B Nazanin" w:hint="cs"/>
            <w:rtl/>
          </w:rPr>
          <w:t>،</w:t>
        </w:r>
        <w:r w:rsidRPr="001A14D3">
          <w:rPr>
            <w:rFonts w:cs="B Nazanin"/>
          </w:rPr>
          <w:t xml:space="preserve"> deploy</w:t>
        </w:r>
        <w:r w:rsidRPr="001A14D3">
          <w:rPr>
            <w:rFonts w:cs="B Nazanin" w:hint="cs"/>
            <w:rtl/>
          </w:rPr>
          <w:t xml:space="preserve"> میشود .</w:t>
        </w:r>
      </w:ins>
      <w:r w:rsidRPr="001A14D3">
        <w:rPr>
          <w:rFonts w:cs="B Nazanin" w:hint="cs"/>
          <w:rtl/>
        </w:rPr>
        <w:t xml:space="preserve"> ( انتشار خودکار پروژه روی سرور)</w:t>
      </w:r>
    </w:p>
    <w:p w:rsidR="00C13BBA" w:rsidRPr="001A14D3" w:rsidRDefault="00C13BBA" w:rsidP="00C13BBA">
      <w:pPr>
        <w:pStyle w:val="ListParagraph"/>
        <w:rPr>
          <w:ins w:id="46" w:author="mahdi niknejad" w:date="2020-07-21T18:35:00Z"/>
          <w:rFonts w:cs="B Nazanin"/>
          <w:rtl/>
        </w:rPr>
      </w:pPr>
      <w:ins w:id="47" w:author="mahdi niknejad" w:date="2020-07-21T18:34:00Z">
        <w:r w:rsidRPr="001A14D3">
          <w:rPr>
            <w:rFonts w:cs="B Nazanin" w:hint="cs"/>
            <w:rtl/>
          </w:rPr>
          <w:t xml:space="preserve">در نتیجه این استراتژی میتوانیم سریع تر </w:t>
        </w:r>
        <w:r w:rsidRPr="001A14D3">
          <w:rPr>
            <w:rFonts w:cs="B Nazanin"/>
          </w:rPr>
          <w:t xml:space="preserve">feedback </w:t>
        </w:r>
        <w:r w:rsidRPr="001A14D3">
          <w:rPr>
            <w:rFonts w:cs="B Nazanin" w:hint="cs"/>
            <w:rtl/>
          </w:rPr>
          <w:t xml:space="preserve"> های مرتبط با تغییرات را از کاربر بگیریم . </w:t>
        </w:r>
      </w:ins>
    </w:p>
    <w:p w:rsidR="00C13BBA" w:rsidRPr="001A14D3" w:rsidRDefault="00C13BBA" w:rsidP="00C13BBA">
      <w:pPr>
        <w:pStyle w:val="ListParagraph"/>
        <w:rPr>
          <w:ins w:id="48" w:author="mahdi niknejad" w:date="2020-07-21T18:36:00Z"/>
          <w:rFonts w:cs="B Nazanin"/>
          <w:rtl/>
        </w:rPr>
      </w:pPr>
      <w:ins w:id="49" w:author="mahdi niknejad" w:date="2020-07-21T18:35:00Z">
        <w:r w:rsidRPr="001A14D3">
          <w:rPr>
            <w:rFonts w:cs="B Nazanin" w:hint="cs"/>
            <w:rtl/>
          </w:rPr>
          <w:t xml:space="preserve">این </w:t>
        </w:r>
        <w:r w:rsidRPr="001A14D3">
          <w:rPr>
            <w:rFonts w:cs="B Nazanin"/>
          </w:rPr>
          <w:t>CD</w:t>
        </w:r>
        <w:r w:rsidRPr="001A14D3">
          <w:rPr>
            <w:rFonts w:cs="B Nazanin" w:hint="cs"/>
            <w:rtl/>
          </w:rPr>
          <w:t xml:space="preserve"> همان </w:t>
        </w:r>
        <w:r w:rsidRPr="001A14D3">
          <w:rPr>
            <w:rFonts w:cs="B Nazanin"/>
          </w:rPr>
          <w:t>CD</w:t>
        </w:r>
        <w:r w:rsidRPr="001A14D3">
          <w:rPr>
            <w:rFonts w:cs="B Nazanin"/>
            <w:rtl/>
          </w:rPr>
          <w:t xml:space="preserve"> </w:t>
        </w:r>
        <w:r w:rsidRPr="001A14D3">
          <w:rPr>
            <w:rFonts w:cs="B Nazanin" w:hint="cs"/>
            <w:rtl/>
          </w:rPr>
          <w:t xml:space="preserve">ی قبلی است + اجرای خودکار </w:t>
        </w:r>
      </w:ins>
    </w:p>
    <w:p w:rsidR="00C13BBA" w:rsidRPr="001A14D3" w:rsidRDefault="00C13BBA" w:rsidP="00C13BBA">
      <w:pPr>
        <w:pStyle w:val="ListParagraph"/>
        <w:rPr>
          <w:ins w:id="50" w:author="mahdi niknejad" w:date="2020-07-21T18:36:00Z"/>
          <w:rFonts w:cs="B Nazanin"/>
          <w:rtl/>
        </w:rPr>
      </w:pPr>
    </w:p>
    <w:p w:rsidR="00C13BBA" w:rsidRPr="001A14D3" w:rsidRDefault="00C13BBA" w:rsidP="00706D67">
      <w:pPr>
        <w:pStyle w:val="ListParagraph"/>
        <w:rPr>
          <w:ins w:id="51" w:author="mahdi niknejad" w:date="2020-07-21T18:38:00Z"/>
          <w:rFonts w:cs="B Nazanin"/>
          <w:rtl/>
        </w:rPr>
      </w:pPr>
      <w:ins w:id="52" w:author="mahdi niknejad" w:date="2020-07-21T18:36:00Z">
        <w:r w:rsidRPr="001A14D3">
          <w:rPr>
            <w:rFonts w:cs="B Nazanin" w:hint="cs"/>
            <w:rtl/>
          </w:rPr>
          <w:t xml:space="preserve">خلاصه </w:t>
        </w:r>
      </w:ins>
      <w:r w:rsidR="00706D67" w:rsidRPr="001A14D3">
        <w:rPr>
          <w:rFonts w:cs="B Nazanin"/>
        </w:rPr>
        <w:t>:</w:t>
      </w:r>
      <w:ins w:id="53" w:author="mahdi niknejad" w:date="2020-07-21T18:38:00Z">
        <w:r w:rsidRPr="001A14D3">
          <w:rPr>
            <w:rFonts w:cs="B Nazanin" w:hint="cs"/>
            <w:rtl/>
          </w:rPr>
          <w:t xml:space="preserve"> </w:t>
        </w:r>
      </w:ins>
    </w:p>
    <w:p w:rsidR="00C13BBA" w:rsidRPr="001A14D3" w:rsidRDefault="00C13BBA" w:rsidP="00706D67">
      <w:pPr>
        <w:pStyle w:val="ListParagraph"/>
        <w:jc w:val="center"/>
        <w:rPr>
          <w:rFonts w:cs="B Nazanin"/>
          <w:rtl/>
        </w:rPr>
      </w:pPr>
      <w:ins w:id="54" w:author="mahdi niknejad" w:date="2020-07-21T18:38:00Z">
        <w:r w:rsidRPr="001A14D3">
          <w:rPr>
            <w:rFonts w:cs="B Nazanin"/>
            <w:noProof/>
            <w:lang w:bidi="ar-SA"/>
          </w:rPr>
          <w:lastRenderedPageBreak/>
          <w:drawing>
            <wp:inline distT="0" distB="0" distL="0" distR="0" wp14:anchorId="4A0E8928" wp14:editId="2AB0AC48">
              <wp:extent cx="5052060" cy="2522220"/>
              <wp:effectExtent l="0" t="0" r="0" b="0"/>
              <wp:docPr id="33" name="Picture 33" descr="cicd-CIvsCIvs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cd-CIvsCIvsCD"/>
                      <pic:cNvPicPr>
                        <a:picLocks noChangeAspect="1" noChangeArrowheads="1"/>
                      </pic:cNvPicPr>
                    </pic:nvPicPr>
                    <pic:blipFill>
                      <a:blip r:embed="rId59">
                        <a:extLst>
                          <a:ext uri="{28A0092B-C50C-407E-A947-70E740481C1C}">
                            <a14:useLocalDpi xmlns:a14="http://schemas.microsoft.com/office/drawing/2010/main" val="0"/>
                          </a:ext>
                        </a:extLst>
                      </a:blip>
                      <a:srcRect b="11497"/>
                      <a:stretch>
                        <a:fillRect/>
                      </a:stretch>
                    </pic:blipFill>
                    <pic:spPr bwMode="auto">
                      <a:xfrm>
                        <a:off x="0" y="0"/>
                        <a:ext cx="5052060" cy="2522220"/>
                      </a:xfrm>
                      <a:prstGeom prst="rect">
                        <a:avLst/>
                      </a:prstGeom>
                      <a:noFill/>
                      <a:ln>
                        <a:noFill/>
                      </a:ln>
                    </pic:spPr>
                  </pic:pic>
                </a:graphicData>
              </a:graphic>
            </wp:inline>
          </w:drawing>
        </w:r>
      </w:ins>
    </w:p>
    <w:p w:rsidR="00C13BBA" w:rsidRPr="001A14D3" w:rsidRDefault="00C13BBA" w:rsidP="00C13BBA">
      <w:pPr>
        <w:jc w:val="center"/>
        <w:rPr>
          <w:rFonts w:cs="B Nazanin"/>
        </w:rPr>
      </w:pPr>
      <w:r w:rsidRPr="001A14D3">
        <w:rPr>
          <w:rFonts w:cs="B Nazanin"/>
          <w:noProof/>
          <w:lang w:bidi="ar-SA"/>
        </w:rPr>
        <w:drawing>
          <wp:inline distT="0" distB="0" distL="0" distR="0" wp14:anchorId="56CE1D72" wp14:editId="3C4C8FB5">
            <wp:extent cx="5194877" cy="2823882"/>
            <wp:effectExtent l="0" t="0" r="6350" b="0"/>
            <wp:docPr id="32" name="Picture 3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00395" cy="2826881"/>
                    </a:xfrm>
                    <a:prstGeom prst="rect">
                      <a:avLst/>
                    </a:prstGeom>
                    <a:noFill/>
                    <a:ln>
                      <a:noFill/>
                    </a:ln>
                  </pic:spPr>
                </pic:pic>
              </a:graphicData>
            </a:graphic>
          </wp:inline>
        </w:drawing>
      </w:r>
    </w:p>
    <w:p w:rsidR="00C13BBA" w:rsidRPr="001A14D3" w:rsidRDefault="00C13BBA" w:rsidP="00C13BBA">
      <w:pPr>
        <w:rPr>
          <w:rFonts w:cs="B Nazanin"/>
          <w:rtl/>
        </w:rPr>
      </w:pPr>
      <w:r w:rsidRPr="001A14D3">
        <w:rPr>
          <w:rFonts w:cs="B Nazanin" w:hint="cs"/>
          <w:rtl/>
        </w:rPr>
        <w:t xml:space="preserve">در شکل بالا ابزار هایی که در سال 2019 برای </w:t>
      </w:r>
      <w:r w:rsidRPr="001A14D3">
        <w:rPr>
          <w:rFonts w:cs="B Nazanin"/>
        </w:rPr>
        <w:t>CD/CI</w:t>
      </w:r>
      <w:r w:rsidRPr="001A14D3">
        <w:rPr>
          <w:rFonts w:cs="B Nazanin" w:hint="cs"/>
          <w:rtl/>
        </w:rPr>
        <w:t xml:space="preserve"> مناسب شناخته شده اند را آورده ایم . </w:t>
      </w:r>
    </w:p>
    <w:p w:rsidR="00C13BBA" w:rsidRPr="001A14D3" w:rsidRDefault="00C13BBA" w:rsidP="00C13BBA">
      <w:pPr>
        <w:jc w:val="center"/>
        <w:rPr>
          <w:rFonts w:cs="B Nazanin"/>
          <w:rtl/>
        </w:rPr>
      </w:pPr>
      <w:r w:rsidRPr="001A14D3">
        <w:rPr>
          <w:rFonts w:cs="B Nazanin"/>
          <w:noProof/>
          <w:lang w:bidi="ar-SA"/>
        </w:rPr>
        <w:drawing>
          <wp:inline distT="0" distB="0" distL="0" distR="0" wp14:anchorId="6031DECE" wp14:editId="743D6CAF">
            <wp:extent cx="1325880" cy="1325880"/>
            <wp:effectExtent l="0" t="0" r="7620" b="7620"/>
            <wp:docPr id="31" name="Picture 31" descr="8">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25880" cy="1325880"/>
                    </a:xfrm>
                    <a:prstGeom prst="rect">
                      <a:avLst/>
                    </a:prstGeom>
                    <a:noFill/>
                    <a:ln>
                      <a:noFill/>
                    </a:ln>
                  </pic:spPr>
                </pic:pic>
              </a:graphicData>
            </a:graphic>
          </wp:inline>
        </w:drawing>
      </w:r>
    </w:p>
    <w:p w:rsidR="00C13BBA" w:rsidRPr="001A14D3" w:rsidRDefault="00C13BBA" w:rsidP="00C13BBA">
      <w:pPr>
        <w:rPr>
          <w:del w:id="55" w:author="mahdi niknejad" w:date="2020-07-21T18:49:00Z"/>
          <w:rFonts w:cs="B Nazanin"/>
          <w:rtl/>
        </w:rPr>
      </w:pPr>
      <w:r w:rsidRPr="001A14D3">
        <w:rPr>
          <w:rFonts w:cs="B Nazanin" w:hint="cs"/>
          <w:rtl/>
        </w:rPr>
        <w:t xml:space="preserve">با بررسی هایی که انجام شد ، ابزار مناسب برای پروژه </w:t>
      </w:r>
      <w:r w:rsidRPr="001A14D3">
        <w:rPr>
          <w:rFonts w:cs="B Nazanin"/>
          <w:b/>
          <w:bCs/>
          <w:color w:val="FF0000"/>
        </w:rPr>
        <w:t>Jenkins</w:t>
      </w:r>
      <w:r w:rsidRPr="001A14D3">
        <w:rPr>
          <w:rFonts w:cs="B Nazanin"/>
          <w:color w:val="FF0000"/>
        </w:rPr>
        <w:t xml:space="preserve"> </w:t>
      </w:r>
      <w:r w:rsidRPr="001A14D3">
        <w:rPr>
          <w:rFonts w:cs="B Nazanin"/>
          <w:color w:val="FF0000"/>
          <w:rtl/>
        </w:rPr>
        <w:t xml:space="preserve"> </w:t>
      </w:r>
      <w:r w:rsidRPr="001A14D3">
        <w:rPr>
          <w:rFonts w:cs="B Nazanin" w:hint="cs"/>
          <w:rtl/>
        </w:rPr>
        <w:t xml:space="preserve">انتخاب شد . دلایل : </w:t>
      </w:r>
    </w:p>
    <w:p w:rsidR="00C13BBA" w:rsidRPr="001A14D3" w:rsidRDefault="00C13BBA">
      <w:pPr>
        <w:rPr>
          <w:rFonts w:cs="B Nazanin"/>
          <w:rtl/>
        </w:rPr>
        <w:pPrChange w:id="56" w:author="mahdi niknejad" w:date="2020-07-21T18:49:00Z">
          <w:pPr>
            <w:pStyle w:val="ListParagraph"/>
            <w:numPr>
              <w:numId w:val="2"/>
            </w:numPr>
            <w:ind w:left="1080" w:right="1080" w:hanging="360"/>
          </w:pPr>
        </w:pPrChange>
      </w:pPr>
    </w:p>
    <w:p w:rsidR="00C13BBA" w:rsidRPr="001A14D3" w:rsidRDefault="00C13BBA">
      <w:pPr>
        <w:pStyle w:val="ListParagraph"/>
        <w:numPr>
          <w:ilvl w:val="0"/>
          <w:numId w:val="45"/>
        </w:numPr>
        <w:spacing w:line="256" w:lineRule="auto"/>
        <w:rPr>
          <w:rFonts w:cs="B Nazanin"/>
          <w:rtl/>
        </w:rPr>
        <w:pPrChange w:id="57" w:author="mahdi niknejad" w:date="2020-07-21T18:49:00Z">
          <w:pPr>
            <w:pStyle w:val="ListParagraph"/>
            <w:ind w:right="720"/>
          </w:pPr>
        </w:pPrChange>
      </w:pPr>
      <w:r w:rsidRPr="001A14D3">
        <w:rPr>
          <w:rFonts w:cs="B Nazanin"/>
        </w:rPr>
        <w:t>Jerkins</w:t>
      </w:r>
      <w:r w:rsidRPr="001A14D3">
        <w:rPr>
          <w:rFonts w:cs="B Nazanin" w:hint="cs"/>
          <w:rtl/>
        </w:rPr>
        <w:t xml:space="preserve"> ، یک ابزار متن باز </w:t>
      </w:r>
      <w:r w:rsidRPr="001A14D3">
        <w:rPr>
          <w:rFonts w:cs="B Nazanin"/>
        </w:rPr>
        <w:t>(open source)</w:t>
      </w:r>
      <w:r w:rsidRPr="001A14D3">
        <w:rPr>
          <w:rFonts w:cs="B Nazanin" w:hint="cs"/>
          <w:rtl/>
        </w:rPr>
        <w:t xml:space="preserve"> است . و در ایران از نظر اخلاق حرفه ای مناسب به نظر میرسد .</w:t>
      </w:r>
    </w:p>
    <w:p w:rsidR="00C13BBA" w:rsidRPr="001A14D3" w:rsidRDefault="00C13BBA" w:rsidP="00C13BBA">
      <w:pPr>
        <w:pStyle w:val="ListParagraph"/>
        <w:numPr>
          <w:ilvl w:val="0"/>
          <w:numId w:val="45"/>
        </w:numPr>
        <w:spacing w:line="256" w:lineRule="auto"/>
        <w:rPr>
          <w:rFonts w:cs="B Nazanin"/>
        </w:rPr>
      </w:pPr>
      <w:r w:rsidRPr="001A14D3">
        <w:rPr>
          <w:rFonts w:cs="B Nazanin" w:hint="cs"/>
          <w:rtl/>
        </w:rPr>
        <w:t xml:space="preserve">یکی از ویژگی های مهم این ابزار ، قابلیت تست به صورت </w:t>
      </w:r>
      <w:r w:rsidRPr="001A14D3">
        <w:rPr>
          <w:rFonts w:cs="B Nazanin"/>
        </w:rPr>
        <w:t>relatime</w:t>
      </w:r>
      <w:r w:rsidRPr="001A14D3">
        <w:rPr>
          <w:rFonts w:cs="B Nazanin" w:hint="cs"/>
          <w:rtl/>
        </w:rPr>
        <w:t xml:space="preserve">(بلادرنگ) است ؛ به طوریکه </w:t>
      </w:r>
      <w:r w:rsidRPr="001A14D3">
        <w:rPr>
          <w:rFonts w:cs="B Nazanin"/>
        </w:rPr>
        <w:t>error</w:t>
      </w:r>
      <w:r w:rsidRPr="001A14D3">
        <w:rPr>
          <w:rFonts w:cs="B Nazanin" w:hint="cs"/>
          <w:rtl/>
        </w:rPr>
        <w:t xml:space="preserve"> های احتمالی را به صورت خودکار و سریع تشخیص میدهد . و این مورد باعث میشود تا تیم توسعه سریعا متوجه خطاهایشان شوند .</w:t>
      </w:r>
    </w:p>
    <w:p w:rsidR="00C13BBA" w:rsidRPr="001A14D3" w:rsidRDefault="00C13BBA" w:rsidP="00C13BBA">
      <w:pPr>
        <w:pStyle w:val="ListParagraph"/>
        <w:numPr>
          <w:ilvl w:val="0"/>
          <w:numId w:val="45"/>
        </w:numPr>
        <w:spacing w:line="256" w:lineRule="auto"/>
        <w:rPr>
          <w:rFonts w:cs="B Nazanin"/>
        </w:rPr>
      </w:pPr>
      <w:r w:rsidRPr="001A14D3">
        <w:rPr>
          <w:rFonts w:cs="B Nazanin"/>
        </w:rPr>
        <w:lastRenderedPageBreak/>
        <w:t>Jerkins</w:t>
      </w:r>
      <w:r w:rsidRPr="001A14D3">
        <w:rPr>
          <w:rFonts w:cs="B Nazanin" w:hint="cs"/>
          <w:rtl/>
        </w:rPr>
        <w:t xml:space="preserve"> ، یک ابزار </w:t>
      </w:r>
      <w:r w:rsidRPr="001A14D3">
        <w:rPr>
          <w:rFonts w:cs="B Nazanin"/>
        </w:rPr>
        <w:t xml:space="preserve">cross-platform </w:t>
      </w:r>
      <w:r w:rsidRPr="001A14D3">
        <w:rPr>
          <w:rFonts w:cs="B Nazanin" w:hint="cs"/>
          <w:rtl/>
        </w:rPr>
        <w:t xml:space="preserve"> است و روی سیستم عامل های </w:t>
      </w:r>
      <w:r w:rsidRPr="001A14D3">
        <w:rPr>
          <w:rFonts w:cs="B Nazanin"/>
        </w:rPr>
        <w:t>linux/MAC OSX/ Windows</w:t>
      </w:r>
      <w:r w:rsidRPr="001A14D3">
        <w:rPr>
          <w:rFonts w:cs="B Nazanin" w:hint="cs"/>
          <w:rtl/>
        </w:rPr>
        <w:t xml:space="preserve"> قابلیت اجرا دارد . </w:t>
      </w:r>
    </w:p>
    <w:p w:rsidR="00C13BBA" w:rsidRPr="001A14D3" w:rsidRDefault="00C13BBA" w:rsidP="00C13BBA">
      <w:pPr>
        <w:pStyle w:val="ListParagraph"/>
        <w:numPr>
          <w:ilvl w:val="0"/>
          <w:numId w:val="45"/>
        </w:numPr>
        <w:spacing w:line="256" w:lineRule="auto"/>
        <w:rPr>
          <w:rFonts w:cs="B Nazanin"/>
        </w:rPr>
      </w:pPr>
      <w:r w:rsidRPr="001A14D3">
        <w:rPr>
          <w:rFonts w:cs="B Nazanin" w:hint="cs"/>
          <w:rtl/>
        </w:rPr>
        <w:t xml:space="preserve">اینترفیس این نرم افزار </w:t>
      </w:r>
      <w:r w:rsidRPr="001A14D3">
        <w:rPr>
          <w:rFonts w:cs="B Nazanin"/>
        </w:rPr>
        <w:t xml:space="preserve">user-friendly </w:t>
      </w:r>
      <w:r w:rsidRPr="001A14D3">
        <w:rPr>
          <w:rFonts w:cs="B Nazanin" w:hint="cs"/>
          <w:rtl/>
        </w:rPr>
        <w:t xml:space="preserve"> میباشد .</w:t>
      </w:r>
    </w:p>
    <w:p w:rsidR="00C13BBA" w:rsidRPr="001A14D3" w:rsidRDefault="00C13BBA" w:rsidP="00C13BBA">
      <w:pPr>
        <w:pStyle w:val="ListParagraph"/>
        <w:numPr>
          <w:ilvl w:val="0"/>
          <w:numId w:val="45"/>
        </w:numPr>
        <w:spacing w:line="256" w:lineRule="auto"/>
        <w:rPr>
          <w:rFonts w:cs="B Nazanin"/>
        </w:rPr>
      </w:pPr>
      <w:r w:rsidRPr="001A14D3">
        <w:rPr>
          <w:rFonts w:cs="B Nazanin" w:hint="cs"/>
          <w:rtl/>
        </w:rPr>
        <w:t>کانفیگ کردن آن آسان میباشد.</w:t>
      </w:r>
    </w:p>
    <w:p w:rsidR="00C13BBA" w:rsidRPr="001A14D3" w:rsidRDefault="00C13BBA" w:rsidP="00C13BBA">
      <w:pPr>
        <w:rPr>
          <w:rFonts w:cs="B Nazanin"/>
        </w:rPr>
      </w:pPr>
    </w:p>
    <w:p w:rsidR="00C13BBA" w:rsidRPr="00C54F0E" w:rsidRDefault="00C13BBA" w:rsidP="00C54F0E">
      <w:pPr>
        <w:pStyle w:val="Heading2"/>
        <w:rPr>
          <w:rFonts w:cs="B Nazanin"/>
          <w:b/>
          <w:bCs/>
          <w:rtl/>
        </w:rPr>
      </w:pPr>
      <w:bookmarkStart w:id="58" w:name="_Toc47446171"/>
      <w:r w:rsidRPr="00C54F0E">
        <w:rPr>
          <w:rFonts w:cs="B Nazanin" w:hint="cs"/>
          <w:b/>
          <w:bCs/>
          <w:rtl/>
        </w:rPr>
        <w:t>در صورتی که از متدلوژی های چابک برای تولید نرم افزار خود استفاده میکنید ، موارد زیر را تکمیل کنید</w:t>
      </w:r>
      <w:bookmarkEnd w:id="58"/>
    </w:p>
    <w:p w:rsidR="00C13BBA" w:rsidRPr="001A14D3" w:rsidRDefault="00C13BBA" w:rsidP="00C13BBA">
      <w:pPr>
        <w:pStyle w:val="ListParagraph"/>
        <w:numPr>
          <w:ilvl w:val="3"/>
          <w:numId w:val="46"/>
        </w:numPr>
        <w:spacing w:line="256" w:lineRule="auto"/>
        <w:rPr>
          <w:rFonts w:cs="B Nazanin"/>
          <w:b/>
          <w:bCs/>
          <w:i/>
          <w:iCs/>
          <w:sz w:val="24"/>
          <w:szCs w:val="24"/>
        </w:rPr>
      </w:pPr>
      <w:r w:rsidRPr="001A14D3">
        <w:rPr>
          <w:rFonts w:cs="B Nazanin"/>
          <w:b/>
          <w:bCs/>
          <w:i/>
          <w:iCs/>
          <w:sz w:val="24"/>
          <w:szCs w:val="24"/>
        </w:rPr>
        <w:t>Sprint Map</w:t>
      </w:r>
      <w:r w:rsidRPr="001A14D3">
        <w:rPr>
          <w:rFonts w:cs="B Nazanin" w:hint="cs"/>
          <w:b/>
          <w:bCs/>
          <w:i/>
          <w:iCs/>
          <w:sz w:val="24"/>
          <w:szCs w:val="24"/>
          <w:rtl/>
        </w:rPr>
        <w:t xml:space="preserve">  </w:t>
      </w:r>
    </w:p>
    <w:p w:rsidR="00C13BBA" w:rsidRPr="001A14D3" w:rsidRDefault="00C13BBA" w:rsidP="00C13BBA">
      <w:pPr>
        <w:pStyle w:val="ListParagraph"/>
        <w:numPr>
          <w:ilvl w:val="3"/>
          <w:numId w:val="46"/>
        </w:numPr>
        <w:spacing w:line="256" w:lineRule="auto"/>
        <w:rPr>
          <w:rFonts w:cs="B Nazanin"/>
          <w:b/>
          <w:bCs/>
          <w:i/>
          <w:iCs/>
          <w:sz w:val="24"/>
          <w:szCs w:val="24"/>
        </w:rPr>
      </w:pPr>
      <w:r w:rsidRPr="001A14D3">
        <w:rPr>
          <w:rFonts w:cs="B Nazanin" w:hint="cs"/>
          <w:b/>
          <w:bCs/>
          <w:i/>
          <w:iCs/>
          <w:sz w:val="24"/>
          <w:szCs w:val="24"/>
          <w:rtl/>
        </w:rPr>
        <w:t xml:space="preserve">حداقل 10 تا </w:t>
      </w:r>
      <w:r w:rsidRPr="001A14D3">
        <w:rPr>
          <w:rFonts w:cs="B Nazanin"/>
          <w:b/>
          <w:bCs/>
          <w:i/>
          <w:iCs/>
          <w:sz w:val="24"/>
          <w:szCs w:val="24"/>
        </w:rPr>
        <w:t>Story</w:t>
      </w:r>
      <w:r w:rsidRPr="001A14D3">
        <w:rPr>
          <w:rFonts w:cs="B Nazanin" w:hint="cs"/>
          <w:b/>
          <w:bCs/>
          <w:i/>
          <w:iCs/>
          <w:sz w:val="24"/>
          <w:szCs w:val="24"/>
          <w:rtl/>
        </w:rPr>
        <w:t xml:space="preserve"> ، در قالب فرمت همراه با تست پذیرش </w:t>
      </w:r>
    </w:p>
    <w:p w:rsidR="00C13BBA" w:rsidRPr="001A14D3" w:rsidRDefault="00C13BBA" w:rsidP="00C13BBA">
      <w:pPr>
        <w:pStyle w:val="ListParagraph"/>
        <w:numPr>
          <w:ilvl w:val="3"/>
          <w:numId w:val="46"/>
        </w:numPr>
        <w:spacing w:line="256" w:lineRule="auto"/>
        <w:rPr>
          <w:rFonts w:cs="B Nazanin"/>
          <w:b/>
          <w:bCs/>
          <w:i/>
          <w:iCs/>
          <w:sz w:val="24"/>
          <w:szCs w:val="24"/>
        </w:rPr>
      </w:pPr>
      <w:r w:rsidRPr="001A14D3">
        <w:rPr>
          <w:rFonts w:cs="B Nazanin"/>
          <w:b/>
          <w:bCs/>
          <w:i/>
          <w:iCs/>
          <w:sz w:val="24"/>
          <w:szCs w:val="24"/>
        </w:rPr>
        <w:t>DoD</w:t>
      </w:r>
    </w:p>
    <w:p w:rsidR="00C13BBA" w:rsidRPr="001A14D3" w:rsidRDefault="00C13BBA" w:rsidP="00C13BBA">
      <w:pPr>
        <w:pStyle w:val="ListParagraph"/>
        <w:numPr>
          <w:ilvl w:val="3"/>
          <w:numId w:val="46"/>
        </w:numPr>
        <w:spacing w:line="256" w:lineRule="auto"/>
        <w:rPr>
          <w:rFonts w:cs="B Nazanin"/>
          <w:b/>
          <w:bCs/>
          <w:i/>
          <w:iCs/>
          <w:sz w:val="24"/>
          <w:szCs w:val="24"/>
        </w:rPr>
      </w:pPr>
      <w:r w:rsidRPr="001A14D3">
        <w:rPr>
          <w:rFonts w:cs="B Nazanin"/>
          <w:b/>
          <w:bCs/>
          <w:i/>
          <w:iCs/>
          <w:sz w:val="24"/>
          <w:szCs w:val="24"/>
        </w:rPr>
        <w:t>DoR</w:t>
      </w:r>
    </w:p>
    <w:p w:rsidR="00C13BBA" w:rsidRPr="001A14D3" w:rsidRDefault="00C13BBA" w:rsidP="00C13BBA">
      <w:pPr>
        <w:pStyle w:val="ListParagraph"/>
        <w:numPr>
          <w:ilvl w:val="3"/>
          <w:numId w:val="46"/>
        </w:numPr>
        <w:spacing w:line="256" w:lineRule="auto"/>
        <w:rPr>
          <w:rFonts w:cs="B Nazanin"/>
          <w:b/>
          <w:bCs/>
          <w:i/>
          <w:iCs/>
          <w:sz w:val="24"/>
          <w:szCs w:val="24"/>
        </w:rPr>
      </w:pPr>
      <w:r w:rsidRPr="001A14D3">
        <w:rPr>
          <w:rFonts w:cs="B Nazanin" w:hint="cs"/>
          <w:b/>
          <w:bCs/>
          <w:i/>
          <w:iCs/>
          <w:sz w:val="24"/>
          <w:szCs w:val="24"/>
          <w:rtl/>
        </w:rPr>
        <w:t xml:space="preserve">خروجی یکی از جلسات </w:t>
      </w:r>
      <w:r w:rsidRPr="001A14D3">
        <w:rPr>
          <w:rFonts w:cs="B Nazanin"/>
          <w:b/>
          <w:bCs/>
          <w:i/>
          <w:iCs/>
          <w:sz w:val="24"/>
          <w:szCs w:val="24"/>
        </w:rPr>
        <w:t>Sprint Review</w:t>
      </w:r>
    </w:p>
    <w:p w:rsidR="00C13BBA" w:rsidRPr="001A14D3" w:rsidRDefault="00C13BBA" w:rsidP="00C13BBA">
      <w:pPr>
        <w:pStyle w:val="ListParagraph"/>
        <w:ind w:left="1080"/>
        <w:rPr>
          <w:rFonts w:cs="B Nazanin"/>
          <w:b/>
          <w:bCs/>
          <w:i/>
          <w:iCs/>
          <w:sz w:val="24"/>
          <w:szCs w:val="24"/>
        </w:rPr>
      </w:pPr>
    </w:p>
    <w:p w:rsidR="00760DF1" w:rsidRPr="008960FF" w:rsidRDefault="00760DF1" w:rsidP="008960FF">
      <w:pPr>
        <w:rPr>
          <w:rFonts w:cs="B Nazanin"/>
          <w:b/>
          <w:bCs/>
          <w:i/>
          <w:iCs/>
          <w:sz w:val="24"/>
          <w:szCs w:val="24"/>
        </w:rPr>
      </w:pPr>
    </w:p>
    <w:p w:rsidR="00C13BBA" w:rsidRPr="008960FF" w:rsidRDefault="00C13BBA" w:rsidP="008960FF">
      <w:pPr>
        <w:pStyle w:val="Heading3"/>
        <w:rPr>
          <w:b/>
          <w:bCs/>
        </w:rPr>
      </w:pPr>
      <w:bookmarkStart w:id="59" w:name="_Toc47446172"/>
      <w:r w:rsidRPr="008960FF">
        <w:rPr>
          <w:b/>
          <w:bCs/>
        </w:rPr>
        <w:t>Sprint Map</w:t>
      </w:r>
      <w:bookmarkEnd w:id="59"/>
    </w:p>
    <w:p w:rsidR="00C13BBA" w:rsidRPr="001A14D3" w:rsidRDefault="00C13BBA" w:rsidP="00C13BBA">
      <w:pPr>
        <w:ind w:left="720"/>
        <w:rPr>
          <w:rFonts w:cs="B Nazanin"/>
          <w:sz w:val="24"/>
          <w:szCs w:val="24"/>
        </w:rPr>
      </w:pPr>
      <w:r w:rsidRPr="001A14D3">
        <w:rPr>
          <w:rFonts w:cs="B Nazanin" w:hint="cs"/>
          <w:sz w:val="24"/>
          <w:szCs w:val="24"/>
          <w:rtl/>
        </w:rPr>
        <w:t xml:space="preserve">فعالیت هایی که درون هر </w:t>
      </w:r>
      <w:r w:rsidRPr="001A14D3">
        <w:rPr>
          <w:rFonts w:cs="B Nazanin"/>
          <w:sz w:val="24"/>
          <w:szCs w:val="24"/>
        </w:rPr>
        <w:t xml:space="preserve">Sprint </w:t>
      </w:r>
      <w:r w:rsidRPr="001A14D3">
        <w:rPr>
          <w:rFonts w:cs="B Nazanin" w:hint="cs"/>
          <w:sz w:val="24"/>
          <w:szCs w:val="24"/>
          <w:rtl/>
        </w:rPr>
        <w:t xml:space="preserve"> باید  انجام شوند : </w:t>
      </w:r>
    </w:p>
    <w:p w:rsidR="00C13BBA" w:rsidRPr="001A14D3" w:rsidRDefault="00C13BBA" w:rsidP="00C13BBA">
      <w:pPr>
        <w:pStyle w:val="ListParagraph"/>
        <w:numPr>
          <w:ilvl w:val="4"/>
          <w:numId w:val="46"/>
        </w:numPr>
        <w:spacing w:line="256" w:lineRule="auto"/>
        <w:rPr>
          <w:rFonts w:cs="B Nazanin"/>
          <w:sz w:val="24"/>
          <w:szCs w:val="24"/>
          <w:rtl/>
        </w:rPr>
      </w:pPr>
      <w:r w:rsidRPr="001A14D3">
        <w:rPr>
          <w:rFonts w:cs="B Nazanin" w:hint="cs"/>
          <w:sz w:val="24"/>
          <w:szCs w:val="24"/>
          <w:rtl/>
        </w:rPr>
        <w:t xml:space="preserve">برنامه ریزی </w:t>
      </w:r>
    </w:p>
    <w:p w:rsidR="00C13BBA" w:rsidRPr="001A14D3" w:rsidRDefault="00C13BBA" w:rsidP="00C13BBA">
      <w:pPr>
        <w:pStyle w:val="ListParagraph"/>
        <w:numPr>
          <w:ilvl w:val="4"/>
          <w:numId w:val="46"/>
        </w:numPr>
        <w:spacing w:line="256" w:lineRule="auto"/>
        <w:rPr>
          <w:rFonts w:cs="B Nazanin"/>
          <w:sz w:val="24"/>
          <w:szCs w:val="24"/>
        </w:rPr>
      </w:pPr>
      <w:r w:rsidRPr="001A14D3">
        <w:rPr>
          <w:rFonts w:cs="B Nazanin" w:hint="cs"/>
          <w:sz w:val="24"/>
          <w:szCs w:val="24"/>
          <w:rtl/>
        </w:rPr>
        <w:t xml:space="preserve">پیاده سازی </w:t>
      </w:r>
    </w:p>
    <w:p w:rsidR="00C13BBA" w:rsidRPr="001A14D3" w:rsidRDefault="00C13BBA" w:rsidP="00C13BBA">
      <w:pPr>
        <w:pStyle w:val="ListParagraph"/>
        <w:numPr>
          <w:ilvl w:val="4"/>
          <w:numId w:val="46"/>
        </w:numPr>
        <w:spacing w:line="256" w:lineRule="auto"/>
        <w:rPr>
          <w:rFonts w:cs="B Nazanin"/>
          <w:sz w:val="24"/>
          <w:szCs w:val="24"/>
        </w:rPr>
      </w:pPr>
      <w:r w:rsidRPr="001A14D3">
        <w:rPr>
          <w:rFonts w:cs="B Nazanin"/>
          <w:sz w:val="24"/>
          <w:szCs w:val="24"/>
        </w:rPr>
        <w:t>Review</w:t>
      </w:r>
    </w:p>
    <w:p w:rsidR="00C13BBA" w:rsidRPr="001A14D3" w:rsidRDefault="00C13BBA" w:rsidP="00C13BBA">
      <w:pPr>
        <w:ind w:left="720"/>
        <w:rPr>
          <w:rFonts w:cs="B Nazanin"/>
          <w:b/>
          <w:bCs/>
          <w:sz w:val="24"/>
          <w:szCs w:val="24"/>
        </w:rPr>
      </w:pPr>
      <w:r w:rsidRPr="001A14D3">
        <w:rPr>
          <w:rFonts w:cs="B Nazanin" w:hint="cs"/>
          <w:b/>
          <w:bCs/>
          <w:sz w:val="24"/>
          <w:szCs w:val="24"/>
          <w:rtl/>
        </w:rPr>
        <w:t>تعیین ظرفیت تیم</w:t>
      </w:r>
      <w:r w:rsidRPr="001A14D3">
        <w:rPr>
          <w:rFonts w:cs="B Nazanin"/>
          <w:b/>
          <w:bCs/>
          <w:sz w:val="24"/>
          <w:szCs w:val="24"/>
        </w:rPr>
        <w:t xml:space="preserve">(velocity) </w:t>
      </w:r>
      <w:r w:rsidRPr="001A14D3">
        <w:rPr>
          <w:rFonts w:cs="B Nazanin" w:hint="cs"/>
          <w:b/>
          <w:bCs/>
          <w:sz w:val="24"/>
          <w:szCs w:val="24"/>
          <w:rtl/>
        </w:rPr>
        <w:t xml:space="preserve"> :</w:t>
      </w:r>
    </w:p>
    <w:p w:rsidR="00C13BBA" w:rsidRPr="001A14D3" w:rsidRDefault="00C13BBA" w:rsidP="00C13BBA">
      <w:pPr>
        <w:ind w:left="720"/>
        <w:rPr>
          <w:rFonts w:cs="B Nazanin"/>
          <w:sz w:val="24"/>
          <w:szCs w:val="24"/>
          <w:rtl/>
        </w:rPr>
      </w:pPr>
      <w:r w:rsidRPr="001A14D3">
        <w:rPr>
          <w:rFonts w:cs="B Nazanin"/>
          <w:sz w:val="24"/>
          <w:szCs w:val="24"/>
        </w:rPr>
        <w:t>User story</w:t>
      </w:r>
      <w:r w:rsidRPr="001A14D3">
        <w:rPr>
          <w:rFonts w:cs="B Nazanin" w:hint="cs"/>
          <w:sz w:val="24"/>
          <w:szCs w:val="24"/>
          <w:rtl/>
        </w:rPr>
        <w:t xml:space="preserve"> ها بر اساس اولویت</w:t>
      </w:r>
      <w:r w:rsidRPr="001A14D3">
        <w:rPr>
          <w:rFonts w:cs="B Nazanin" w:hint="cs"/>
          <w:sz w:val="24"/>
          <w:szCs w:val="24"/>
        </w:rPr>
        <w:t xml:space="preserve"> </w:t>
      </w:r>
      <w:r w:rsidRPr="001A14D3">
        <w:rPr>
          <w:rFonts w:cs="B Nazanin" w:hint="cs"/>
          <w:sz w:val="24"/>
          <w:szCs w:val="24"/>
          <w:rtl/>
        </w:rPr>
        <w:t>و تلاش تخمینی(نفر/ساعت) دسته بندی شده اند :</w:t>
      </w:r>
    </w:p>
    <w:p w:rsidR="00C13BBA" w:rsidRPr="001A14D3" w:rsidRDefault="00C13BBA" w:rsidP="00C13BBA">
      <w:pPr>
        <w:pStyle w:val="ListParagraph"/>
        <w:numPr>
          <w:ilvl w:val="3"/>
          <w:numId w:val="46"/>
        </w:numPr>
        <w:spacing w:line="256" w:lineRule="auto"/>
        <w:rPr>
          <w:rFonts w:cs="B Nazanin"/>
          <w:b/>
          <w:bCs/>
          <w:sz w:val="24"/>
          <w:szCs w:val="24"/>
        </w:rPr>
      </w:pPr>
      <w:r w:rsidRPr="001A14D3">
        <w:rPr>
          <w:rFonts w:cs="B Nazanin"/>
          <w:b/>
          <w:bCs/>
          <w:sz w:val="24"/>
          <w:szCs w:val="24"/>
        </w:rPr>
        <w:t xml:space="preserve">US01 </w:t>
      </w:r>
      <w:r w:rsidRPr="001A14D3">
        <w:rPr>
          <w:rFonts w:cs="B Nazanin" w:hint="cs"/>
          <w:b/>
          <w:bCs/>
          <w:sz w:val="24"/>
          <w:szCs w:val="24"/>
          <w:rtl/>
        </w:rPr>
        <w:t xml:space="preserve"> : </w:t>
      </w:r>
      <w:r w:rsidR="00BF2407" w:rsidRPr="001A14D3">
        <w:rPr>
          <w:rFonts w:cs="B Nazanin"/>
          <w:b/>
          <w:bCs/>
          <w:sz w:val="24"/>
          <w:szCs w:val="24"/>
        </w:rPr>
        <w:t>High</w:t>
      </w:r>
      <w:r w:rsidRPr="001A14D3">
        <w:rPr>
          <w:rFonts w:cs="B Nazanin"/>
          <w:b/>
          <w:bCs/>
          <w:sz w:val="24"/>
          <w:szCs w:val="24"/>
        </w:rPr>
        <w:t xml:space="preserve">  -   2P/H</w:t>
      </w:r>
    </w:p>
    <w:p w:rsidR="00C13BBA" w:rsidRPr="001A14D3" w:rsidRDefault="00C13BBA" w:rsidP="00C13BBA">
      <w:pPr>
        <w:pStyle w:val="ListParagraph"/>
        <w:numPr>
          <w:ilvl w:val="3"/>
          <w:numId w:val="46"/>
        </w:numPr>
        <w:spacing w:line="256" w:lineRule="auto"/>
        <w:rPr>
          <w:rFonts w:cs="B Nazanin"/>
          <w:b/>
          <w:bCs/>
          <w:sz w:val="24"/>
          <w:szCs w:val="24"/>
        </w:rPr>
      </w:pPr>
      <w:r w:rsidRPr="001A14D3">
        <w:rPr>
          <w:rFonts w:cs="B Nazanin"/>
          <w:b/>
          <w:bCs/>
          <w:sz w:val="24"/>
          <w:szCs w:val="24"/>
        </w:rPr>
        <w:t>US02</w:t>
      </w:r>
      <w:r w:rsidRPr="001A14D3">
        <w:rPr>
          <w:rFonts w:cs="B Nazanin" w:hint="cs"/>
          <w:b/>
          <w:bCs/>
          <w:sz w:val="24"/>
          <w:szCs w:val="24"/>
          <w:rtl/>
        </w:rPr>
        <w:t xml:space="preserve">  :</w:t>
      </w:r>
      <w:r w:rsidRPr="001A14D3">
        <w:rPr>
          <w:rFonts w:cs="B Nazanin"/>
          <w:b/>
          <w:bCs/>
          <w:sz w:val="24"/>
          <w:szCs w:val="24"/>
        </w:rPr>
        <w:t xml:space="preserve"> -   2P/H</w:t>
      </w:r>
      <w:r w:rsidR="00E757EE" w:rsidRPr="001A14D3">
        <w:rPr>
          <w:rFonts w:cs="B Nazanin"/>
          <w:b/>
          <w:bCs/>
          <w:sz w:val="24"/>
          <w:szCs w:val="24"/>
        </w:rPr>
        <w:t xml:space="preserve"> </w:t>
      </w:r>
      <w:r w:rsidRPr="001A14D3">
        <w:rPr>
          <w:rFonts w:cs="B Nazanin"/>
          <w:b/>
          <w:bCs/>
          <w:sz w:val="24"/>
          <w:szCs w:val="24"/>
          <w:rtl/>
        </w:rPr>
        <w:t xml:space="preserve"> </w:t>
      </w:r>
      <w:r w:rsidR="00BF2407" w:rsidRPr="001A14D3">
        <w:rPr>
          <w:rFonts w:cs="B Nazanin"/>
          <w:b/>
          <w:bCs/>
          <w:sz w:val="24"/>
          <w:szCs w:val="24"/>
        </w:rPr>
        <w:t xml:space="preserve"> </w:t>
      </w:r>
      <w:r w:rsidRPr="001A14D3">
        <w:rPr>
          <w:rFonts w:cs="B Nazanin"/>
          <w:b/>
          <w:bCs/>
          <w:sz w:val="24"/>
          <w:szCs w:val="24"/>
        </w:rPr>
        <w:t>High</w:t>
      </w:r>
      <w:r w:rsidR="00BF2407" w:rsidRPr="001A14D3">
        <w:rPr>
          <w:rFonts w:cs="B Nazanin"/>
          <w:b/>
          <w:bCs/>
          <w:sz w:val="24"/>
          <w:szCs w:val="24"/>
        </w:rPr>
        <w:t xml:space="preserve"> </w:t>
      </w:r>
    </w:p>
    <w:p w:rsidR="00C13BBA" w:rsidRPr="001A14D3" w:rsidRDefault="00C13BBA" w:rsidP="00C13BBA">
      <w:pPr>
        <w:pStyle w:val="ListParagraph"/>
        <w:numPr>
          <w:ilvl w:val="3"/>
          <w:numId w:val="46"/>
        </w:numPr>
        <w:spacing w:line="256" w:lineRule="auto"/>
        <w:rPr>
          <w:rFonts w:cs="B Nazanin"/>
          <w:b/>
          <w:bCs/>
          <w:sz w:val="24"/>
          <w:szCs w:val="24"/>
        </w:rPr>
      </w:pPr>
      <w:r w:rsidRPr="001A14D3">
        <w:rPr>
          <w:rFonts w:cs="B Nazanin"/>
          <w:b/>
          <w:bCs/>
          <w:sz w:val="24"/>
          <w:szCs w:val="24"/>
        </w:rPr>
        <w:t>US03</w:t>
      </w:r>
      <w:r w:rsidRPr="001A14D3">
        <w:rPr>
          <w:rFonts w:cs="B Nazanin" w:hint="cs"/>
          <w:b/>
          <w:bCs/>
          <w:sz w:val="24"/>
          <w:szCs w:val="24"/>
          <w:rtl/>
        </w:rPr>
        <w:t xml:space="preserve">  :</w:t>
      </w:r>
      <w:r w:rsidRPr="001A14D3">
        <w:rPr>
          <w:rFonts w:cs="B Nazanin"/>
          <w:b/>
          <w:bCs/>
          <w:sz w:val="24"/>
          <w:szCs w:val="24"/>
        </w:rPr>
        <w:t xml:space="preserve">  -  1P/H</w:t>
      </w:r>
      <w:r w:rsidRPr="001A14D3">
        <w:rPr>
          <w:rFonts w:cs="B Nazanin"/>
          <w:b/>
          <w:bCs/>
          <w:sz w:val="24"/>
          <w:szCs w:val="24"/>
          <w:rtl/>
        </w:rPr>
        <w:t xml:space="preserve"> </w:t>
      </w:r>
      <w:r w:rsidRPr="001A14D3">
        <w:rPr>
          <w:rFonts w:cs="B Nazanin"/>
          <w:b/>
          <w:bCs/>
          <w:sz w:val="24"/>
          <w:szCs w:val="24"/>
        </w:rPr>
        <w:t>High</w:t>
      </w:r>
      <w:r w:rsidR="00BF2407" w:rsidRPr="001A14D3">
        <w:rPr>
          <w:rFonts w:cs="B Nazanin"/>
          <w:b/>
          <w:bCs/>
          <w:sz w:val="24"/>
          <w:szCs w:val="24"/>
        </w:rPr>
        <w:t xml:space="preserve"> </w:t>
      </w:r>
    </w:p>
    <w:p w:rsidR="00C13BBA" w:rsidRPr="001A14D3" w:rsidRDefault="00C13BBA" w:rsidP="00C13BBA">
      <w:pPr>
        <w:pStyle w:val="ListParagraph"/>
        <w:numPr>
          <w:ilvl w:val="3"/>
          <w:numId w:val="46"/>
        </w:numPr>
        <w:spacing w:line="256" w:lineRule="auto"/>
        <w:rPr>
          <w:rFonts w:cs="B Nazanin"/>
          <w:b/>
          <w:bCs/>
          <w:sz w:val="24"/>
          <w:szCs w:val="24"/>
        </w:rPr>
      </w:pPr>
      <w:r w:rsidRPr="001A14D3">
        <w:rPr>
          <w:rFonts w:cs="B Nazanin"/>
          <w:b/>
          <w:bCs/>
          <w:sz w:val="24"/>
          <w:szCs w:val="24"/>
        </w:rPr>
        <w:t>US04</w:t>
      </w:r>
      <w:r w:rsidRPr="001A14D3">
        <w:rPr>
          <w:rFonts w:cs="B Nazanin" w:hint="cs"/>
          <w:b/>
          <w:bCs/>
          <w:sz w:val="24"/>
          <w:szCs w:val="24"/>
          <w:rtl/>
        </w:rPr>
        <w:t xml:space="preserve">  :</w:t>
      </w:r>
      <w:r w:rsidRPr="001A14D3">
        <w:rPr>
          <w:rFonts w:cs="B Nazanin"/>
          <w:b/>
          <w:bCs/>
          <w:sz w:val="24"/>
          <w:szCs w:val="24"/>
        </w:rPr>
        <w:t>1P/H</w:t>
      </w:r>
      <w:r w:rsidRPr="001A14D3">
        <w:rPr>
          <w:rFonts w:cs="B Nazanin"/>
          <w:b/>
          <w:bCs/>
          <w:sz w:val="24"/>
          <w:szCs w:val="24"/>
          <w:rtl/>
        </w:rPr>
        <w:t xml:space="preserve"> </w:t>
      </w:r>
      <w:r w:rsidRPr="001A14D3">
        <w:rPr>
          <w:rFonts w:cs="B Nazanin"/>
          <w:b/>
          <w:bCs/>
          <w:sz w:val="24"/>
          <w:szCs w:val="24"/>
        </w:rPr>
        <w:t>Mid</w:t>
      </w:r>
      <w:r w:rsidR="00BF2407" w:rsidRPr="001A14D3">
        <w:rPr>
          <w:rFonts w:cs="B Nazanin"/>
          <w:b/>
          <w:bCs/>
          <w:sz w:val="24"/>
          <w:szCs w:val="24"/>
        </w:rPr>
        <w:t xml:space="preserve">  </w:t>
      </w:r>
      <w:r w:rsidRPr="001A14D3">
        <w:rPr>
          <w:rFonts w:cs="B Nazanin"/>
          <w:b/>
          <w:bCs/>
          <w:sz w:val="24"/>
          <w:szCs w:val="24"/>
        </w:rPr>
        <w:t xml:space="preserve">  -  </w:t>
      </w:r>
    </w:p>
    <w:p w:rsidR="00C13BBA" w:rsidRPr="001A14D3" w:rsidRDefault="00C13BBA" w:rsidP="00C13BBA">
      <w:pPr>
        <w:pStyle w:val="ListParagraph"/>
        <w:numPr>
          <w:ilvl w:val="3"/>
          <w:numId w:val="46"/>
        </w:numPr>
        <w:spacing w:line="256" w:lineRule="auto"/>
        <w:rPr>
          <w:rFonts w:cs="B Nazanin"/>
          <w:b/>
          <w:bCs/>
          <w:sz w:val="24"/>
          <w:szCs w:val="24"/>
        </w:rPr>
      </w:pPr>
      <w:r w:rsidRPr="001A14D3">
        <w:rPr>
          <w:rFonts w:cs="B Nazanin"/>
          <w:b/>
          <w:bCs/>
          <w:sz w:val="24"/>
          <w:szCs w:val="24"/>
        </w:rPr>
        <w:t>US05</w:t>
      </w:r>
      <w:r w:rsidRPr="001A14D3">
        <w:rPr>
          <w:rFonts w:cs="B Nazanin" w:hint="cs"/>
          <w:b/>
          <w:bCs/>
          <w:sz w:val="24"/>
          <w:szCs w:val="24"/>
          <w:rtl/>
        </w:rPr>
        <w:t xml:space="preserve"> :</w:t>
      </w:r>
      <w:r w:rsidRPr="001A14D3">
        <w:rPr>
          <w:rFonts w:cs="B Nazanin"/>
          <w:b/>
          <w:bCs/>
          <w:sz w:val="24"/>
          <w:szCs w:val="24"/>
        </w:rPr>
        <w:t>1P/H</w:t>
      </w:r>
      <w:r w:rsidRPr="001A14D3">
        <w:rPr>
          <w:rFonts w:cs="B Nazanin" w:hint="cs"/>
          <w:b/>
          <w:bCs/>
          <w:sz w:val="24"/>
          <w:szCs w:val="24"/>
          <w:rtl/>
        </w:rPr>
        <w:t xml:space="preserve">  </w:t>
      </w:r>
      <w:r w:rsidRPr="001A14D3">
        <w:rPr>
          <w:rFonts w:cs="B Nazanin"/>
          <w:b/>
          <w:bCs/>
          <w:sz w:val="24"/>
          <w:szCs w:val="24"/>
        </w:rPr>
        <w:t>Low</w:t>
      </w:r>
      <w:r w:rsidR="00BF2407" w:rsidRPr="001A14D3">
        <w:rPr>
          <w:rFonts w:cs="B Nazanin"/>
          <w:b/>
          <w:bCs/>
          <w:sz w:val="24"/>
          <w:szCs w:val="24"/>
        </w:rPr>
        <w:t xml:space="preserve">   </w:t>
      </w:r>
      <w:r w:rsidRPr="001A14D3">
        <w:rPr>
          <w:rFonts w:cs="B Nazanin"/>
          <w:b/>
          <w:bCs/>
          <w:sz w:val="24"/>
          <w:szCs w:val="24"/>
        </w:rPr>
        <w:t xml:space="preserve">  - </w:t>
      </w:r>
    </w:p>
    <w:p w:rsidR="00C13BBA" w:rsidRPr="001A14D3" w:rsidRDefault="00C13BBA" w:rsidP="00C13BBA">
      <w:pPr>
        <w:pStyle w:val="ListParagraph"/>
        <w:numPr>
          <w:ilvl w:val="3"/>
          <w:numId w:val="46"/>
        </w:numPr>
        <w:spacing w:line="256" w:lineRule="auto"/>
        <w:rPr>
          <w:rFonts w:cs="B Nazanin"/>
          <w:b/>
          <w:bCs/>
          <w:sz w:val="24"/>
          <w:szCs w:val="24"/>
        </w:rPr>
      </w:pPr>
      <w:r w:rsidRPr="001A14D3">
        <w:rPr>
          <w:rFonts w:cs="B Nazanin"/>
          <w:b/>
          <w:bCs/>
          <w:sz w:val="24"/>
          <w:szCs w:val="24"/>
        </w:rPr>
        <w:t>US06</w:t>
      </w:r>
      <w:r w:rsidRPr="001A14D3">
        <w:rPr>
          <w:rFonts w:cs="B Nazanin" w:hint="cs"/>
          <w:b/>
          <w:bCs/>
          <w:sz w:val="24"/>
          <w:szCs w:val="24"/>
          <w:rtl/>
        </w:rPr>
        <w:t xml:space="preserve"> : </w:t>
      </w:r>
      <w:r w:rsidRPr="001A14D3">
        <w:rPr>
          <w:rFonts w:cs="B Nazanin"/>
          <w:b/>
          <w:bCs/>
          <w:sz w:val="24"/>
          <w:szCs w:val="24"/>
        </w:rPr>
        <w:t>Low</w:t>
      </w:r>
      <w:r w:rsidR="00BF2407" w:rsidRPr="001A14D3">
        <w:rPr>
          <w:rFonts w:cs="B Nazanin"/>
          <w:b/>
          <w:bCs/>
          <w:sz w:val="24"/>
          <w:szCs w:val="24"/>
        </w:rPr>
        <w:t xml:space="preserve">   </w:t>
      </w:r>
      <w:r w:rsidRPr="001A14D3">
        <w:rPr>
          <w:rFonts w:cs="B Nazanin"/>
          <w:b/>
          <w:bCs/>
          <w:sz w:val="24"/>
          <w:szCs w:val="24"/>
        </w:rPr>
        <w:t xml:space="preserve">  -  1P/H</w:t>
      </w:r>
    </w:p>
    <w:p w:rsidR="00C13BBA" w:rsidRPr="001A14D3" w:rsidRDefault="00C13BBA" w:rsidP="00C13BBA">
      <w:pPr>
        <w:pStyle w:val="ListParagraph"/>
        <w:numPr>
          <w:ilvl w:val="3"/>
          <w:numId w:val="46"/>
        </w:numPr>
        <w:spacing w:line="256" w:lineRule="auto"/>
        <w:rPr>
          <w:rFonts w:cs="B Nazanin"/>
          <w:b/>
          <w:bCs/>
          <w:sz w:val="24"/>
          <w:szCs w:val="24"/>
        </w:rPr>
      </w:pPr>
      <w:r w:rsidRPr="001A14D3">
        <w:rPr>
          <w:rFonts w:cs="B Nazanin"/>
          <w:b/>
          <w:bCs/>
          <w:sz w:val="24"/>
          <w:szCs w:val="24"/>
        </w:rPr>
        <w:t>US07</w:t>
      </w:r>
      <w:r w:rsidRPr="001A14D3">
        <w:rPr>
          <w:rFonts w:cs="B Nazanin" w:hint="cs"/>
          <w:b/>
          <w:bCs/>
          <w:sz w:val="24"/>
          <w:szCs w:val="24"/>
          <w:rtl/>
        </w:rPr>
        <w:t xml:space="preserve"> : </w:t>
      </w:r>
      <w:r w:rsidRPr="001A14D3">
        <w:rPr>
          <w:rFonts w:cs="B Nazanin"/>
          <w:b/>
          <w:bCs/>
          <w:sz w:val="24"/>
          <w:szCs w:val="24"/>
        </w:rPr>
        <w:t>Low</w:t>
      </w:r>
      <w:r w:rsidR="00BF2407" w:rsidRPr="001A14D3">
        <w:rPr>
          <w:rFonts w:cs="B Nazanin"/>
          <w:b/>
          <w:bCs/>
          <w:sz w:val="24"/>
          <w:szCs w:val="24"/>
        </w:rPr>
        <w:t xml:space="preserve">   </w:t>
      </w:r>
      <w:r w:rsidRPr="001A14D3">
        <w:rPr>
          <w:rFonts w:cs="B Nazanin"/>
          <w:b/>
          <w:bCs/>
          <w:sz w:val="24"/>
          <w:szCs w:val="24"/>
        </w:rPr>
        <w:t xml:space="preserve">  -  1P/H</w:t>
      </w:r>
    </w:p>
    <w:p w:rsidR="00C13BBA" w:rsidRPr="001A14D3" w:rsidRDefault="00C13BBA" w:rsidP="00C13BBA">
      <w:pPr>
        <w:pStyle w:val="ListParagraph"/>
        <w:numPr>
          <w:ilvl w:val="3"/>
          <w:numId w:val="46"/>
        </w:numPr>
        <w:spacing w:line="256" w:lineRule="auto"/>
        <w:rPr>
          <w:rFonts w:cs="B Nazanin"/>
          <w:b/>
          <w:bCs/>
          <w:sz w:val="24"/>
          <w:szCs w:val="24"/>
        </w:rPr>
      </w:pPr>
      <w:r w:rsidRPr="001A14D3">
        <w:rPr>
          <w:rFonts w:cs="B Nazanin"/>
          <w:b/>
          <w:bCs/>
          <w:sz w:val="24"/>
          <w:szCs w:val="24"/>
        </w:rPr>
        <w:t>US08</w:t>
      </w:r>
      <w:r w:rsidRPr="001A14D3">
        <w:rPr>
          <w:rFonts w:cs="B Nazanin" w:hint="cs"/>
          <w:b/>
          <w:bCs/>
          <w:sz w:val="24"/>
          <w:szCs w:val="24"/>
          <w:rtl/>
        </w:rPr>
        <w:t xml:space="preserve"> : </w:t>
      </w:r>
      <w:r w:rsidRPr="001A14D3">
        <w:rPr>
          <w:rFonts w:cs="B Nazanin"/>
          <w:b/>
          <w:bCs/>
          <w:sz w:val="24"/>
          <w:szCs w:val="24"/>
        </w:rPr>
        <w:t>High</w:t>
      </w:r>
      <w:r w:rsidR="00BF2407" w:rsidRPr="001A14D3">
        <w:rPr>
          <w:rFonts w:cs="B Nazanin"/>
          <w:b/>
          <w:bCs/>
          <w:sz w:val="24"/>
          <w:szCs w:val="24"/>
        </w:rPr>
        <w:t xml:space="preserve"> </w:t>
      </w:r>
      <w:r w:rsidRPr="001A14D3">
        <w:rPr>
          <w:rFonts w:cs="B Nazanin"/>
          <w:b/>
          <w:bCs/>
          <w:sz w:val="24"/>
          <w:szCs w:val="24"/>
        </w:rPr>
        <w:t xml:space="preserve">  -  1P/H </w:t>
      </w:r>
    </w:p>
    <w:p w:rsidR="00C13BBA" w:rsidRPr="001A14D3" w:rsidRDefault="00C13BBA" w:rsidP="00C13BBA">
      <w:pPr>
        <w:pStyle w:val="ListParagraph"/>
        <w:numPr>
          <w:ilvl w:val="3"/>
          <w:numId w:val="46"/>
        </w:numPr>
        <w:spacing w:line="256" w:lineRule="auto"/>
        <w:rPr>
          <w:rFonts w:cs="B Nazanin"/>
          <w:b/>
          <w:bCs/>
          <w:sz w:val="24"/>
          <w:szCs w:val="24"/>
        </w:rPr>
      </w:pPr>
      <w:r w:rsidRPr="001A14D3">
        <w:rPr>
          <w:rFonts w:cs="B Nazanin"/>
          <w:b/>
          <w:bCs/>
          <w:sz w:val="24"/>
          <w:szCs w:val="24"/>
        </w:rPr>
        <w:t>US09</w:t>
      </w:r>
      <w:r w:rsidRPr="001A14D3">
        <w:rPr>
          <w:rFonts w:cs="B Nazanin" w:hint="cs"/>
          <w:b/>
          <w:bCs/>
          <w:sz w:val="24"/>
          <w:szCs w:val="24"/>
          <w:rtl/>
        </w:rPr>
        <w:t xml:space="preserve"> : </w:t>
      </w:r>
      <w:r w:rsidRPr="001A14D3">
        <w:rPr>
          <w:rFonts w:cs="B Nazanin"/>
          <w:b/>
          <w:bCs/>
          <w:sz w:val="24"/>
          <w:szCs w:val="24"/>
        </w:rPr>
        <w:t>High</w:t>
      </w:r>
      <w:r w:rsidR="00BF2407" w:rsidRPr="001A14D3">
        <w:rPr>
          <w:rFonts w:cs="B Nazanin"/>
          <w:b/>
          <w:bCs/>
          <w:sz w:val="24"/>
          <w:szCs w:val="24"/>
        </w:rPr>
        <w:t xml:space="preserve">  </w:t>
      </w:r>
      <w:r w:rsidRPr="001A14D3">
        <w:rPr>
          <w:rFonts w:cs="B Nazanin"/>
          <w:b/>
          <w:bCs/>
          <w:sz w:val="24"/>
          <w:szCs w:val="24"/>
        </w:rPr>
        <w:t xml:space="preserve">  -  1P/H</w:t>
      </w:r>
    </w:p>
    <w:p w:rsidR="00C13BBA" w:rsidRDefault="00C13BBA" w:rsidP="00E3739C">
      <w:pPr>
        <w:pStyle w:val="ListParagraph"/>
        <w:numPr>
          <w:ilvl w:val="3"/>
          <w:numId w:val="46"/>
        </w:numPr>
        <w:spacing w:line="256" w:lineRule="auto"/>
        <w:rPr>
          <w:rFonts w:cs="B Nazanin"/>
          <w:b/>
          <w:bCs/>
          <w:sz w:val="24"/>
          <w:szCs w:val="24"/>
        </w:rPr>
      </w:pPr>
      <w:r w:rsidRPr="001A14D3">
        <w:rPr>
          <w:rFonts w:cs="B Nazanin"/>
          <w:b/>
          <w:bCs/>
          <w:sz w:val="24"/>
          <w:szCs w:val="24"/>
        </w:rPr>
        <w:t>US10</w:t>
      </w:r>
      <w:r w:rsidRPr="001A14D3">
        <w:rPr>
          <w:rFonts w:cs="B Nazanin" w:hint="cs"/>
          <w:b/>
          <w:bCs/>
          <w:sz w:val="24"/>
          <w:szCs w:val="24"/>
          <w:rtl/>
        </w:rPr>
        <w:t xml:space="preserve"> : </w:t>
      </w:r>
      <w:r w:rsidRPr="001A14D3">
        <w:rPr>
          <w:rFonts w:cs="B Nazanin"/>
          <w:b/>
          <w:bCs/>
          <w:sz w:val="24"/>
          <w:szCs w:val="24"/>
        </w:rPr>
        <w:t>Low</w:t>
      </w:r>
      <w:r w:rsidR="00BF2407" w:rsidRPr="001A14D3">
        <w:rPr>
          <w:rFonts w:cs="B Nazanin"/>
          <w:b/>
          <w:bCs/>
          <w:sz w:val="24"/>
          <w:szCs w:val="24"/>
        </w:rPr>
        <w:t xml:space="preserve">   </w:t>
      </w:r>
      <w:r w:rsidRPr="001A14D3">
        <w:rPr>
          <w:rFonts w:cs="B Nazanin"/>
          <w:b/>
          <w:bCs/>
          <w:sz w:val="24"/>
          <w:szCs w:val="24"/>
        </w:rPr>
        <w:t xml:space="preserve">  -  2P/H</w:t>
      </w:r>
    </w:p>
    <w:p w:rsidR="00E3739C" w:rsidRPr="00E3739C" w:rsidRDefault="00E3739C" w:rsidP="00E3739C">
      <w:pPr>
        <w:spacing w:line="256" w:lineRule="auto"/>
        <w:rPr>
          <w:rFonts w:cs="B Nazanin"/>
          <w:b/>
          <w:bCs/>
          <w:sz w:val="24"/>
          <w:szCs w:val="24"/>
          <w:rtl/>
        </w:rPr>
      </w:pPr>
    </w:p>
    <w:p w:rsidR="00C13BBA" w:rsidRPr="001A14D3" w:rsidRDefault="00C13BBA" w:rsidP="00C13BBA">
      <w:pPr>
        <w:ind w:firstLine="720"/>
        <w:rPr>
          <w:rFonts w:cs="B Nazanin"/>
          <w:sz w:val="24"/>
          <w:szCs w:val="24"/>
        </w:rPr>
      </w:pPr>
      <w:r w:rsidRPr="001A14D3">
        <w:rPr>
          <w:rFonts w:cs="B Nazanin" w:hint="cs"/>
          <w:sz w:val="24"/>
          <w:szCs w:val="24"/>
          <w:rtl/>
        </w:rPr>
        <w:t xml:space="preserve">لذا  </w:t>
      </w:r>
      <w:r w:rsidRPr="001A14D3">
        <w:rPr>
          <w:rFonts w:cs="B Nazanin" w:hint="cs"/>
          <w:sz w:val="24"/>
          <w:szCs w:val="24"/>
          <w:u w:val="single"/>
          <w:rtl/>
        </w:rPr>
        <w:t xml:space="preserve">3 تا </w:t>
      </w:r>
      <w:r w:rsidRPr="001A14D3">
        <w:rPr>
          <w:rFonts w:cs="B Nazanin"/>
          <w:sz w:val="24"/>
          <w:szCs w:val="24"/>
          <w:u w:val="single"/>
        </w:rPr>
        <w:t xml:space="preserve">Sprint </w:t>
      </w:r>
      <w:r w:rsidRPr="001A14D3">
        <w:rPr>
          <w:rFonts w:cs="B Nazanin" w:hint="cs"/>
          <w:sz w:val="24"/>
          <w:szCs w:val="24"/>
          <w:u w:val="single"/>
          <w:rtl/>
        </w:rPr>
        <w:t xml:space="preserve"> 2 هفته ای</w:t>
      </w:r>
      <w:r w:rsidRPr="001A14D3">
        <w:rPr>
          <w:rFonts w:cs="B Nazanin" w:hint="cs"/>
          <w:sz w:val="24"/>
          <w:szCs w:val="24"/>
          <w:rtl/>
        </w:rPr>
        <w:t xml:space="preserve"> در نظر میگیریم :</w:t>
      </w:r>
    </w:p>
    <w:p w:rsidR="00C13BBA" w:rsidRPr="001A14D3" w:rsidRDefault="00C13BBA" w:rsidP="00C13BBA">
      <w:pPr>
        <w:pStyle w:val="ListParagraph"/>
        <w:numPr>
          <w:ilvl w:val="3"/>
          <w:numId w:val="46"/>
        </w:numPr>
        <w:spacing w:line="256" w:lineRule="auto"/>
        <w:rPr>
          <w:rFonts w:cs="B Nazanin"/>
          <w:sz w:val="24"/>
          <w:szCs w:val="24"/>
          <w:rtl/>
        </w:rPr>
      </w:pPr>
      <w:r w:rsidRPr="001A14D3">
        <w:rPr>
          <w:rFonts w:cs="B Nazanin"/>
          <w:sz w:val="24"/>
          <w:szCs w:val="24"/>
        </w:rPr>
        <w:t xml:space="preserve">Sprint </w:t>
      </w:r>
      <w:r w:rsidRPr="001A14D3">
        <w:rPr>
          <w:rFonts w:cs="B Nazanin" w:hint="cs"/>
          <w:sz w:val="24"/>
          <w:szCs w:val="24"/>
          <w:rtl/>
        </w:rPr>
        <w:t xml:space="preserve"> اول : </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lastRenderedPageBreak/>
        <w:t xml:space="preserve">برنامه ریزی : </w:t>
      </w:r>
      <w:r w:rsidRPr="001A14D3">
        <w:rPr>
          <w:rFonts w:cs="B Nazanin"/>
          <w:sz w:val="24"/>
          <w:szCs w:val="24"/>
        </w:rPr>
        <w:t xml:space="preserve">User Story </w:t>
      </w:r>
      <w:r w:rsidRPr="001A14D3">
        <w:rPr>
          <w:rFonts w:cs="B Nazanin" w:hint="cs"/>
          <w:sz w:val="24"/>
          <w:szCs w:val="24"/>
          <w:rtl/>
        </w:rPr>
        <w:t xml:space="preserve"> های 1،8و9 انجام میشود .</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t>پیاده سازی : این مرحله انجام نشده است.</w:t>
      </w:r>
    </w:p>
    <w:p w:rsidR="00EC39B1" w:rsidRPr="001A14D3" w:rsidRDefault="00EC39B1" w:rsidP="00EC39B1">
      <w:pPr>
        <w:pStyle w:val="ListParagraph"/>
        <w:numPr>
          <w:ilvl w:val="7"/>
          <w:numId w:val="46"/>
        </w:numPr>
        <w:spacing w:line="256" w:lineRule="auto"/>
        <w:rPr>
          <w:rFonts w:cs="B Nazanin"/>
          <w:sz w:val="24"/>
          <w:szCs w:val="24"/>
        </w:rPr>
      </w:pPr>
      <w:r w:rsidRPr="001A14D3">
        <w:rPr>
          <w:rFonts w:cs="B Nazanin"/>
          <w:sz w:val="24"/>
          <w:szCs w:val="24"/>
        </w:rPr>
        <w:t>Review</w:t>
      </w:r>
      <w:r w:rsidRPr="001A14D3">
        <w:rPr>
          <w:rFonts w:cs="B Nazanin" w:hint="cs"/>
          <w:sz w:val="24"/>
          <w:szCs w:val="24"/>
          <w:rtl/>
        </w:rPr>
        <w:t xml:space="preserve"> : </w:t>
      </w:r>
    </w:p>
    <w:p w:rsidR="00C13BBA" w:rsidRPr="001A14D3" w:rsidRDefault="00C13BBA" w:rsidP="00C13BBA">
      <w:pPr>
        <w:pStyle w:val="ListParagraph"/>
        <w:ind w:left="2880"/>
        <w:rPr>
          <w:rFonts w:cs="B Nazanin"/>
          <w:sz w:val="24"/>
          <w:szCs w:val="24"/>
        </w:rPr>
      </w:pPr>
    </w:p>
    <w:p w:rsidR="00C13BBA" w:rsidRPr="001A14D3" w:rsidRDefault="00C13BBA" w:rsidP="00C13BBA">
      <w:pPr>
        <w:pStyle w:val="ListParagraph"/>
        <w:numPr>
          <w:ilvl w:val="3"/>
          <w:numId w:val="46"/>
        </w:numPr>
        <w:spacing w:line="256" w:lineRule="auto"/>
        <w:rPr>
          <w:rFonts w:cs="B Nazanin"/>
          <w:sz w:val="24"/>
          <w:szCs w:val="24"/>
        </w:rPr>
      </w:pPr>
      <w:r w:rsidRPr="001A14D3">
        <w:rPr>
          <w:rFonts w:cs="B Nazanin"/>
          <w:sz w:val="24"/>
          <w:szCs w:val="24"/>
        </w:rPr>
        <w:t xml:space="preserve">Sprint </w:t>
      </w:r>
      <w:r w:rsidRPr="001A14D3">
        <w:rPr>
          <w:rFonts w:cs="B Nazanin" w:hint="cs"/>
          <w:sz w:val="24"/>
          <w:szCs w:val="24"/>
          <w:rtl/>
        </w:rPr>
        <w:t xml:space="preserve"> دوم : </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t xml:space="preserve">برنامه ریزی : </w:t>
      </w:r>
      <w:r w:rsidRPr="001A14D3">
        <w:rPr>
          <w:rFonts w:cs="B Nazanin"/>
          <w:sz w:val="24"/>
          <w:szCs w:val="24"/>
        </w:rPr>
        <w:t>UserStory</w:t>
      </w:r>
      <w:r w:rsidRPr="001A14D3">
        <w:rPr>
          <w:rFonts w:cs="B Nazanin" w:hint="cs"/>
          <w:sz w:val="24"/>
          <w:szCs w:val="24"/>
          <w:rtl/>
        </w:rPr>
        <w:t xml:space="preserve"> های 2،3،4و5 انجام میشود .</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t>پیاده سازی : این مرحله انجام نشده است.</w:t>
      </w:r>
    </w:p>
    <w:p w:rsidR="00EC39B1" w:rsidRPr="001A14D3" w:rsidRDefault="00EC39B1" w:rsidP="00EC39B1">
      <w:pPr>
        <w:pStyle w:val="ListParagraph"/>
        <w:numPr>
          <w:ilvl w:val="7"/>
          <w:numId w:val="46"/>
        </w:numPr>
        <w:spacing w:line="256" w:lineRule="auto"/>
        <w:rPr>
          <w:rFonts w:cs="B Nazanin"/>
          <w:sz w:val="24"/>
          <w:szCs w:val="24"/>
        </w:rPr>
      </w:pPr>
      <w:r w:rsidRPr="001A14D3">
        <w:rPr>
          <w:rFonts w:cs="B Nazanin"/>
          <w:sz w:val="24"/>
          <w:szCs w:val="24"/>
        </w:rPr>
        <w:t>Review</w:t>
      </w:r>
      <w:r w:rsidRPr="001A14D3">
        <w:rPr>
          <w:rFonts w:cs="B Nazanin" w:hint="cs"/>
          <w:sz w:val="24"/>
          <w:szCs w:val="24"/>
          <w:rtl/>
        </w:rPr>
        <w:t xml:space="preserve"> : </w:t>
      </w:r>
    </w:p>
    <w:p w:rsidR="00C13BBA" w:rsidRPr="001A14D3" w:rsidRDefault="00C13BBA" w:rsidP="00C13BBA">
      <w:pPr>
        <w:pStyle w:val="ListParagraph"/>
        <w:ind w:left="2880"/>
        <w:rPr>
          <w:rFonts w:cs="B Nazanin"/>
          <w:sz w:val="24"/>
          <w:szCs w:val="24"/>
        </w:rPr>
      </w:pPr>
    </w:p>
    <w:p w:rsidR="00C13BBA" w:rsidRPr="001A14D3" w:rsidRDefault="00C13BBA" w:rsidP="00C13BBA">
      <w:pPr>
        <w:pStyle w:val="ListParagraph"/>
        <w:numPr>
          <w:ilvl w:val="3"/>
          <w:numId w:val="46"/>
        </w:numPr>
        <w:spacing w:line="256" w:lineRule="auto"/>
        <w:rPr>
          <w:rFonts w:cs="B Nazanin"/>
          <w:sz w:val="24"/>
          <w:szCs w:val="24"/>
        </w:rPr>
      </w:pPr>
      <w:r w:rsidRPr="001A14D3">
        <w:rPr>
          <w:rFonts w:cs="B Nazanin"/>
          <w:sz w:val="24"/>
          <w:szCs w:val="24"/>
        </w:rPr>
        <w:t xml:space="preserve">Sprint </w:t>
      </w:r>
      <w:r w:rsidRPr="001A14D3">
        <w:rPr>
          <w:rFonts w:cs="B Nazanin" w:hint="cs"/>
          <w:sz w:val="24"/>
          <w:szCs w:val="24"/>
          <w:rtl/>
        </w:rPr>
        <w:t xml:space="preserve"> سوم : </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t xml:space="preserve">برنامه ریزی : </w:t>
      </w:r>
      <w:r w:rsidRPr="001A14D3">
        <w:rPr>
          <w:rFonts w:cs="B Nazanin"/>
          <w:sz w:val="24"/>
          <w:szCs w:val="24"/>
        </w:rPr>
        <w:t>User Story</w:t>
      </w:r>
      <w:r w:rsidRPr="001A14D3">
        <w:rPr>
          <w:rFonts w:cs="B Nazanin" w:hint="cs"/>
          <w:sz w:val="24"/>
          <w:szCs w:val="24"/>
          <w:rtl/>
        </w:rPr>
        <w:t xml:space="preserve"> های 6،7و10</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t>پیاده سازی : این مرحله انجام نشده است.</w:t>
      </w:r>
    </w:p>
    <w:p w:rsidR="00EC39B1" w:rsidRPr="001A14D3" w:rsidRDefault="00EC39B1" w:rsidP="00EC39B1">
      <w:pPr>
        <w:pStyle w:val="ListParagraph"/>
        <w:numPr>
          <w:ilvl w:val="7"/>
          <w:numId w:val="46"/>
        </w:numPr>
        <w:spacing w:line="256" w:lineRule="auto"/>
        <w:rPr>
          <w:rFonts w:cs="B Nazanin"/>
          <w:sz w:val="24"/>
          <w:szCs w:val="24"/>
        </w:rPr>
      </w:pPr>
      <w:r w:rsidRPr="001A14D3">
        <w:rPr>
          <w:rFonts w:cs="B Nazanin"/>
          <w:sz w:val="24"/>
          <w:szCs w:val="24"/>
        </w:rPr>
        <w:t>Review</w:t>
      </w:r>
      <w:r w:rsidRPr="001A14D3">
        <w:rPr>
          <w:rFonts w:cs="B Nazanin" w:hint="cs"/>
          <w:sz w:val="24"/>
          <w:szCs w:val="24"/>
          <w:rtl/>
        </w:rPr>
        <w:t xml:space="preserve"> : </w:t>
      </w:r>
    </w:p>
    <w:p w:rsidR="00C13BBA" w:rsidRPr="001A14D3" w:rsidRDefault="00C13BBA" w:rsidP="00C13BBA">
      <w:pPr>
        <w:pStyle w:val="ListParagraph"/>
        <w:ind w:left="2880"/>
        <w:rPr>
          <w:rFonts w:cs="B Nazanin"/>
          <w:sz w:val="24"/>
          <w:szCs w:val="24"/>
        </w:rPr>
      </w:pPr>
    </w:p>
    <w:p w:rsidR="00C13BBA" w:rsidRPr="001A14D3" w:rsidRDefault="00C13BBA" w:rsidP="00C13BBA">
      <w:pPr>
        <w:pStyle w:val="ListParagraph"/>
        <w:ind w:left="2880"/>
        <w:rPr>
          <w:rFonts w:cs="B Nazanin"/>
          <w:sz w:val="24"/>
          <w:szCs w:val="24"/>
          <w:rtl/>
        </w:rPr>
      </w:pPr>
    </w:p>
    <w:p w:rsidR="00C13BBA" w:rsidRPr="001A14D3" w:rsidRDefault="00C13BBA" w:rsidP="00C13BBA">
      <w:pPr>
        <w:pStyle w:val="ListParagraph"/>
        <w:ind w:left="360"/>
        <w:rPr>
          <w:rFonts w:cs="B Nazanin"/>
          <w:sz w:val="24"/>
          <w:szCs w:val="24"/>
        </w:rPr>
      </w:pPr>
      <w:r w:rsidRPr="001A14D3">
        <w:rPr>
          <w:rFonts w:cs="B Nazanin" w:hint="cs"/>
          <w:sz w:val="24"/>
          <w:szCs w:val="24"/>
          <w:rtl/>
        </w:rPr>
        <w:t xml:space="preserve">توجه : برای انتخاب اینکه کدام </w:t>
      </w:r>
      <w:r w:rsidRPr="001A14D3">
        <w:rPr>
          <w:rFonts w:cs="B Nazanin"/>
          <w:sz w:val="24"/>
          <w:szCs w:val="24"/>
        </w:rPr>
        <w:t>user story</w:t>
      </w:r>
      <w:r w:rsidRPr="001A14D3">
        <w:rPr>
          <w:rFonts w:cs="B Nazanin" w:hint="cs"/>
          <w:sz w:val="24"/>
          <w:szCs w:val="24"/>
          <w:rtl/>
        </w:rPr>
        <w:t xml:space="preserve"> در کدام </w:t>
      </w:r>
      <w:r w:rsidRPr="001A14D3">
        <w:rPr>
          <w:rFonts w:cs="B Nazanin"/>
          <w:sz w:val="24"/>
          <w:szCs w:val="24"/>
        </w:rPr>
        <w:t>sprint</w:t>
      </w:r>
      <w:r w:rsidRPr="001A14D3">
        <w:rPr>
          <w:rFonts w:cs="B Nazanin" w:hint="cs"/>
          <w:sz w:val="24"/>
          <w:szCs w:val="24"/>
          <w:rtl/>
        </w:rPr>
        <w:t xml:space="preserve"> باشد ، 2 معیار اولویت و زمان(نفر/ساعت) در نظر گرفته شده است . </w:t>
      </w:r>
    </w:p>
    <w:p w:rsidR="00C13BBA" w:rsidRPr="001A14D3" w:rsidRDefault="00C13BBA" w:rsidP="00C13BBA">
      <w:pPr>
        <w:pStyle w:val="ListParagraph"/>
        <w:ind w:left="360"/>
        <w:rPr>
          <w:rFonts w:cs="B Nazanin"/>
          <w:sz w:val="24"/>
          <w:szCs w:val="24"/>
          <w:rtl/>
        </w:rPr>
      </w:pPr>
      <w:r w:rsidRPr="001A14D3">
        <w:rPr>
          <w:rFonts w:cs="B Nazanin" w:hint="cs"/>
          <w:sz w:val="24"/>
          <w:szCs w:val="24"/>
          <w:rtl/>
        </w:rPr>
        <w:t xml:space="preserve">توجه : در بین </w:t>
      </w:r>
      <w:r w:rsidRPr="001A14D3">
        <w:rPr>
          <w:rFonts w:cs="B Nazanin"/>
          <w:sz w:val="24"/>
          <w:szCs w:val="24"/>
        </w:rPr>
        <w:t xml:space="preserve">User story </w:t>
      </w:r>
      <w:r w:rsidRPr="001A14D3">
        <w:rPr>
          <w:rFonts w:cs="B Nazanin" w:hint="cs"/>
          <w:sz w:val="24"/>
          <w:szCs w:val="24"/>
          <w:rtl/>
        </w:rPr>
        <w:t xml:space="preserve"> های با اولویت کمتر هم اولویت بندی ریز تر و جزیی تری قایل شدیم . </w:t>
      </w:r>
    </w:p>
    <w:p w:rsidR="00C13BBA" w:rsidRPr="001A14D3" w:rsidRDefault="00C13BBA" w:rsidP="00C13BBA">
      <w:pPr>
        <w:pStyle w:val="ListParagraph"/>
        <w:ind w:left="360"/>
        <w:rPr>
          <w:rFonts w:cs="B Nazanin"/>
          <w:sz w:val="24"/>
          <w:szCs w:val="24"/>
        </w:rPr>
      </w:pPr>
    </w:p>
    <w:p w:rsidR="00C13BBA" w:rsidRPr="008960FF" w:rsidRDefault="00C13BBA" w:rsidP="008960FF">
      <w:pPr>
        <w:pStyle w:val="Heading3"/>
        <w:rPr>
          <w:b/>
          <w:bCs/>
        </w:rPr>
      </w:pPr>
      <w:bookmarkStart w:id="60" w:name="_Toc47446173"/>
      <w:r w:rsidRPr="008960FF">
        <w:rPr>
          <w:b/>
          <w:bCs/>
        </w:rPr>
        <w:t>User Stories</w:t>
      </w:r>
      <w:bookmarkEnd w:id="60"/>
      <w:r w:rsidRPr="008960FF">
        <w:rPr>
          <w:b/>
          <w:bCs/>
          <w:rtl/>
        </w:rPr>
        <w:t xml:space="preserve"> </w:t>
      </w:r>
    </w:p>
    <w:p w:rsidR="00131BAA" w:rsidRPr="001A14D3" w:rsidRDefault="00131BAA" w:rsidP="008960FF">
      <w:pPr>
        <w:ind w:firstLine="720"/>
        <w:rPr>
          <w:rFonts w:cs="B Nazanin"/>
        </w:rPr>
      </w:pPr>
    </w:p>
    <w:tbl>
      <w:tblPr>
        <w:tblStyle w:val="TableGrid"/>
        <w:bidiVisual/>
        <w:tblW w:w="0" w:type="auto"/>
        <w:tblLook w:val="04A0" w:firstRow="1" w:lastRow="0" w:firstColumn="1" w:lastColumn="0" w:noHBand="0" w:noVBand="1"/>
      </w:tblPr>
      <w:tblGrid>
        <w:gridCol w:w="2580"/>
        <w:gridCol w:w="1896"/>
        <w:gridCol w:w="1128"/>
        <w:gridCol w:w="3412"/>
      </w:tblGrid>
      <w:tr w:rsidR="00131BAA" w:rsidRPr="001A14D3" w:rsidTr="00B70123">
        <w:tc>
          <w:tcPr>
            <w:tcW w:w="9016" w:type="dxa"/>
            <w:gridSpan w:val="4"/>
            <w:shd w:val="clear" w:color="auto" w:fill="000000" w:themeFill="text1"/>
          </w:tcPr>
          <w:p w:rsidR="00131BAA" w:rsidRPr="001A14D3" w:rsidRDefault="00131BAA" w:rsidP="00B70123">
            <w:pPr>
              <w:tabs>
                <w:tab w:val="left" w:pos="4204"/>
                <w:tab w:val="center" w:pos="4400"/>
              </w:tabs>
              <w:bidi w:val="0"/>
              <w:rPr>
                <w:rFonts w:cs="B Nazanin"/>
              </w:rPr>
            </w:pPr>
            <w:r w:rsidRPr="001A14D3">
              <w:rPr>
                <w:rFonts w:cs="B Nazanin"/>
              </w:rPr>
              <w:t>ID:US01</w:t>
            </w:r>
          </w:p>
        </w:tc>
      </w:tr>
      <w:tr w:rsidR="00131BAA" w:rsidRPr="001A14D3" w:rsidTr="00B70123">
        <w:tc>
          <w:tcPr>
            <w:tcW w:w="9016" w:type="dxa"/>
            <w:gridSpan w:val="4"/>
            <w:shd w:val="clear" w:color="auto" w:fill="DEEAF6" w:themeFill="accent1" w:themeFillTint="33"/>
          </w:tcPr>
          <w:p w:rsidR="00131BAA" w:rsidRPr="001A14D3" w:rsidRDefault="00131BAA" w:rsidP="00B70123">
            <w:pPr>
              <w:rPr>
                <w:rFonts w:cs="B Nazanin"/>
                <w:rtl/>
              </w:rPr>
            </w:pPr>
            <w:r w:rsidRPr="001A14D3">
              <w:rPr>
                <w:rFonts w:cs="B Nazanin"/>
                <w:rtl/>
              </w:rPr>
              <w:t>عنوان: مشاهده ی منو</w:t>
            </w:r>
          </w:p>
        </w:tc>
      </w:tr>
      <w:tr w:rsidR="00131BAA" w:rsidRPr="001A14D3" w:rsidTr="00B70123">
        <w:trPr>
          <w:trHeight w:val="1401"/>
        </w:trPr>
        <w:tc>
          <w:tcPr>
            <w:tcW w:w="4476" w:type="dxa"/>
            <w:gridSpan w:val="2"/>
            <w:shd w:val="clear" w:color="auto" w:fill="EDEDED" w:themeFill="accent3" w:themeFillTint="33"/>
          </w:tcPr>
          <w:p w:rsidR="00131BAA" w:rsidRPr="001A14D3" w:rsidRDefault="00131BAA" w:rsidP="00B70123">
            <w:pPr>
              <w:jc w:val="both"/>
              <w:rPr>
                <w:rFonts w:cs="B Nazanin"/>
                <w:rtl/>
              </w:rPr>
            </w:pPr>
            <w:r w:rsidRPr="001A14D3">
              <w:rPr>
                <w:rFonts w:cs="B Nazanin"/>
                <w:rtl/>
              </w:rPr>
              <w:t>شرح: به عنوان مشتری میخواهم وقتی وارد حساب کاربری شدم، برای من نام تمام شعبات نمایش در آید و از میان آن ها حق انتخاب داشته باشم. سپس منوی شعبه ی انتخاب شده را برای من نمایش دهد.</w:t>
            </w:r>
          </w:p>
        </w:tc>
        <w:tc>
          <w:tcPr>
            <w:tcW w:w="4540" w:type="dxa"/>
            <w:gridSpan w:val="2"/>
            <w:shd w:val="clear" w:color="auto" w:fill="EDEDED" w:themeFill="accent3" w:themeFillTint="33"/>
          </w:tcPr>
          <w:p w:rsidR="00131BAA" w:rsidRPr="001A14D3" w:rsidRDefault="00131BAA" w:rsidP="00B70123">
            <w:pPr>
              <w:rPr>
                <w:rFonts w:cs="B Nazanin"/>
                <w:rtl/>
              </w:rPr>
            </w:pPr>
            <w:r w:rsidRPr="001A14D3">
              <w:rPr>
                <w:rFonts w:cs="B Nazanin"/>
                <w:rtl/>
              </w:rPr>
              <w:t>تاییدیه:</w:t>
            </w:r>
          </w:p>
          <w:p w:rsidR="00131BAA" w:rsidRPr="001A14D3" w:rsidRDefault="00131BAA" w:rsidP="00B70123">
            <w:pPr>
              <w:jc w:val="both"/>
              <w:rPr>
                <w:rFonts w:cs="B Nazanin"/>
                <w:rtl/>
              </w:rPr>
            </w:pPr>
            <w:r w:rsidRPr="001A14D3">
              <w:rPr>
                <w:rFonts w:cs="B Nazanin"/>
              </w:rPr>
              <w: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مشتری</w:t>
            </w:r>
            <w:r w:rsidRPr="001A14D3">
              <w:rPr>
                <w:rFonts w:cs="B Nazanin"/>
                <w:rtl/>
              </w:rPr>
              <w:t xml:space="preserve"> </w:t>
            </w:r>
            <w:r w:rsidRPr="001A14D3">
              <w:rPr>
                <w:rFonts w:cs="B Nazanin" w:hint="cs"/>
                <w:rtl/>
              </w:rPr>
              <w:t>باید</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حساب</w:t>
            </w:r>
            <w:r w:rsidRPr="001A14D3">
              <w:rPr>
                <w:rFonts w:cs="B Nazanin"/>
                <w:rtl/>
              </w:rPr>
              <w:t xml:space="preserve"> </w:t>
            </w:r>
            <w:r w:rsidRPr="001A14D3">
              <w:rPr>
                <w:rFonts w:cs="B Nazanin" w:hint="cs"/>
                <w:rtl/>
              </w:rPr>
              <w:t>خود</w:t>
            </w:r>
            <w:r w:rsidRPr="001A14D3">
              <w:rPr>
                <w:rFonts w:cs="B Nazanin"/>
                <w:rtl/>
              </w:rPr>
              <w:t xml:space="preserve"> </w:t>
            </w:r>
            <w:r w:rsidRPr="001A14D3">
              <w:rPr>
                <w:rFonts w:cs="B Nazanin" w:hint="cs"/>
                <w:rtl/>
              </w:rPr>
              <w:t>وارد</w:t>
            </w:r>
            <w:r w:rsidRPr="001A14D3">
              <w:rPr>
                <w:rFonts w:cs="B Nazanin"/>
                <w:rtl/>
              </w:rPr>
              <w:t xml:space="preserve"> </w:t>
            </w:r>
            <w:r w:rsidRPr="001A14D3">
              <w:rPr>
                <w:rFonts w:cs="B Nazanin" w:hint="cs"/>
                <w:rtl/>
              </w:rPr>
              <w:t>شده</w:t>
            </w:r>
            <w:r w:rsidRPr="001A14D3">
              <w:rPr>
                <w:rFonts w:cs="B Nazanin"/>
                <w:rtl/>
              </w:rPr>
              <w:t xml:space="preserve"> </w:t>
            </w:r>
            <w:r w:rsidRPr="001A14D3">
              <w:rPr>
                <w:rFonts w:cs="B Nazanin" w:hint="cs"/>
                <w:rtl/>
              </w:rPr>
              <w:t>باشد</w:t>
            </w:r>
            <w:r w:rsidRPr="001A14D3">
              <w:rPr>
                <w:rFonts w:cs="B Nazanin"/>
                <w:rtl/>
              </w:rPr>
              <w:t xml:space="preserve"> </w:t>
            </w:r>
            <w:r w:rsidRPr="001A14D3">
              <w:rPr>
                <w:rFonts w:cs="B Nazanin" w:hint="cs"/>
                <w:rtl/>
              </w:rPr>
              <w:t>و</w:t>
            </w:r>
            <w:r w:rsidRPr="001A14D3">
              <w:rPr>
                <w:rFonts w:cs="B Nazanin"/>
                <w:rtl/>
              </w:rPr>
              <w:t xml:space="preserve"> </w:t>
            </w:r>
            <w:r w:rsidRPr="001A14D3">
              <w:rPr>
                <w:rFonts w:cs="B Nazanin" w:hint="cs"/>
                <w:rtl/>
              </w:rPr>
              <w:t>منوی</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نمایش</w:t>
            </w:r>
            <w:r w:rsidRPr="001A14D3">
              <w:rPr>
                <w:rFonts w:cs="B Nazanin"/>
                <w:rtl/>
              </w:rPr>
              <w:t xml:space="preserve"> </w:t>
            </w:r>
            <w:r w:rsidRPr="001A14D3">
              <w:rPr>
                <w:rFonts w:cs="B Nazanin" w:hint="cs"/>
                <w:rtl/>
              </w:rPr>
              <w:t>در</w:t>
            </w:r>
            <w:r w:rsidRPr="001A14D3">
              <w:rPr>
                <w:rFonts w:cs="B Nazanin"/>
                <w:rtl/>
              </w:rPr>
              <w:t xml:space="preserve"> </w:t>
            </w:r>
            <w:r w:rsidRPr="001A14D3">
              <w:rPr>
                <w:rFonts w:cs="B Nazanin" w:hint="cs"/>
                <w:rtl/>
              </w:rPr>
              <w:t>امده</w:t>
            </w:r>
            <w:r w:rsidRPr="001A14D3">
              <w:rPr>
                <w:rFonts w:cs="B Nazanin"/>
                <w:rtl/>
              </w:rPr>
              <w:t xml:space="preserve"> </w:t>
            </w:r>
            <w:r w:rsidRPr="001A14D3">
              <w:rPr>
                <w:rFonts w:cs="B Nazanin" w:hint="cs"/>
                <w:rtl/>
              </w:rPr>
              <w:t>،</w:t>
            </w:r>
            <w:r w:rsidRPr="001A14D3">
              <w:rPr>
                <w:rFonts w:cs="B Nazanin"/>
                <w:rtl/>
              </w:rPr>
              <w:t xml:space="preserve"> </w:t>
            </w:r>
            <w:r w:rsidRPr="001A14D3">
              <w:rPr>
                <w:rFonts w:cs="B Nazanin" w:hint="cs"/>
                <w:rtl/>
              </w:rPr>
              <w:t>مربوط</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شعبه</w:t>
            </w:r>
            <w:r w:rsidRPr="001A14D3">
              <w:rPr>
                <w:rFonts w:cs="B Nazanin"/>
                <w:rtl/>
              </w:rPr>
              <w:t xml:space="preserve"> </w:t>
            </w:r>
            <w:r w:rsidRPr="001A14D3">
              <w:rPr>
                <w:rFonts w:cs="B Nazanin" w:hint="cs"/>
                <w:rtl/>
              </w:rPr>
              <w:t>ی</w:t>
            </w:r>
            <w:r w:rsidRPr="001A14D3">
              <w:rPr>
                <w:rFonts w:cs="B Nazanin"/>
                <w:rtl/>
              </w:rPr>
              <w:t xml:space="preserve"> </w:t>
            </w:r>
            <w:r w:rsidRPr="001A14D3">
              <w:rPr>
                <w:rFonts w:cs="B Nazanin" w:hint="cs"/>
                <w:rtl/>
              </w:rPr>
              <w:t>انتخاب</w:t>
            </w:r>
            <w:r w:rsidRPr="001A14D3">
              <w:rPr>
                <w:rFonts w:cs="B Nazanin"/>
                <w:rtl/>
              </w:rPr>
              <w:t xml:space="preserve"> </w:t>
            </w:r>
            <w:r w:rsidRPr="001A14D3">
              <w:rPr>
                <w:rFonts w:cs="B Nazanin" w:hint="cs"/>
                <w:rtl/>
              </w:rPr>
              <w:t>شده</w:t>
            </w:r>
            <w:r w:rsidRPr="001A14D3">
              <w:rPr>
                <w:rFonts w:cs="B Nazanin"/>
                <w:rtl/>
              </w:rPr>
              <w:t xml:space="preserve"> </w:t>
            </w:r>
            <w:r w:rsidRPr="001A14D3">
              <w:rPr>
                <w:rFonts w:cs="B Nazanin" w:hint="cs"/>
                <w:rtl/>
              </w:rPr>
              <w:t>باشد</w:t>
            </w:r>
            <w:r w:rsidRPr="001A14D3">
              <w:rPr>
                <w:rFonts w:cs="B Nazanin"/>
                <w:rtl/>
              </w:rPr>
              <w:t xml:space="preserve">. </w:t>
            </w:r>
            <w:r w:rsidRPr="001A14D3">
              <w:rPr>
                <w:rFonts w:cs="B Nazanin" w:hint="cs"/>
                <w:rtl/>
              </w:rPr>
              <w:t>تمامی</w:t>
            </w:r>
            <w:r w:rsidRPr="001A14D3">
              <w:rPr>
                <w:rFonts w:cs="B Nazanin"/>
                <w:rtl/>
              </w:rPr>
              <w:t xml:space="preserve"> </w:t>
            </w:r>
            <w:r w:rsidRPr="001A14D3">
              <w:rPr>
                <w:rFonts w:cs="B Nazanin" w:hint="cs"/>
                <w:rtl/>
              </w:rPr>
              <w:t>نام</w:t>
            </w:r>
            <w:r w:rsidRPr="001A14D3">
              <w:rPr>
                <w:rFonts w:cs="B Nazanin"/>
                <w:rtl/>
              </w:rPr>
              <w:t xml:space="preserve"> </w:t>
            </w:r>
            <w:r w:rsidRPr="001A14D3">
              <w:rPr>
                <w:rFonts w:cs="B Nazanin" w:hint="cs"/>
                <w:rtl/>
              </w:rPr>
              <w:t>ها</w:t>
            </w:r>
            <w:r w:rsidRPr="001A14D3">
              <w:rPr>
                <w:rFonts w:cs="B Nazanin"/>
                <w:rtl/>
              </w:rPr>
              <w:t xml:space="preserve"> </w:t>
            </w:r>
            <w:r w:rsidRPr="001A14D3">
              <w:rPr>
                <w:rFonts w:cs="B Nazanin" w:hint="cs"/>
                <w:rtl/>
              </w:rPr>
              <w:t>،</w:t>
            </w:r>
            <w:r w:rsidRPr="001A14D3">
              <w:rPr>
                <w:rFonts w:cs="B Nazanin"/>
                <w:rtl/>
              </w:rPr>
              <w:t xml:space="preserve"> </w:t>
            </w:r>
            <w:r w:rsidRPr="001A14D3">
              <w:rPr>
                <w:rFonts w:cs="B Nazanin" w:hint="cs"/>
                <w:rtl/>
              </w:rPr>
              <w:t>قیمت</w:t>
            </w:r>
            <w:r w:rsidRPr="001A14D3">
              <w:rPr>
                <w:rFonts w:cs="B Nazanin"/>
                <w:rtl/>
              </w:rPr>
              <w:t xml:space="preserve"> </w:t>
            </w:r>
            <w:r w:rsidRPr="001A14D3">
              <w:rPr>
                <w:rFonts w:cs="B Nazanin" w:hint="cs"/>
                <w:rtl/>
              </w:rPr>
              <w:t>ها</w:t>
            </w:r>
            <w:r w:rsidRPr="001A14D3">
              <w:rPr>
                <w:rFonts w:cs="B Nazanin"/>
                <w:rtl/>
              </w:rPr>
              <w:t xml:space="preserve"> </w:t>
            </w:r>
            <w:r w:rsidRPr="001A14D3">
              <w:rPr>
                <w:rFonts w:cs="B Nazanin" w:hint="cs"/>
                <w:rtl/>
              </w:rPr>
              <w:t>،</w:t>
            </w:r>
            <w:r w:rsidRPr="001A14D3">
              <w:rPr>
                <w:rFonts w:cs="B Nazanin"/>
                <w:rtl/>
              </w:rPr>
              <w:t xml:space="preserve"> </w:t>
            </w:r>
            <w:r w:rsidRPr="001A14D3">
              <w:rPr>
                <w:rFonts w:cs="B Nazanin" w:hint="cs"/>
                <w:rtl/>
              </w:rPr>
              <w:t>وضعیت</w:t>
            </w:r>
            <w:r w:rsidRPr="001A14D3">
              <w:rPr>
                <w:rFonts w:cs="B Nazanin"/>
                <w:rtl/>
              </w:rPr>
              <w:t xml:space="preserve"> </w:t>
            </w:r>
            <w:r w:rsidRPr="001A14D3">
              <w:rPr>
                <w:rFonts w:cs="B Nazanin" w:hint="cs"/>
                <w:rtl/>
              </w:rPr>
              <w:t>و</w:t>
            </w:r>
            <w:r w:rsidRPr="001A14D3">
              <w:rPr>
                <w:rFonts w:cs="B Nazanin"/>
                <w:rtl/>
              </w:rPr>
              <w:t xml:space="preserve"> .... </w:t>
            </w:r>
            <w:r w:rsidRPr="001A14D3">
              <w:rPr>
                <w:rFonts w:cs="B Nazanin" w:hint="cs"/>
                <w:rtl/>
              </w:rPr>
              <w:t>منو</w:t>
            </w:r>
            <w:r w:rsidRPr="001A14D3">
              <w:rPr>
                <w:rFonts w:cs="B Nazanin"/>
                <w:rtl/>
              </w:rPr>
              <w:t xml:space="preserve"> </w:t>
            </w:r>
            <w:r w:rsidRPr="001A14D3">
              <w:rPr>
                <w:rFonts w:cs="B Nazanin" w:hint="cs"/>
                <w:rtl/>
              </w:rPr>
              <w:t>باید</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درستی</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نمایش</w:t>
            </w:r>
            <w:r w:rsidRPr="001A14D3">
              <w:rPr>
                <w:rFonts w:cs="B Nazanin"/>
                <w:rtl/>
              </w:rPr>
              <w:t xml:space="preserve"> </w:t>
            </w:r>
            <w:r w:rsidRPr="001A14D3">
              <w:rPr>
                <w:rFonts w:cs="B Nazanin" w:hint="cs"/>
                <w:rtl/>
              </w:rPr>
              <w:t>در</w:t>
            </w:r>
            <w:r w:rsidRPr="001A14D3">
              <w:rPr>
                <w:rFonts w:cs="B Nazanin"/>
                <w:rtl/>
              </w:rPr>
              <w:t xml:space="preserve"> </w:t>
            </w:r>
            <w:r w:rsidRPr="001A14D3">
              <w:rPr>
                <w:rFonts w:cs="B Nazanin" w:hint="cs"/>
                <w:rtl/>
              </w:rPr>
              <w:t>بیاید</w:t>
            </w:r>
            <w:r w:rsidRPr="001A14D3">
              <w:rPr>
                <w:rFonts w:cs="B Nazanin"/>
                <w:rtl/>
              </w:rPr>
              <w:t>.</w:t>
            </w:r>
          </w:p>
          <w:p w:rsidR="00131BAA" w:rsidRPr="001A14D3" w:rsidRDefault="00131BAA" w:rsidP="00B70123">
            <w:pPr>
              <w:jc w:val="both"/>
              <w:rPr>
                <w:rFonts w:cs="B Nazanin"/>
                <w:rtl/>
              </w:rPr>
            </w:pPr>
            <w:r w:rsidRPr="001A14D3">
              <w:rPr>
                <w:rFonts w:cs="B Nazanin"/>
              </w:rPr>
              <w:t>Not-Scope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درصورتی</w:t>
            </w:r>
            <w:r w:rsidRPr="001A14D3">
              <w:rPr>
                <w:rFonts w:cs="B Nazanin"/>
                <w:rtl/>
              </w:rPr>
              <w:t xml:space="preserve"> </w:t>
            </w:r>
            <w:r w:rsidRPr="001A14D3">
              <w:rPr>
                <w:rFonts w:cs="B Nazanin" w:hint="cs"/>
                <w:rtl/>
              </w:rPr>
              <w:t>که</w:t>
            </w:r>
            <w:r w:rsidRPr="001A14D3">
              <w:rPr>
                <w:rFonts w:cs="B Nazanin"/>
                <w:rtl/>
              </w:rPr>
              <w:t xml:space="preserve"> </w:t>
            </w:r>
            <w:r w:rsidRPr="001A14D3">
              <w:rPr>
                <w:rFonts w:cs="B Nazanin" w:hint="cs"/>
                <w:rtl/>
              </w:rPr>
              <w:t>کاربر</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حساب</w:t>
            </w:r>
            <w:r w:rsidRPr="001A14D3">
              <w:rPr>
                <w:rFonts w:cs="B Nazanin"/>
                <w:rtl/>
              </w:rPr>
              <w:t xml:space="preserve"> </w:t>
            </w:r>
            <w:r w:rsidRPr="001A14D3">
              <w:rPr>
                <w:rFonts w:cs="B Nazanin" w:hint="cs"/>
                <w:rtl/>
              </w:rPr>
              <w:t>مشتری</w:t>
            </w:r>
            <w:r w:rsidRPr="001A14D3">
              <w:rPr>
                <w:rFonts w:cs="B Nazanin"/>
                <w:rtl/>
              </w:rPr>
              <w:t xml:space="preserve"> </w:t>
            </w:r>
            <w:r w:rsidRPr="001A14D3">
              <w:rPr>
                <w:rFonts w:cs="B Nazanin" w:hint="cs"/>
                <w:rtl/>
              </w:rPr>
              <w:t>وارد</w:t>
            </w:r>
            <w:r w:rsidRPr="001A14D3">
              <w:rPr>
                <w:rFonts w:cs="B Nazanin"/>
                <w:rtl/>
              </w:rPr>
              <w:t xml:space="preserve"> </w:t>
            </w:r>
            <w:r w:rsidRPr="001A14D3">
              <w:rPr>
                <w:rFonts w:cs="B Nazanin" w:hint="cs"/>
                <w:rtl/>
              </w:rPr>
              <w:t>نشده</w:t>
            </w:r>
            <w:r w:rsidRPr="001A14D3">
              <w:rPr>
                <w:rFonts w:cs="B Nazanin"/>
                <w:rtl/>
              </w:rPr>
              <w:t xml:space="preserve"> </w:t>
            </w:r>
            <w:r w:rsidRPr="001A14D3">
              <w:rPr>
                <w:rFonts w:cs="B Nazanin" w:hint="cs"/>
                <w:rtl/>
              </w:rPr>
              <w:t>باشد</w:t>
            </w:r>
            <w:r w:rsidRPr="001A14D3">
              <w:rPr>
                <w:rFonts w:cs="B Nazanin"/>
                <w:rtl/>
              </w:rPr>
              <w:t xml:space="preserve"> </w:t>
            </w:r>
            <w:r w:rsidRPr="001A14D3">
              <w:rPr>
                <w:rFonts w:cs="B Nazanin" w:hint="cs"/>
                <w:rtl/>
              </w:rPr>
              <w:t>نباید</w:t>
            </w:r>
            <w:r w:rsidRPr="001A14D3">
              <w:rPr>
                <w:rFonts w:cs="B Nazanin"/>
                <w:rtl/>
              </w:rPr>
              <w:t xml:space="preserve"> </w:t>
            </w:r>
            <w:r w:rsidRPr="001A14D3">
              <w:rPr>
                <w:rFonts w:cs="B Nazanin" w:hint="cs"/>
                <w:rtl/>
              </w:rPr>
              <w:t>اجازه</w:t>
            </w:r>
            <w:r w:rsidRPr="001A14D3">
              <w:rPr>
                <w:rFonts w:cs="B Nazanin"/>
                <w:rtl/>
              </w:rPr>
              <w:t xml:space="preserve"> </w:t>
            </w:r>
            <w:r w:rsidRPr="001A14D3">
              <w:rPr>
                <w:rFonts w:cs="B Nazanin" w:hint="cs"/>
                <w:rtl/>
              </w:rPr>
              <w:t>و</w:t>
            </w:r>
            <w:r w:rsidRPr="001A14D3">
              <w:rPr>
                <w:rFonts w:cs="B Nazanin"/>
                <w:rtl/>
              </w:rPr>
              <w:t xml:space="preserve"> </w:t>
            </w:r>
            <w:r w:rsidRPr="001A14D3">
              <w:rPr>
                <w:rFonts w:cs="B Nazanin" w:hint="cs"/>
                <w:rtl/>
              </w:rPr>
              <w:t>دسترسی</w:t>
            </w:r>
            <w:r w:rsidRPr="001A14D3">
              <w:rPr>
                <w:rFonts w:cs="B Nazanin"/>
                <w:rtl/>
              </w:rPr>
              <w:t xml:space="preserve"> </w:t>
            </w:r>
            <w:r w:rsidRPr="001A14D3">
              <w:rPr>
                <w:rFonts w:cs="B Nazanin" w:hint="cs"/>
                <w:rtl/>
              </w:rPr>
              <w:t>این</w:t>
            </w:r>
            <w:r w:rsidRPr="001A14D3">
              <w:rPr>
                <w:rFonts w:cs="B Nazanin"/>
                <w:rtl/>
              </w:rPr>
              <w:t xml:space="preserve"> کار ها را داشته باشد. اطلاعات شعبات به نمایش در آمده نباید خارج از موارد وارد شده توسط مدیر در دیتابیس باشد و اطلاعات به درستی نمایش داده شود. همچنین در منوی شعبات اطلاعات هرغذا باید به درستی به نمایش در بیاید</w:t>
            </w:r>
          </w:p>
        </w:tc>
      </w:tr>
      <w:tr w:rsidR="00131BAA" w:rsidRPr="001A14D3" w:rsidTr="00B70123">
        <w:tc>
          <w:tcPr>
            <w:tcW w:w="9016" w:type="dxa"/>
            <w:gridSpan w:val="4"/>
          </w:tcPr>
          <w:p w:rsidR="00131BAA" w:rsidRPr="001A14D3" w:rsidRDefault="00131BAA" w:rsidP="00B70123">
            <w:pPr>
              <w:rPr>
                <w:rFonts w:cs="B Nazanin"/>
                <w:rtl/>
              </w:rPr>
            </w:pPr>
            <w:r w:rsidRPr="001A14D3">
              <w:rPr>
                <w:rFonts w:cs="B Nazanin"/>
                <w:rtl/>
              </w:rPr>
              <w:t>داستان های مربوط: وارد شدن به حساب کاربری</w:t>
            </w:r>
            <w:r w:rsidRPr="001A14D3">
              <w:rPr>
                <w:rFonts w:cs="B Nazanin"/>
              </w:rPr>
              <w:t>(US08)</w:t>
            </w:r>
            <w:r w:rsidRPr="001A14D3">
              <w:rPr>
                <w:rFonts w:cs="B Nazanin"/>
                <w:rtl/>
              </w:rPr>
              <w:t xml:space="preserve"> ، خرید</w:t>
            </w:r>
            <w:r w:rsidRPr="001A14D3">
              <w:rPr>
                <w:rFonts w:cs="B Nazanin"/>
              </w:rPr>
              <w:t>(US02)</w:t>
            </w:r>
          </w:p>
        </w:tc>
      </w:tr>
      <w:tr w:rsidR="00131BAA" w:rsidRPr="001A14D3" w:rsidTr="00B70123">
        <w:tc>
          <w:tcPr>
            <w:tcW w:w="2580" w:type="dxa"/>
            <w:shd w:val="clear" w:color="auto" w:fill="FFFF00"/>
          </w:tcPr>
          <w:p w:rsidR="00131BAA" w:rsidRPr="001A14D3" w:rsidRDefault="00131BAA" w:rsidP="00B70123">
            <w:pPr>
              <w:rPr>
                <w:rFonts w:cs="B Nazanin"/>
              </w:rPr>
            </w:pPr>
            <w:r w:rsidRPr="001A14D3">
              <w:rPr>
                <w:rFonts w:cs="B Nazanin"/>
                <w:rtl/>
              </w:rPr>
              <w:t xml:space="preserve">نویسنده: </w:t>
            </w:r>
            <w:r w:rsidRPr="001A14D3">
              <w:rPr>
                <w:rFonts w:cs="B Nazanin"/>
              </w:rPr>
              <w:t>MAMOMASA</w:t>
            </w:r>
          </w:p>
        </w:tc>
        <w:tc>
          <w:tcPr>
            <w:tcW w:w="3024" w:type="dxa"/>
            <w:gridSpan w:val="2"/>
            <w:shd w:val="clear" w:color="auto" w:fill="FFFF00"/>
          </w:tcPr>
          <w:p w:rsidR="00131BAA" w:rsidRPr="001A14D3" w:rsidRDefault="00131BAA" w:rsidP="00B70123">
            <w:pPr>
              <w:rPr>
                <w:rFonts w:cs="B Nazanin"/>
                <w:rtl/>
              </w:rPr>
            </w:pPr>
            <w:r w:rsidRPr="001A14D3">
              <w:rPr>
                <w:rFonts w:cs="B Nazanin"/>
                <w:rtl/>
              </w:rPr>
              <w:t>تاریخ: 27/06/99</w:t>
            </w:r>
          </w:p>
        </w:tc>
        <w:tc>
          <w:tcPr>
            <w:tcW w:w="3412" w:type="dxa"/>
            <w:shd w:val="clear" w:color="auto" w:fill="FFFF00"/>
          </w:tcPr>
          <w:p w:rsidR="00131BAA" w:rsidRPr="001A14D3" w:rsidRDefault="00131BAA" w:rsidP="00B70123">
            <w:pPr>
              <w:rPr>
                <w:rFonts w:cs="B Nazanin"/>
                <w:rtl/>
              </w:rPr>
            </w:pPr>
            <w:r w:rsidRPr="001A14D3">
              <w:rPr>
                <w:rFonts w:cs="B Nazanin"/>
                <w:rtl/>
              </w:rPr>
              <w:t>اولویت: بالا</w:t>
            </w:r>
          </w:p>
        </w:tc>
      </w:tr>
      <w:tr w:rsidR="00131BAA" w:rsidRPr="001A14D3" w:rsidTr="00B70123">
        <w:tc>
          <w:tcPr>
            <w:tcW w:w="2580" w:type="dxa"/>
            <w:shd w:val="clear" w:color="auto" w:fill="FFFF00"/>
          </w:tcPr>
          <w:p w:rsidR="00131BAA" w:rsidRPr="001A14D3" w:rsidRDefault="00131BAA" w:rsidP="00B70123">
            <w:pPr>
              <w:rPr>
                <w:rFonts w:cs="B Nazanin"/>
                <w:rtl/>
              </w:rPr>
            </w:pPr>
            <w:r w:rsidRPr="001A14D3">
              <w:rPr>
                <w:rFonts w:cs="B Nazanin"/>
                <w:rtl/>
              </w:rPr>
              <w:t>وضعیت: در دست تولید</w:t>
            </w:r>
          </w:p>
        </w:tc>
        <w:tc>
          <w:tcPr>
            <w:tcW w:w="3024" w:type="dxa"/>
            <w:gridSpan w:val="2"/>
            <w:shd w:val="clear" w:color="auto" w:fill="FFFF00"/>
          </w:tcPr>
          <w:p w:rsidR="00131BAA" w:rsidRPr="001A14D3" w:rsidRDefault="00131BAA" w:rsidP="00B70123">
            <w:pPr>
              <w:rPr>
                <w:rFonts w:cs="B Nazanin"/>
                <w:rtl/>
              </w:rPr>
            </w:pPr>
            <w:r w:rsidRPr="001A14D3">
              <w:rPr>
                <w:rFonts w:cs="B Nazanin"/>
                <w:rtl/>
              </w:rPr>
              <w:t>زمان: 2 نفر/ ساعت</w:t>
            </w:r>
          </w:p>
        </w:tc>
        <w:tc>
          <w:tcPr>
            <w:tcW w:w="3412" w:type="dxa"/>
            <w:shd w:val="clear" w:color="auto" w:fill="FFFF00"/>
          </w:tcPr>
          <w:p w:rsidR="00131BAA" w:rsidRPr="001A14D3" w:rsidRDefault="00131BAA" w:rsidP="00B70123">
            <w:pPr>
              <w:rPr>
                <w:rFonts w:cs="B Nazanin"/>
                <w:rtl/>
              </w:rPr>
            </w:pPr>
            <w:r w:rsidRPr="001A14D3">
              <w:rPr>
                <w:rFonts w:cs="B Nazanin"/>
                <w:rtl/>
              </w:rPr>
              <w:t>سختی: متوسط</w:t>
            </w:r>
          </w:p>
        </w:tc>
      </w:tr>
      <w:tr w:rsidR="00131BAA" w:rsidRPr="001A14D3" w:rsidTr="00B70123">
        <w:tc>
          <w:tcPr>
            <w:tcW w:w="9016" w:type="dxa"/>
            <w:gridSpan w:val="4"/>
            <w:shd w:val="clear" w:color="auto" w:fill="FFC000"/>
          </w:tcPr>
          <w:p w:rsidR="00131BAA" w:rsidRPr="001A14D3" w:rsidRDefault="00131BAA" w:rsidP="00B70123">
            <w:pPr>
              <w:rPr>
                <w:rFonts w:cs="B Nazanin"/>
                <w:rtl/>
              </w:rPr>
            </w:pPr>
            <w:r w:rsidRPr="001A14D3">
              <w:rPr>
                <w:rFonts w:cs="B Nazanin"/>
                <w:rtl/>
              </w:rPr>
              <w:t xml:space="preserve">ابزار: </w:t>
            </w:r>
          </w:p>
        </w:tc>
      </w:tr>
    </w:tbl>
    <w:p w:rsidR="00C90FF2" w:rsidRDefault="00C90FF2" w:rsidP="008960FF">
      <w:pPr>
        <w:rPr>
          <w:rFonts w:cs="B Nazanin"/>
          <w:rtl/>
        </w:rPr>
      </w:pPr>
    </w:p>
    <w:p w:rsidR="008960FF" w:rsidRDefault="008960FF" w:rsidP="008960FF">
      <w:pPr>
        <w:rPr>
          <w:rFonts w:cs="B Nazanin"/>
          <w:rtl/>
        </w:rPr>
      </w:pPr>
    </w:p>
    <w:p w:rsidR="008960FF" w:rsidRDefault="008960FF" w:rsidP="008960FF">
      <w:pPr>
        <w:rPr>
          <w:rFonts w:cs="B Nazanin"/>
          <w:rtl/>
        </w:rPr>
      </w:pPr>
    </w:p>
    <w:p w:rsidR="008960FF" w:rsidRDefault="008960FF" w:rsidP="008960FF">
      <w:pPr>
        <w:rPr>
          <w:rFonts w:cs="B Nazanin"/>
          <w:rtl/>
        </w:rPr>
      </w:pPr>
    </w:p>
    <w:p w:rsidR="008960FF" w:rsidRDefault="008960FF" w:rsidP="008960FF">
      <w:pPr>
        <w:rPr>
          <w:rFonts w:cs="B Nazanin"/>
          <w:rtl/>
        </w:rPr>
      </w:pPr>
    </w:p>
    <w:p w:rsidR="008960FF" w:rsidRDefault="008960FF" w:rsidP="008960FF">
      <w:pPr>
        <w:rPr>
          <w:rFonts w:cs="B Nazanin"/>
          <w:rtl/>
        </w:rPr>
      </w:pPr>
    </w:p>
    <w:p w:rsidR="008960FF" w:rsidRDefault="008960FF" w:rsidP="008960FF">
      <w:pPr>
        <w:rPr>
          <w:rFonts w:cs="B Nazanin"/>
          <w:rtl/>
        </w:rPr>
      </w:pPr>
    </w:p>
    <w:p w:rsidR="008960FF" w:rsidRDefault="008960FF" w:rsidP="008960FF">
      <w:pPr>
        <w:rPr>
          <w:rFonts w:cs="B Nazanin"/>
          <w:rtl/>
        </w:rPr>
      </w:pPr>
    </w:p>
    <w:p w:rsidR="008960FF" w:rsidRDefault="008960FF" w:rsidP="008960FF">
      <w:pPr>
        <w:rPr>
          <w:rFonts w:cs="B Nazanin"/>
          <w:rtl/>
        </w:rPr>
      </w:pPr>
    </w:p>
    <w:p w:rsidR="008960FF" w:rsidRDefault="008960FF" w:rsidP="008960FF">
      <w:pPr>
        <w:rPr>
          <w:rFonts w:cs="B Nazanin"/>
          <w:rtl/>
        </w:rPr>
      </w:pPr>
    </w:p>
    <w:p w:rsidR="008960FF" w:rsidRDefault="008960FF" w:rsidP="008960FF">
      <w:pPr>
        <w:rPr>
          <w:rFonts w:cs="B Nazanin"/>
          <w:rtl/>
        </w:rPr>
      </w:pPr>
    </w:p>
    <w:p w:rsidR="008960FF" w:rsidRPr="001A14D3" w:rsidRDefault="008960FF" w:rsidP="008960FF">
      <w:pPr>
        <w:rPr>
          <w:rFonts w:cs="B Nazanin"/>
          <w:rtl/>
        </w:rPr>
      </w:pPr>
    </w:p>
    <w:tbl>
      <w:tblPr>
        <w:tblStyle w:val="TableGrid"/>
        <w:bidiVisual/>
        <w:tblW w:w="0" w:type="auto"/>
        <w:tblLook w:val="04A0" w:firstRow="1" w:lastRow="0" w:firstColumn="1" w:lastColumn="0" w:noHBand="0" w:noVBand="1"/>
      </w:tblPr>
      <w:tblGrid>
        <w:gridCol w:w="2580"/>
        <w:gridCol w:w="1896"/>
        <w:gridCol w:w="1128"/>
        <w:gridCol w:w="3412"/>
      </w:tblGrid>
      <w:tr w:rsidR="00131BAA" w:rsidRPr="001A14D3" w:rsidTr="00B70123">
        <w:tc>
          <w:tcPr>
            <w:tcW w:w="9016" w:type="dxa"/>
            <w:gridSpan w:val="4"/>
            <w:shd w:val="clear" w:color="auto" w:fill="000000" w:themeFill="text1"/>
          </w:tcPr>
          <w:p w:rsidR="00131BAA" w:rsidRPr="001A14D3" w:rsidRDefault="00131BAA" w:rsidP="00B70123">
            <w:pPr>
              <w:tabs>
                <w:tab w:val="left" w:pos="4204"/>
                <w:tab w:val="center" w:pos="4400"/>
              </w:tabs>
              <w:bidi w:val="0"/>
              <w:rPr>
                <w:rFonts w:cs="B Nazanin"/>
              </w:rPr>
            </w:pPr>
            <w:r w:rsidRPr="001A14D3">
              <w:rPr>
                <w:rFonts w:cs="B Nazanin"/>
              </w:rPr>
              <w:t>ID:US02</w:t>
            </w:r>
          </w:p>
        </w:tc>
      </w:tr>
      <w:tr w:rsidR="00131BAA" w:rsidRPr="001A14D3" w:rsidTr="00B70123">
        <w:tc>
          <w:tcPr>
            <w:tcW w:w="9016" w:type="dxa"/>
            <w:gridSpan w:val="4"/>
            <w:shd w:val="clear" w:color="auto" w:fill="DEEAF6" w:themeFill="accent1" w:themeFillTint="33"/>
          </w:tcPr>
          <w:p w:rsidR="00131BAA" w:rsidRPr="001A14D3" w:rsidRDefault="00131BAA" w:rsidP="00B70123">
            <w:pPr>
              <w:rPr>
                <w:rFonts w:cs="B Nazanin"/>
                <w:rtl/>
              </w:rPr>
            </w:pPr>
            <w:r w:rsidRPr="001A14D3">
              <w:rPr>
                <w:rFonts w:cs="B Nazanin"/>
                <w:rtl/>
              </w:rPr>
              <w:t>عنوان: خرید</w:t>
            </w:r>
          </w:p>
        </w:tc>
      </w:tr>
      <w:tr w:rsidR="00131BAA" w:rsidRPr="001A14D3" w:rsidTr="00B70123">
        <w:trPr>
          <w:trHeight w:val="1401"/>
        </w:trPr>
        <w:tc>
          <w:tcPr>
            <w:tcW w:w="4476" w:type="dxa"/>
            <w:gridSpan w:val="2"/>
            <w:shd w:val="clear" w:color="auto" w:fill="EDEDED" w:themeFill="accent3" w:themeFillTint="33"/>
          </w:tcPr>
          <w:p w:rsidR="00131BAA" w:rsidRPr="001A14D3" w:rsidRDefault="00131BAA" w:rsidP="00B70123">
            <w:pPr>
              <w:jc w:val="both"/>
              <w:rPr>
                <w:rFonts w:cs="B Nazanin"/>
                <w:rtl/>
              </w:rPr>
            </w:pPr>
            <w:r w:rsidRPr="001A14D3">
              <w:rPr>
                <w:rFonts w:cs="B Nazanin"/>
                <w:rtl/>
              </w:rPr>
              <w:t xml:space="preserve">شرح: به عنوان مشتری که منو را مشاهده کرده است ، بتوانم یک تا چند غذا را بواسطه ی آیکن های + و </w:t>
            </w:r>
            <w:r w:rsidRPr="001A14D3">
              <w:rPr>
                <w:rFonts w:ascii="Times New Roman" w:hAnsi="Times New Roman" w:cs="Times New Roman" w:hint="cs"/>
                <w:rtl/>
              </w:rPr>
              <w:t>–</w:t>
            </w:r>
            <w:r w:rsidRPr="001A14D3">
              <w:rPr>
                <w:rFonts w:cs="B Nazanin"/>
                <w:rtl/>
              </w:rPr>
              <w:t xml:space="preserve"> </w:t>
            </w:r>
            <w:r w:rsidRPr="001A14D3">
              <w:rPr>
                <w:rFonts w:cs="B Nazanin" w:hint="cs"/>
                <w:rtl/>
              </w:rPr>
              <w:t>از</w:t>
            </w:r>
            <w:r w:rsidRPr="001A14D3">
              <w:rPr>
                <w:rFonts w:cs="B Nazanin"/>
                <w:rtl/>
              </w:rPr>
              <w:t xml:space="preserve"> </w:t>
            </w:r>
            <w:r w:rsidRPr="001A14D3">
              <w:rPr>
                <w:rFonts w:cs="B Nazanin" w:hint="cs"/>
                <w:rtl/>
              </w:rPr>
              <w:t>سبد</w:t>
            </w:r>
            <w:r w:rsidRPr="001A14D3">
              <w:rPr>
                <w:rFonts w:cs="B Nazanin"/>
                <w:rtl/>
              </w:rPr>
              <w:t xml:space="preserve"> خرید خود اضافه و کم کنم. نهایتا با کلیک بر گزینه ی اتمام خرید ، به صفحه ی پرداخت منتقل شوم. پس از انجام پرداخت ، در صورتی که سفارش من بیرون بر و توسط پیک باشد ، مشخصات تماس پیک برای من نمایش داده شود و نهایتا بتوانم در نظرسنجی شرکت کنم.</w:t>
            </w:r>
          </w:p>
        </w:tc>
        <w:tc>
          <w:tcPr>
            <w:tcW w:w="4540" w:type="dxa"/>
            <w:gridSpan w:val="2"/>
            <w:shd w:val="clear" w:color="auto" w:fill="EDEDED" w:themeFill="accent3" w:themeFillTint="33"/>
          </w:tcPr>
          <w:p w:rsidR="00131BAA" w:rsidRPr="001A14D3" w:rsidRDefault="00131BAA" w:rsidP="00B70123">
            <w:pPr>
              <w:rPr>
                <w:rFonts w:cs="B Nazanin"/>
                <w:rtl/>
              </w:rPr>
            </w:pPr>
            <w:r w:rsidRPr="001A14D3">
              <w:rPr>
                <w:rFonts w:cs="B Nazanin"/>
                <w:rtl/>
              </w:rPr>
              <w:t>تاییدیه:</w:t>
            </w:r>
          </w:p>
          <w:p w:rsidR="00131BAA" w:rsidRPr="001A14D3" w:rsidRDefault="00131BAA" w:rsidP="00B70123">
            <w:pPr>
              <w:jc w:val="both"/>
              <w:rPr>
                <w:rFonts w:cs="B Nazanin"/>
                <w:rtl/>
              </w:rPr>
            </w:pPr>
            <w:r w:rsidRPr="001A14D3">
              <w:rPr>
                <w:rFonts w:cs="B Nazanin"/>
              </w:rPr>
              <w: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م</w:t>
            </w:r>
            <w:r w:rsidRPr="001A14D3">
              <w:rPr>
                <w:rFonts w:cs="B Nazanin"/>
                <w:rtl/>
              </w:rPr>
              <w:t>شتری برای دسترسی به این سناریو باید سناریوی "</w:t>
            </w:r>
            <w:r w:rsidRPr="001A14D3">
              <w:rPr>
                <w:rFonts w:cs="B Nazanin" w:hint="cs"/>
                <w:rtl/>
              </w:rPr>
              <w:t>مشاهده</w:t>
            </w:r>
            <w:r w:rsidRPr="001A14D3">
              <w:rPr>
                <w:rFonts w:cs="B Nazanin"/>
                <w:rtl/>
              </w:rPr>
              <w:t xml:space="preserve"> </w:t>
            </w:r>
            <w:r w:rsidRPr="001A14D3">
              <w:rPr>
                <w:rFonts w:cs="B Nazanin" w:hint="cs"/>
                <w:rtl/>
              </w:rPr>
              <w:t>ی</w:t>
            </w:r>
            <w:r w:rsidRPr="001A14D3">
              <w:rPr>
                <w:rFonts w:cs="B Nazanin"/>
                <w:rtl/>
              </w:rPr>
              <w:t xml:space="preserve"> </w:t>
            </w:r>
            <w:r w:rsidRPr="001A14D3">
              <w:rPr>
                <w:rFonts w:cs="B Nazanin" w:hint="cs"/>
                <w:rtl/>
              </w:rPr>
              <w:t>منو</w:t>
            </w:r>
            <w:r w:rsidRPr="001A14D3">
              <w:rPr>
                <w:rFonts w:cs="B Nazanin"/>
                <w:rtl/>
              </w:rPr>
              <w:t xml:space="preserve">" </w:t>
            </w:r>
            <w:r w:rsidRPr="001A14D3">
              <w:rPr>
                <w:rFonts w:cs="B Nazanin" w:hint="cs"/>
                <w:rtl/>
              </w:rPr>
              <w:t>را</w:t>
            </w:r>
            <w:r w:rsidRPr="001A14D3">
              <w:rPr>
                <w:rFonts w:cs="B Nazanin"/>
                <w:rtl/>
              </w:rPr>
              <w:t xml:space="preserve"> </w:t>
            </w:r>
            <w:r w:rsidRPr="001A14D3">
              <w:rPr>
                <w:rFonts w:cs="B Nazanin" w:hint="cs"/>
                <w:rtl/>
              </w:rPr>
              <w:t>پشت</w:t>
            </w:r>
            <w:r w:rsidRPr="001A14D3">
              <w:rPr>
                <w:rFonts w:cs="B Nazanin"/>
                <w:rtl/>
              </w:rPr>
              <w:t xml:space="preserve"> </w:t>
            </w:r>
            <w:r w:rsidRPr="001A14D3">
              <w:rPr>
                <w:rFonts w:cs="B Nazanin" w:hint="cs"/>
                <w:rtl/>
              </w:rPr>
              <w:t>سر</w:t>
            </w:r>
            <w:r w:rsidRPr="001A14D3">
              <w:rPr>
                <w:rFonts w:cs="B Nazanin"/>
                <w:rtl/>
              </w:rPr>
              <w:t xml:space="preserve"> </w:t>
            </w:r>
            <w:r w:rsidRPr="001A14D3">
              <w:rPr>
                <w:rFonts w:cs="B Nazanin" w:hint="cs"/>
                <w:rtl/>
              </w:rPr>
              <w:t>گذاشته</w:t>
            </w:r>
            <w:r w:rsidRPr="001A14D3">
              <w:rPr>
                <w:rFonts w:cs="B Nazanin"/>
                <w:rtl/>
              </w:rPr>
              <w:t xml:space="preserve"> </w:t>
            </w:r>
            <w:r w:rsidRPr="001A14D3">
              <w:rPr>
                <w:rFonts w:cs="B Nazanin" w:hint="cs"/>
                <w:rtl/>
              </w:rPr>
              <w:t>باشد</w:t>
            </w:r>
            <w:r w:rsidRPr="001A14D3">
              <w:rPr>
                <w:rFonts w:cs="B Nazanin"/>
                <w:rtl/>
              </w:rPr>
              <w:t xml:space="preserve">. </w:t>
            </w:r>
            <w:r w:rsidRPr="001A14D3">
              <w:rPr>
                <w:rFonts w:cs="B Nazanin" w:hint="cs"/>
                <w:rtl/>
              </w:rPr>
              <w:t>همچنین</w:t>
            </w:r>
            <w:r w:rsidRPr="001A14D3">
              <w:rPr>
                <w:rFonts w:cs="B Nazanin"/>
                <w:rtl/>
              </w:rPr>
              <w:t xml:space="preserve"> </w:t>
            </w:r>
            <w:r w:rsidRPr="001A14D3">
              <w:rPr>
                <w:rFonts w:cs="B Nazanin" w:hint="cs"/>
                <w:rtl/>
              </w:rPr>
              <w:t>با</w:t>
            </w:r>
            <w:r w:rsidRPr="001A14D3">
              <w:rPr>
                <w:rFonts w:cs="B Nazanin"/>
                <w:rtl/>
              </w:rPr>
              <w:t xml:space="preserve"> </w:t>
            </w:r>
            <w:r w:rsidRPr="001A14D3">
              <w:rPr>
                <w:rFonts w:cs="B Nazanin" w:hint="cs"/>
                <w:rtl/>
              </w:rPr>
              <w:t>فشردن</w:t>
            </w:r>
            <w:r w:rsidRPr="001A14D3">
              <w:rPr>
                <w:rFonts w:cs="B Nazanin"/>
                <w:rtl/>
              </w:rPr>
              <w:t xml:space="preserve"> </w:t>
            </w:r>
            <w:r w:rsidRPr="001A14D3">
              <w:rPr>
                <w:rFonts w:cs="B Nazanin" w:hint="cs"/>
                <w:rtl/>
              </w:rPr>
              <w:t>چند</w:t>
            </w:r>
            <w:r w:rsidRPr="001A14D3">
              <w:rPr>
                <w:rFonts w:cs="B Nazanin"/>
                <w:rtl/>
              </w:rPr>
              <w:t xml:space="preserve"> </w:t>
            </w:r>
            <w:r w:rsidRPr="001A14D3">
              <w:rPr>
                <w:rFonts w:cs="B Nazanin" w:hint="cs"/>
                <w:rtl/>
              </w:rPr>
              <w:t>باره</w:t>
            </w:r>
            <w:r w:rsidRPr="001A14D3">
              <w:rPr>
                <w:rFonts w:cs="B Nazanin"/>
                <w:rtl/>
              </w:rPr>
              <w:t xml:space="preserve"> </w:t>
            </w:r>
            <w:r w:rsidRPr="001A14D3">
              <w:rPr>
                <w:rFonts w:cs="B Nazanin" w:hint="cs"/>
                <w:rtl/>
              </w:rPr>
              <w:t>ی</w:t>
            </w:r>
            <w:r w:rsidRPr="001A14D3">
              <w:rPr>
                <w:rFonts w:cs="B Nazanin"/>
                <w:rtl/>
              </w:rPr>
              <w:t xml:space="preserve"> + </w:t>
            </w:r>
            <w:r w:rsidRPr="001A14D3">
              <w:rPr>
                <w:rFonts w:cs="B Nazanin" w:hint="cs"/>
                <w:rtl/>
              </w:rPr>
              <w:t>در</w:t>
            </w:r>
            <w:r w:rsidRPr="001A14D3">
              <w:rPr>
                <w:rFonts w:cs="B Nazanin"/>
                <w:rtl/>
              </w:rPr>
              <w:t xml:space="preserve"> </w:t>
            </w:r>
            <w:r w:rsidRPr="001A14D3">
              <w:rPr>
                <w:rFonts w:cs="B Nazanin" w:hint="cs"/>
                <w:rtl/>
              </w:rPr>
              <w:t>کنار</w:t>
            </w:r>
            <w:r w:rsidRPr="001A14D3">
              <w:rPr>
                <w:rFonts w:cs="B Nazanin"/>
                <w:rtl/>
              </w:rPr>
              <w:t xml:space="preserve"> </w:t>
            </w:r>
            <w:r w:rsidRPr="001A14D3">
              <w:rPr>
                <w:rFonts w:cs="B Nazanin" w:hint="cs"/>
                <w:rtl/>
              </w:rPr>
              <w:t>هر</w:t>
            </w:r>
            <w:r w:rsidRPr="001A14D3">
              <w:rPr>
                <w:rFonts w:cs="B Nazanin"/>
                <w:rtl/>
              </w:rPr>
              <w:t xml:space="preserve"> </w:t>
            </w:r>
            <w:r w:rsidRPr="001A14D3">
              <w:rPr>
                <w:rFonts w:cs="B Nazanin" w:hint="cs"/>
                <w:rtl/>
              </w:rPr>
              <w:t>غذا</w:t>
            </w:r>
            <w:r w:rsidRPr="001A14D3">
              <w:rPr>
                <w:rFonts w:cs="B Nazanin"/>
                <w:rtl/>
              </w:rPr>
              <w:t xml:space="preserve"> </w:t>
            </w:r>
            <w:r w:rsidRPr="001A14D3">
              <w:rPr>
                <w:rFonts w:cs="B Nazanin" w:hint="cs"/>
                <w:rtl/>
              </w:rPr>
              <w:t>همان</w:t>
            </w:r>
            <w:r w:rsidRPr="001A14D3">
              <w:rPr>
                <w:rFonts w:cs="B Nazanin"/>
                <w:rtl/>
              </w:rPr>
              <w:t xml:space="preserve"> </w:t>
            </w:r>
            <w:r w:rsidRPr="001A14D3">
              <w:rPr>
                <w:rFonts w:cs="B Nazanin" w:hint="cs"/>
                <w:rtl/>
              </w:rPr>
              <w:t>غذا</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همان</w:t>
            </w:r>
            <w:r w:rsidRPr="001A14D3">
              <w:rPr>
                <w:rFonts w:cs="B Nazanin"/>
                <w:rtl/>
              </w:rPr>
              <w:t xml:space="preserve"> </w:t>
            </w:r>
            <w:r w:rsidRPr="001A14D3">
              <w:rPr>
                <w:rFonts w:cs="B Nazanin" w:hint="cs"/>
                <w:rtl/>
              </w:rPr>
              <w:t>تعداد</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سبد</w:t>
            </w:r>
            <w:r w:rsidRPr="001A14D3">
              <w:rPr>
                <w:rFonts w:cs="B Nazanin"/>
                <w:rtl/>
              </w:rPr>
              <w:t xml:space="preserve"> </w:t>
            </w:r>
            <w:r w:rsidRPr="001A14D3">
              <w:rPr>
                <w:rFonts w:cs="B Nazanin" w:hint="cs"/>
                <w:rtl/>
              </w:rPr>
              <w:t>خرید</w:t>
            </w:r>
            <w:r w:rsidRPr="001A14D3">
              <w:rPr>
                <w:rFonts w:cs="B Nazanin"/>
                <w:rtl/>
              </w:rPr>
              <w:t xml:space="preserve"> </w:t>
            </w:r>
            <w:r w:rsidRPr="001A14D3">
              <w:rPr>
                <w:rFonts w:cs="B Nazanin" w:hint="cs"/>
                <w:rtl/>
              </w:rPr>
              <w:t>مشتری</w:t>
            </w:r>
            <w:r w:rsidRPr="001A14D3">
              <w:rPr>
                <w:rFonts w:cs="B Nazanin"/>
                <w:rtl/>
              </w:rPr>
              <w:t xml:space="preserve"> </w:t>
            </w:r>
            <w:r w:rsidRPr="001A14D3">
              <w:rPr>
                <w:rFonts w:cs="B Nazanin" w:hint="cs"/>
                <w:rtl/>
              </w:rPr>
              <w:t>اضافه</w:t>
            </w:r>
            <w:r w:rsidRPr="001A14D3">
              <w:rPr>
                <w:rFonts w:cs="B Nazanin"/>
                <w:rtl/>
              </w:rPr>
              <w:t xml:space="preserve"> </w:t>
            </w:r>
            <w:r w:rsidRPr="001A14D3">
              <w:rPr>
                <w:rFonts w:cs="B Nazanin" w:hint="cs"/>
                <w:rtl/>
              </w:rPr>
              <w:t>گردد</w:t>
            </w:r>
            <w:r w:rsidRPr="001A14D3">
              <w:rPr>
                <w:rFonts w:cs="B Nazanin"/>
                <w:rtl/>
              </w:rPr>
              <w:t xml:space="preserve"> </w:t>
            </w:r>
            <w:r w:rsidRPr="001A14D3">
              <w:rPr>
                <w:rFonts w:cs="B Nazanin" w:hint="cs"/>
                <w:rtl/>
              </w:rPr>
              <w:t>و</w:t>
            </w:r>
            <w:r w:rsidRPr="001A14D3">
              <w:rPr>
                <w:rFonts w:cs="B Nazanin"/>
                <w:rtl/>
              </w:rPr>
              <w:t xml:space="preserve"> </w:t>
            </w:r>
            <w:r w:rsidRPr="001A14D3">
              <w:rPr>
                <w:rFonts w:cs="B Nazanin" w:hint="cs"/>
                <w:rtl/>
              </w:rPr>
              <w:t>با</w:t>
            </w:r>
            <w:r w:rsidRPr="001A14D3">
              <w:rPr>
                <w:rFonts w:cs="B Nazanin"/>
                <w:rtl/>
              </w:rPr>
              <w:t xml:space="preserve"> </w:t>
            </w:r>
            <w:r w:rsidRPr="001A14D3">
              <w:rPr>
                <w:rFonts w:cs="B Nazanin" w:hint="cs"/>
                <w:rtl/>
              </w:rPr>
              <w:t>هر</w:t>
            </w:r>
            <w:r w:rsidRPr="001A14D3">
              <w:rPr>
                <w:rFonts w:cs="B Nazanin"/>
                <w:rtl/>
              </w:rPr>
              <w:t xml:space="preserve"> </w:t>
            </w:r>
            <w:r w:rsidRPr="001A14D3">
              <w:rPr>
                <w:rFonts w:cs="B Nazanin" w:hint="cs"/>
                <w:rtl/>
              </w:rPr>
              <w:t>بار</w:t>
            </w:r>
            <w:r w:rsidRPr="001A14D3">
              <w:rPr>
                <w:rFonts w:cs="B Nazanin"/>
                <w:rtl/>
              </w:rPr>
              <w:t xml:space="preserve"> </w:t>
            </w:r>
            <w:r w:rsidRPr="001A14D3">
              <w:rPr>
                <w:rFonts w:cs="B Nazanin" w:hint="cs"/>
                <w:rtl/>
              </w:rPr>
              <w:t>فشردن</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همان</w:t>
            </w:r>
            <w:r w:rsidRPr="001A14D3">
              <w:rPr>
                <w:rFonts w:cs="B Nazanin"/>
                <w:rtl/>
              </w:rPr>
              <w:t xml:space="preserve"> </w:t>
            </w:r>
            <w:r w:rsidRPr="001A14D3">
              <w:rPr>
                <w:rFonts w:cs="B Nazanin" w:hint="cs"/>
                <w:rtl/>
              </w:rPr>
              <w:t>غذا</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همان</w:t>
            </w:r>
            <w:r w:rsidRPr="001A14D3">
              <w:rPr>
                <w:rFonts w:cs="B Nazanin"/>
                <w:rtl/>
              </w:rPr>
              <w:t xml:space="preserve"> </w:t>
            </w:r>
            <w:r w:rsidRPr="001A14D3">
              <w:rPr>
                <w:rFonts w:cs="B Nazanin" w:hint="cs"/>
                <w:rtl/>
              </w:rPr>
              <w:t>تعداد</w:t>
            </w:r>
            <w:r w:rsidRPr="001A14D3">
              <w:rPr>
                <w:rFonts w:cs="B Nazanin"/>
                <w:rtl/>
              </w:rPr>
              <w:t xml:space="preserve"> </w:t>
            </w:r>
            <w:r w:rsidRPr="001A14D3">
              <w:rPr>
                <w:rFonts w:cs="B Nazanin" w:hint="cs"/>
                <w:rtl/>
              </w:rPr>
              <w:t>از</w:t>
            </w:r>
            <w:r w:rsidRPr="001A14D3">
              <w:rPr>
                <w:rFonts w:cs="B Nazanin"/>
                <w:rtl/>
              </w:rPr>
              <w:t xml:space="preserve"> </w:t>
            </w:r>
            <w:r w:rsidRPr="001A14D3">
              <w:rPr>
                <w:rFonts w:cs="B Nazanin" w:hint="cs"/>
                <w:rtl/>
              </w:rPr>
              <w:t>سبد</w:t>
            </w:r>
            <w:r w:rsidRPr="001A14D3">
              <w:rPr>
                <w:rFonts w:cs="B Nazanin"/>
                <w:rtl/>
              </w:rPr>
              <w:t xml:space="preserve"> </w:t>
            </w:r>
            <w:r w:rsidRPr="001A14D3">
              <w:rPr>
                <w:rFonts w:cs="B Nazanin" w:hint="cs"/>
                <w:rtl/>
              </w:rPr>
              <w:t>خرید</w:t>
            </w:r>
            <w:r w:rsidRPr="001A14D3">
              <w:rPr>
                <w:rFonts w:cs="B Nazanin"/>
                <w:rtl/>
              </w:rPr>
              <w:t xml:space="preserve"> </w:t>
            </w:r>
            <w:r w:rsidRPr="001A14D3">
              <w:rPr>
                <w:rFonts w:cs="B Nazanin" w:hint="cs"/>
                <w:rtl/>
              </w:rPr>
              <w:t>مشتری</w:t>
            </w:r>
            <w:r w:rsidRPr="001A14D3">
              <w:rPr>
                <w:rFonts w:cs="B Nazanin"/>
                <w:rtl/>
              </w:rPr>
              <w:t xml:space="preserve"> </w:t>
            </w:r>
            <w:r w:rsidRPr="001A14D3">
              <w:rPr>
                <w:rFonts w:cs="B Nazanin" w:hint="cs"/>
                <w:rtl/>
              </w:rPr>
              <w:t>کاسته</w:t>
            </w:r>
            <w:r w:rsidRPr="001A14D3">
              <w:rPr>
                <w:rFonts w:cs="B Nazanin"/>
                <w:rtl/>
              </w:rPr>
              <w:t xml:space="preserve"> </w:t>
            </w:r>
            <w:r w:rsidRPr="001A14D3">
              <w:rPr>
                <w:rFonts w:cs="B Nazanin" w:hint="cs"/>
                <w:rtl/>
              </w:rPr>
              <w:t>شود</w:t>
            </w:r>
            <w:r w:rsidRPr="001A14D3">
              <w:rPr>
                <w:rFonts w:cs="B Nazanin"/>
                <w:rtl/>
              </w:rPr>
              <w:t xml:space="preserve">. </w:t>
            </w:r>
            <w:r w:rsidRPr="001A14D3">
              <w:rPr>
                <w:rFonts w:cs="B Nazanin" w:hint="cs"/>
                <w:rtl/>
              </w:rPr>
              <w:t>هزینه</w:t>
            </w:r>
            <w:r w:rsidRPr="001A14D3">
              <w:rPr>
                <w:rFonts w:cs="B Nazanin"/>
                <w:rtl/>
              </w:rPr>
              <w:t xml:space="preserve"> ی کسر شده از حساب مشتری درست باید به مقدار سفارش موجود در سبد کالای مشتری باشد و بیشتر و کمتر از آن نباشد. همچنین که پس از پرداخت شدن مبلغ توسط مشتری ، نظر سنجی برای رستوران به نمایش داده شود که مشتری بتوند یک گزینه ی آن را انتخاب نماید.</w:t>
            </w:r>
          </w:p>
          <w:p w:rsidR="00131BAA" w:rsidRPr="001A14D3" w:rsidRDefault="00131BAA" w:rsidP="00B70123">
            <w:pPr>
              <w:jc w:val="both"/>
              <w:rPr>
                <w:rFonts w:cs="B Nazanin"/>
                <w:rtl/>
              </w:rPr>
            </w:pPr>
            <w:r w:rsidRPr="001A14D3">
              <w:rPr>
                <w:rFonts w:cs="B Nazanin"/>
              </w:rPr>
              <w:t>Not-Scope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تعداد</w:t>
            </w:r>
            <w:r w:rsidRPr="001A14D3">
              <w:rPr>
                <w:rFonts w:cs="B Nazanin"/>
                <w:rtl/>
              </w:rPr>
              <w:t xml:space="preserve"> غذاهای موجود در سبد خرید نمیتواند منفی باشد. هزینه ی قابل پرداخت برای مشتری نمیتواند منفی باشد.</w:t>
            </w:r>
          </w:p>
        </w:tc>
      </w:tr>
      <w:tr w:rsidR="00131BAA" w:rsidRPr="001A14D3" w:rsidTr="00B70123">
        <w:tc>
          <w:tcPr>
            <w:tcW w:w="9016" w:type="dxa"/>
            <w:gridSpan w:val="4"/>
          </w:tcPr>
          <w:p w:rsidR="00131BAA" w:rsidRPr="001A14D3" w:rsidRDefault="00131BAA" w:rsidP="00B70123">
            <w:pPr>
              <w:rPr>
                <w:rFonts w:cs="B Nazanin"/>
              </w:rPr>
            </w:pPr>
            <w:r w:rsidRPr="001A14D3">
              <w:rPr>
                <w:rFonts w:cs="B Nazanin"/>
                <w:rtl/>
              </w:rPr>
              <w:t>داستان های مربوط: مشاهده ی منو.</w:t>
            </w:r>
            <w:r w:rsidRPr="001A14D3">
              <w:rPr>
                <w:rFonts w:cs="B Nazanin"/>
              </w:rPr>
              <w:t>(US01)</w:t>
            </w:r>
          </w:p>
        </w:tc>
      </w:tr>
      <w:tr w:rsidR="00131BAA" w:rsidRPr="001A14D3" w:rsidTr="00B70123">
        <w:tc>
          <w:tcPr>
            <w:tcW w:w="2580" w:type="dxa"/>
            <w:shd w:val="clear" w:color="auto" w:fill="FFFF00"/>
          </w:tcPr>
          <w:p w:rsidR="00131BAA" w:rsidRPr="001A14D3" w:rsidRDefault="00131BAA" w:rsidP="00B70123">
            <w:pPr>
              <w:rPr>
                <w:rFonts w:cs="B Nazanin"/>
              </w:rPr>
            </w:pPr>
            <w:r w:rsidRPr="001A14D3">
              <w:rPr>
                <w:rFonts w:cs="B Nazanin"/>
                <w:rtl/>
              </w:rPr>
              <w:t xml:space="preserve">نویسنده: </w:t>
            </w:r>
            <w:r w:rsidRPr="001A14D3">
              <w:rPr>
                <w:rFonts w:cs="B Nazanin"/>
              </w:rPr>
              <w:t>MAMOMASA</w:t>
            </w:r>
          </w:p>
        </w:tc>
        <w:tc>
          <w:tcPr>
            <w:tcW w:w="3024" w:type="dxa"/>
            <w:gridSpan w:val="2"/>
            <w:shd w:val="clear" w:color="auto" w:fill="FFFF00"/>
          </w:tcPr>
          <w:p w:rsidR="00131BAA" w:rsidRPr="001A14D3" w:rsidRDefault="00131BAA" w:rsidP="00B70123">
            <w:pPr>
              <w:rPr>
                <w:rFonts w:cs="B Nazanin"/>
                <w:rtl/>
              </w:rPr>
            </w:pPr>
            <w:r w:rsidRPr="001A14D3">
              <w:rPr>
                <w:rFonts w:cs="B Nazanin"/>
                <w:rtl/>
              </w:rPr>
              <w:t>تاریخ:27/06/99</w:t>
            </w:r>
          </w:p>
        </w:tc>
        <w:tc>
          <w:tcPr>
            <w:tcW w:w="3412" w:type="dxa"/>
            <w:shd w:val="clear" w:color="auto" w:fill="FFFF00"/>
          </w:tcPr>
          <w:p w:rsidR="00131BAA" w:rsidRPr="001A14D3" w:rsidRDefault="00131BAA" w:rsidP="00B70123">
            <w:pPr>
              <w:rPr>
                <w:rFonts w:cs="B Nazanin"/>
                <w:rtl/>
              </w:rPr>
            </w:pPr>
            <w:r w:rsidRPr="001A14D3">
              <w:rPr>
                <w:rFonts w:cs="B Nazanin"/>
                <w:rtl/>
              </w:rPr>
              <w:t>اولویت: بالا</w:t>
            </w:r>
          </w:p>
        </w:tc>
      </w:tr>
      <w:tr w:rsidR="00131BAA" w:rsidRPr="001A14D3" w:rsidTr="00B70123">
        <w:tc>
          <w:tcPr>
            <w:tcW w:w="2580" w:type="dxa"/>
            <w:shd w:val="clear" w:color="auto" w:fill="FFFF00"/>
          </w:tcPr>
          <w:p w:rsidR="00131BAA" w:rsidRPr="001A14D3" w:rsidRDefault="00131BAA" w:rsidP="00B70123">
            <w:pPr>
              <w:rPr>
                <w:rFonts w:cs="B Nazanin"/>
                <w:rtl/>
              </w:rPr>
            </w:pPr>
            <w:r w:rsidRPr="001A14D3">
              <w:rPr>
                <w:rFonts w:cs="B Nazanin"/>
                <w:rtl/>
              </w:rPr>
              <w:t>وضعیت: در دست تولید</w:t>
            </w:r>
          </w:p>
        </w:tc>
        <w:tc>
          <w:tcPr>
            <w:tcW w:w="3024" w:type="dxa"/>
            <w:gridSpan w:val="2"/>
            <w:shd w:val="clear" w:color="auto" w:fill="FFFF00"/>
          </w:tcPr>
          <w:p w:rsidR="00131BAA" w:rsidRPr="001A14D3" w:rsidRDefault="00131BAA" w:rsidP="00B70123">
            <w:pPr>
              <w:rPr>
                <w:rFonts w:cs="B Nazanin"/>
                <w:rtl/>
              </w:rPr>
            </w:pPr>
            <w:r w:rsidRPr="001A14D3">
              <w:rPr>
                <w:rFonts w:cs="B Nazanin"/>
                <w:rtl/>
              </w:rPr>
              <w:t>زمان: 2 نفر/ساعت</w:t>
            </w:r>
          </w:p>
        </w:tc>
        <w:tc>
          <w:tcPr>
            <w:tcW w:w="3412" w:type="dxa"/>
            <w:shd w:val="clear" w:color="auto" w:fill="FFFF00"/>
          </w:tcPr>
          <w:p w:rsidR="00131BAA" w:rsidRPr="001A14D3" w:rsidRDefault="00131BAA" w:rsidP="00B70123">
            <w:pPr>
              <w:rPr>
                <w:rFonts w:cs="B Nazanin"/>
                <w:rtl/>
              </w:rPr>
            </w:pPr>
            <w:r w:rsidRPr="001A14D3">
              <w:rPr>
                <w:rFonts w:cs="B Nazanin"/>
                <w:rtl/>
              </w:rPr>
              <w:t>سختی: متوسط</w:t>
            </w:r>
          </w:p>
        </w:tc>
      </w:tr>
      <w:tr w:rsidR="00131BAA" w:rsidRPr="001A14D3" w:rsidTr="00B70123">
        <w:tc>
          <w:tcPr>
            <w:tcW w:w="9016" w:type="dxa"/>
            <w:gridSpan w:val="4"/>
            <w:shd w:val="clear" w:color="auto" w:fill="FFC000"/>
          </w:tcPr>
          <w:p w:rsidR="00131BAA" w:rsidRPr="001A14D3" w:rsidRDefault="00131BAA" w:rsidP="00B70123">
            <w:pPr>
              <w:rPr>
                <w:rFonts w:cs="B Nazanin"/>
                <w:rtl/>
              </w:rPr>
            </w:pPr>
            <w:r w:rsidRPr="001A14D3">
              <w:rPr>
                <w:rFonts w:cs="B Nazanin"/>
                <w:rtl/>
              </w:rPr>
              <w:t>ابزار:</w:t>
            </w:r>
          </w:p>
        </w:tc>
      </w:tr>
    </w:tbl>
    <w:p w:rsidR="00131BAA" w:rsidRPr="001A14D3" w:rsidRDefault="00131BAA" w:rsidP="00131BAA">
      <w:pPr>
        <w:jc w:val="center"/>
        <w:rPr>
          <w:rFonts w:cs="B Nazanin"/>
          <w:rtl/>
        </w:rPr>
      </w:pPr>
    </w:p>
    <w:p w:rsidR="00131BAA" w:rsidRPr="001A14D3" w:rsidRDefault="00131BAA" w:rsidP="00131BAA">
      <w:pPr>
        <w:jc w:val="center"/>
        <w:rPr>
          <w:rFonts w:cs="B Nazanin"/>
          <w:rtl/>
        </w:rPr>
      </w:pPr>
    </w:p>
    <w:p w:rsidR="00131BAA" w:rsidRPr="001A14D3" w:rsidRDefault="00131BAA" w:rsidP="00131BAA">
      <w:pPr>
        <w:jc w:val="center"/>
        <w:rPr>
          <w:rFonts w:cs="B Nazanin"/>
        </w:rPr>
      </w:pPr>
    </w:p>
    <w:tbl>
      <w:tblPr>
        <w:tblStyle w:val="TableGrid"/>
        <w:bidiVisual/>
        <w:tblW w:w="0" w:type="auto"/>
        <w:tblLook w:val="04A0" w:firstRow="1" w:lastRow="0" w:firstColumn="1" w:lastColumn="0" w:noHBand="0" w:noVBand="1"/>
      </w:tblPr>
      <w:tblGrid>
        <w:gridCol w:w="2580"/>
        <w:gridCol w:w="1896"/>
        <w:gridCol w:w="1128"/>
        <w:gridCol w:w="3412"/>
      </w:tblGrid>
      <w:tr w:rsidR="00131BAA" w:rsidRPr="001A14D3" w:rsidTr="00B70123">
        <w:tc>
          <w:tcPr>
            <w:tcW w:w="9016" w:type="dxa"/>
            <w:gridSpan w:val="4"/>
            <w:shd w:val="clear" w:color="auto" w:fill="000000" w:themeFill="text1"/>
          </w:tcPr>
          <w:p w:rsidR="00131BAA" w:rsidRPr="001A14D3" w:rsidRDefault="00131BAA" w:rsidP="00B70123">
            <w:pPr>
              <w:tabs>
                <w:tab w:val="left" w:pos="4204"/>
                <w:tab w:val="center" w:pos="4400"/>
              </w:tabs>
              <w:bidi w:val="0"/>
              <w:rPr>
                <w:rFonts w:cs="B Nazanin"/>
              </w:rPr>
            </w:pPr>
            <w:r w:rsidRPr="001A14D3">
              <w:rPr>
                <w:rFonts w:cs="B Nazanin"/>
              </w:rPr>
              <w:t>ID:US03</w:t>
            </w:r>
          </w:p>
        </w:tc>
      </w:tr>
      <w:tr w:rsidR="00131BAA" w:rsidRPr="001A14D3" w:rsidTr="00B70123">
        <w:tc>
          <w:tcPr>
            <w:tcW w:w="9016" w:type="dxa"/>
            <w:gridSpan w:val="4"/>
            <w:shd w:val="clear" w:color="auto" w:fill="DEEAF6" w:themeFill="accent1" w:themeFillTint="33"/>
          </w:tcPr>
          <w:p w:rsidR="00131BAA" w:rsidRPr="001A14D3" w:rsidRDefault="00131BAA" w:rsidP="00B70123">
            <w:pPr>
              <w:rPr>
                <w:rFonts w:cs="B Nazanin"/>
                <w:rtl/>
              </w:rPr>
            </w:pPr>
            <w:r w:rsidRPr="001A14D3">
              <w:rPr>
                <w:rFonts w:cs="B Nazanin"/>
                <w:rtl/>
              </w:rPr>
              <w:lastRenderedPageBreak/>
              <w:t>عنوان: اعلام آمادگی سفارشات</w:t>
            </w:r>
          </w:p>
        </w:tc>
      </w:tr>
      <w:tr w:rsidR="00131BAA" w:rsidRPr="001A14D3" w:rsidTr="00B70123">
        <w:trPr>
          <w:trHeight w:val="1401"/>
        </w:trPr>
        <w:tc>
          <w:tcPr>
            <w:tcW w:w="4476" w:type="dxa"/>
            <w:gridSpan w:val="2"/>
            <w:shd w:val="clear" w:color="auto" w:fill="EDEDED" w:themeFill="accent3" w:themeFillTint="33"/>
          </w:tcPr>
          <w:p w:rsidR="00131BAA" w:rsidRPr="001A14D3" w:rsidRDefault="00131BAA" w:rsidP="00B70123">
            <w:pPr>
              <w:jc w:val="both"/>
              <w:rPr>
                <w:rFonts w:cs="B Nazanin"/>
                <w:rtl/>
              </w:rPr>
            </w:pPr>
            <w:r w:rsidRPr="001A14D3">
              <w:rPr>
                <w:rFonts w:cs="B Nazanin"/>
                <w:rtl/>
              </w:rPr>
              <w:t>شرح: به عنوان یک آشپز پس از ورود به حساب ، با کلیک بر روی گزینه ی "سفارشات" ، تمامی سفارشات شعبه ی در حال خدمت ، برای من به نمایش در بیاید (نوع غذا و تعداد). با انتخاب سفارش مورد نظر و انتخاب گزینه ی "اصلاح وضعیت" بتوانم وضعیت سفارش را در حالت "آماده" تغییر دهم.</w:t>
            </w:r>
          </w:p>
        </w:tc>
        <w:tc>
          <w:tcPr>
            <w:tcW w:w="4540" w:type="dxa"/>
            <w:gridSpan w:val="2"/>
            <w:shd w:val="clear" w:color="auto" w:fill="EDEDED" w:themeFill="accent3" w:themeFillTint="33"/>
          </w:tcPr>
          <w:p w:rsidR="00131BAA" w:rsidRPr="001A14D3" w:rsidRDefault="00131BAA" w:rsidP="00B70123">
            <w:pPr>
              <w:rPr>
                <w:rFonts w:cs="B Nazanin"/>
                <w:rtl/>
              </w:rPr>
            </w:pPr>
            <w:r w:rsidRPr="001A14D3">
              <w:rPr>
                <w:rFonts w:cs="B Nazanin"/>
                <w:rtl/>
              </w:rPr>
              <w:t>تاییدیه:</w:t>
            </w:r>
          </w:p>
          <w:p w:rsidR="00131BAA" w:rsidRPr="001A14D3" w:rsidRDefault="00131BAA" w:rsidP="00B70123">
            <w:pPr>
              <w:jc w:val="both"/>
              <w:rPr>
                <w:rFonts w:cs="B Nazanin"/>
                <w:rtl/>
              </w:rPr>
            </w:pPr>
            <w:r w:rsidRPr="001A14D3">
              <w:rPr>
                <w:rFonts w:cs="B Nazanin"/>
              </w:rPr>
              <w: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آشپز</w:t>
            </w:r>
            <w:r w:rsidRPr="001A14D3">
              <w:rPr>
                <w:rFonts w:cs="B Nazanin"/>
                <w:rtl/>
              </w:rPr>
              <w:t xml:space="preserve"> </w:t>
            </w:r>
            <w:r w:rsidRPr="001A14D3">
              <w:rPr>
                <w:rFonts w:cs="B Nazanin" w:hint="cs"/>
                <w:rtl/>
              </w:rPr>
              <w:t>باید</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حساب</w:t>
            </w:r>
            <w:r w:rsidRPr="001A14D3">
              <w:rPr>
                <w:rFonts w:cs="B Nazanin"/>
                <w:rtl/>
              </w:rPr>
              <w:t xml:space="preserve"> </w:t>
            </w:r>
            <w:r w:rsidRPr="001A14D3">
              <w:rPr>
                <w:rFonts w:cs="B Nazanin" w:hint="cs"/>
                <w:rtl/>
              </w:rPr>
              <w:t>کاربری</w:t>
            </w:r>
            <w:r w:rsidRPr="001A14D3">
              <w:rPr>
                <w:rFonts w:cs="B Nazanin"/>
                <w:rtl/>
              </w:rPr>
              <w:t xml:space="preserve"> </w:t>
            </w:r>
            <w:r w:rsidRPr="001A14D3">
              <w:rPr>
                <w:rFonts w:cs="B Nazanin" w:hint="cs"/>
                <w:rtl/>
              </w:rPr>
              <w:t>خود</w:t>
            </w:r>
            <w:r w:rsidRPr="001A14D3">
              <w:rPr>
                <w:rFonts w:cs="B Nazanin"/>
                <w:rtl/>
              </w:rPr>
              <w:t xml:space="preserve"> </w:t>
            </w:r>
            <w:r w:rsidRPr="001A14D3">
              <w:rPr>
                <w:rFonts w:cs="B Nazanin" w:hint="cs"/>
                <w:rtl/>
              </w:rPr>
              <w:t>وارد</w:t>
            </w:r>
            <w:r w:rsidRPr="001A14D3">
              <w:rPr>
                <w:rFonts w:cs="B Nazanin"/>
                <w:rtl/>
              </w:rPr>
              <w:t xml:space="preserve"> </w:t>
            </w:r>
            <w:r w:rsidRPr="001A14D3">
              <w:rPr>
                <w:rFonts w:cs="B Nazanin" w:hint="cs"/>
                <w:rtl/>
              </w:rPr>
              <w:t>شده</w:t>
            </w:r>
            <w:r w:rsidRPr="001A14D3">
              <w:rPr>
                <w:rFonts w:cs="B Nazanin"/>
                <w:rtl/>
              </w:rPr>
              <w:t xml:space="preserve"> </w:t>
            </w:r>
            <w:r w:rsidRPr="001A14D3">
              <w:rPr>
                <w:rFonts w:cs="B Nazanin" w:hint="cs"/>
                <w:rtl/>
              </w:rPr>
              <w:t>باشد</w:t>
            </w:r>
            <w:r w:rsidRPr="001A14D3">
              <w:rPr>
                <w:rFonts w:cs="B Nazanin"/>
                <w:rtl/>
              </w:rPr>
              <w:t xml:space="preserve"> </w:t>
            </w:r>
            <w:r w:rsidRPr="001A14D3">
              <w:rPr>
                <w:rFonts w:cs="B Nazanin" w:hint="cs"/>
                <w:rtl/>
              </w:rPr>
              <w:t>که</w:t>
            </w:r>
            <w:r w:rsidRPr="001A14D3">
              <w:rPr>
                <w:rFonts w:cs="B Nazanin"/>
                <w:rtl/>
              </w:rPr>
              <w:t xml:space="preserve"> </w:t>
            </w:r>
            <w:r w:rsidRPr="001A14D3">
              <w:rPr>
                <w:rFonts w:cs="B Nazanin" w:hint="cs"/>
                <w:rtl/>
              </w:rPr>
              <w:t>بتواند</w:t>
            </w:r>
            <w:r w:rsidRPr="001A14D3">
              <w:rPr>
                <w:rFonts w:cs="B Nazanin"/>
                <w:rtl/>
              </w:rPr>
              <w:t xml:space="preserve"> </w:t>
            </w:r>
            <w:r w:rsidRPr="001A14D3">
              <w:rPr>
                <w:rFonts w:cs="B Nazanin" w:hint="cs"/>
                <w:rtl/>
              </w:rPr>
              <w:t>وارد</w:t>
            </w:r>
            <w:r w:rsidRPr="001A14D3">
              <w:rPr>
                <w:rFonts w:cs="B Nazanin"/>
                <w:rtl/>
              </w:rPr>
              <w:t xml:space="preserve"> </w:t>
            </w:r>
            <w:r w:rsidRPr="001A14D3">
              <w:rPr>
                <w:rFonts w:cs="B Nazanin" w:hint="cs"/>
                <w:rtl/>
              </w:rPr>
              <w:t>این</w:t>
            </w:r>
            <w:r w:rsidRPr="001A14D3">
              <w:rPr>
                <w:rFonts w:cs="B Nazanin"/>
                <w:rtl/>
              </w:rPr>
              <w:t xml:space="preserve"> </w:t>
            </w:r>
            <w:r w:rsidRPr="001A14D3">
              <w:rPr>
                <w:rFonts w:cs="B Nazanin" w:hint="cs"/>
                <w:rtl/>
              </w:rPr>
              <w:t>سناریو</w:t>
            </w:r>
            <w:r w:rsidRPr="001A14D3">
              <w:rPr>
                <w:rFonts w:cs="B Nazanin"/>
                <w:rtl/>
              </w:rPr>
              <w:t xml:space="preserve"> </w:t>
            </w:r>
            <w:r w:rsidRPr="001A14D3">
              <w:rPr>
                <w:rFonts w:cs="B Nazanin" w:hint="cs"/>
                <w:rtl/>
              </w:rPr>
              <w:t>شده</w:t>
            </w:r>
            <w:r w:rsidRPr="001A14D3">
              <w:rPr>
                <w:rFonts w:cs="B Nazanin"/>
                <w:rtl/>
              </w:rPr>
              <w:t xml:space="preserve"> </w:t>
            </w:r>
            <w:r w:rsidRPr="001A14D3">
              <w:rPr>
                <w:rFonts w:cs="B Nazanin" w:hint="cs"/>
                <w:rtl/>
              </w:rPr>
              <w:t>باشد</w:t>
            </w:r>
            <w:r w:rsidRPr="001A14D3">
              <w:rPr>
                <w:rFonts w:cs="B Nazanin"/>
                <w:rtl/>
              </w:rPr>
              <w:t xml:space="preserve">. </w:t>
            </w:r>
            <w:r w:rsidRPr="001A14D3">
              <w:rPr>
                <w:rFonts w:cs="B Nazanin" w:hint="cs"/>
                <w:rtl/>
              </w:rPr>
              <w:t>نوع</w:t>
            </w:r>
            <w:r w:rsidRPr="001A14D3">
              <w:rPr>
                <w:rFonts w:cs="B Nazanin"/>
                <w:rtl/>
              </w:rPr>
              <w:t xml:space="preserve"> </w:t>
            </w:r>
            <w:r w:rsidRPr="001A14D3">
              <w:rPr>
                <w:rFonts w:cs="B Nazanin" w:hint="cs"/>
                <w:rtl/>
              </w:rPr>
              <w:t>و</w:t>
            </w:r>
            <w:r w:rsidRPr="001A14D3">
              <w:rPr>
                <w:rFonts w:cs="B Nazanin"/>
                <w:rtl/>
              </w:rPr>
              <w:t xml:space="preserve"> </w:t>
            </w:r>
            <w:r w:rsidRPr="001A14D3">
              <w:rPr>
                <w:rFonts w:cs="B Nazanin" w:hint="cs"/>
                <w:rtl/>
              </w:rPr>
              <w:t>تعداد</w:t>
            </w:r>
            <w:r w:rsidRPr="001A14D3">
              <w:rPr>
                <w:rFonts w:cs="B Nazanin"/>
                <w:rtl/>
              </w:rPr>
              <w:t xml:space="preserve"> </w:t>
            </w:r>
            <w:r w:rsidRPr="001A14D3">
              <w:rPr>
                <w:rFonts w:cs="B Nazanin" w:hint="cs"/>
                <w:rtl/>
              </w:rPr>
              <w:t>سفارشاتی</w:t>
            </w:r>
            <w:r w:rsidRPr="001A14D3">
              <w:rPr>
                <w:rFonts w:cs="B Nazanin"/>
                <w:rtl/>
              </w:rPr>
              <w:t xml:space="preserve"> </w:t>
            </w:r>
            <w:r w:rsidRPr="001A14D3">
              <w:rPr>
                <w:rFonts w:cs="B Nazanin" w:hint="cs"/>
                <w:rtl/>
              </w:rPr>
              <w:t>که</w:t>
            </w:r>
            <w:r w:rsidRPr="001A14D3">
              <w:rPr>
                <w:rFonts w:cs="B Nazanin"/>
                <w:rtl/>
              </w:rPr>
              <w:t xml:space="preserve"> </w:t>
            </w:r>
            <w:r w:rsidRPr="001A14D3">
              <w:rPr>
                <w:rFonts w:cs="B Nazanin" w:hint="cs"/>
                <w:rtl/>
              </w:rPr>
              <w:t>توسط</w:t>
            </w:r>
            <w:r w:rsidRPr="001A14D3">
              <w:rPr>
                <w:rFonts w:cs="B Nazanin"/>
                <w:rtl/>
              </w:rPr>
              <w:t xml:space="preserve"> </w:t>
            </w:r>
            <w:r w:rsidRPr="001A14D3">
              <w:rPr>
                <w:rFonts w:cs="B Nazanin" w:hint="cs"/>
                <w:rtl/>
              </w:rPr>
              <w:t>مشتری</w:t>
            </w:r>
            <w:r w:rsidRPr="001A14D3">
              <w:rPr>
                <w:rFonts w:cs="B Nazanin"/>
                <w:rtl/>
              </w:rPr>
              <w:t xml:space="preserve"> </w:t>
            </w:r>
            <w:r w:rsidRPr="001A14D3">
              <w:rPr>
                <w:rFonts w:cs="B Nazanin" w:hint="cs"/>
                <w:rtl/>
              </w:rPr>
              <w:t>ها</w:t>
            </w:r>
            <w:r w:rsidRPr="001A14D3">
              <w:rPr>
                <w:rFonts w:cs="B Nazanin"/>
                <w:rtl/>
              </w:rPr>
              <w:t xml:space="preserve"> </w:t>
            </w:r>
            <w:r w:rsidRPr="001A14D3">
              <w:rPr>
                <w:rFonts w:cs="B Nazanin" w:hint="cs"/>
                <w:rtl/>
              </w:rPr>
              <w:t>پرداخت</w:t>
            </w:r>
            <w:r w:rsidRPr="001A14D3">
              <w:rPr>
                <w:rFonts w:cs="B Nazanin"/>
                <w:rtl/>
              </w:rPr>
              <w:t xml:space="preserve"> </w:t>
            </w:r>
            <w:r w:rsidRPr="001A14D3">
              <w:rPr>
                <w:rFonts w:cs="B Nazanin" w:hint="cs"/>
                <w:rtl/>
              </w:rPr>
              <w:t>شده</w:t>
            </w:r>
            <w:r w:rsidRPr="001A14D3">
              <w:rPr>
                <w:rFonts w:cs="B Nazanin"/>
                <w:rtl/>
              </w:rPr>
              <w:t xml:space="preserve"> </w:t>
            </w:r>
            <w:r w:rsidRPr="001A14D3">
              <w:rPr>
                <w:rFonts w:cs="B Nazanin" w:hint="cs"/>
                <w:rtl/>
              </w:rPr>
              <w:t>است</w:t>
            </w:r>
            <w:r w:rsidRPr="001A14D3">
              <w:rPr>
                <w:rFonts w:cs="B Nazanin"/>
                <w:rtl/>
              </w:rPr>
              <w:t xml:space="preserve"> </w:t>
            </w:r>
            <w:r w:rsidRPr="001A14D3">
              <w:rPr>
                <w:rFonts w:cs="B Nazanin" w:hint="cs"/>
                <w:rtl/>
              </w:rPr>
              <w:t>باید</w:t>
            </w:r>
            <w:r w:rsidRPr="001A14D3">
              <w:rPr>
                <w:rFonts w:cs="B Nazanin"/>
                <w:rtl/>
              </w:rPr>
              <w:t xml:space="preserve"> </w:t>
            </w:r>
            <w:r w:rsidRPr="001A14D3">
              <w:rPr>
                <w:rFonts w:cs="B Nazanin" w:hint="cs"/>
                <w:rtl/>
              </w:rPr>
              <w:t>قابل</w:t>
            </w:r>
            <w:r w:rsidRPr="001A14D3">
              <w:rPr>
                <w:rFonts w:cs="B Nazanin"/>
                <w:rtl/>
              </w:rPr>
              <w:t xml:space="preserve"> </w:t>
            </w:r>
            <w:r w:rsidRPr="001A14D3">
              <w:rPr>
                <w:rFonts w:cs="B Nazanin" w:hint="cs"/>
                <w:rtl/>
              </w:rPr>
              <w:t>نمایش</w:t>
            </w:r>
            <w:r w:rsidRPr="001A14D3">
              <w:rPr>
                <w:rFonts w:cs="B Nazanin"/>
                <w:rtl/>
              </w:rPr>
              <w:t xml:space="preserve"> </w:t>
            </w:r>
            <w:r w:rsidRPr="001A14D3">
              <w:rPr>
                <w:rFonts w:cs="B Nazanin" w:hint="cs"/>
                <w:rtl/>
              </w:rPr>
              <w:t>باشد</w:t>
            </w:r>
            <w:r w:rsidRPr="001A14D3">
              <w:rPr>
                <w:rFonts w:cs="B Nazanin"/>
                <w:rtl/>
              </w:rPr>
              <w:t xml:space="preserve"> </w:t>
            </w:r>
            <w:r w:rsidRPr="001A14D3">
              <w:rPr>
                <w:rFonts w:cs="B Nazanin" w:hint="cs"/>
                <w:rtl/>
              </w:rPr>
              <w:t>نه</w:t>
            </w:r>
            <w:r w:rsidRPr="001A14D3">
              <w:rPr>
                <w:rFonts w:cs="B Nazanin"/>
                <w:rtl/>
              </w:rPr>
              <w:t xml:space="preserve"> </w:t>
            </w:r>
            <w:r w:rsidRPr="001A14D3">
              <w:rPr>
                <w:rFonts w:cs="B Nazanin" w:hint="cs"/>
                <w:rtl/>
              </w:rPr>
              <w:t>سفارشاتی</w:t>
            </w:r>
            <w:r w:rsidRPr="001A14D3">
              <w:rPr>
                <w:rFonts w:cs="B Nazanin"/>
                <w:rtl/>
              </w:rPr>
              <w:t xml:space="preserve"> </w:t>
            </w:r>
            <w:r w:rsidRPr="001A14D3">
              <w:rPr>
                <w:rFonts w:cs="B Nazanin" w:hint="cs"/>
                <w:rtl/>
              </w:rPr>
              <w:t>که</w:t>
            </w:r>
            <w:r w:rsidRPr="001A14D3">
              <w:rPr>
                <w:rFonts w:cs="B Nazanin"/>
                <w:rtl/>
              </w:rPr>
              <w:t xml:space="preserve"> </w:t>
            </w:r>
            <w:r w:rsidRPr="001A14D3">
              <w:rPr>
                <w:rFonts w:cs="B Nazanin" w:hint="cs"/>
                <w:rtl/>
              </w:rPr>
              <w:t>پرداخت</w:t>
            </w:r>
            <w:r w:rsidRPr="001A14D3">
              <w:rPr>
                <w:rFonts w:cs="B Nazanin"/>
                <w:rtl/>
              </w:rPr>
              <w:t xml:space="preserve"> </w:t>
            </w:r>
            <w:r w:rsidRPr="001A14D3">
              <w:rPr>
                <w:rFonts w:cs="B Nazanin" w:hint="cs"/>
                <w:rtl/>
              </w:rPr>
              <w:t>نشده</w:t>
            </w:r>
            <w:r w:rsidRPr="001A14D3">
              <w:rPr>
                <w:rFonts w:cs="B Nazanin"/>
                <w:rtl/>
              </w:rPr>
              <w:t xml:space="preserve"> </w:t>
            </w:r>
            <w:r w:rsidRPr="001A14D3">
              <w:rPr>
                <w:rFonts w:cs="B Nazanin" w:hint="cs"/>
                <w:rtl/>
              </w:rPr>
              <w:t>است</w:t>
            </w:r>
            <w:r w:rsidRPr="001A14D3">
              <w:rPr>
                <w:rFonts w:cs="B Nazanin"/>
                <w:rtl/>
              </w:rPr>
              <w:t xml:space="preserve">. </w:t>
            </w:r>
            <w:r w:rsidRPr="001A14D3">
              <w:rPr>
                <w:rFonts w:cs="B Nazanin" w:hint="cs"/>
                <w:rtl/>
              </w:rPr>
              <w:t>پس</w:t>
            </w:r>
            <w:r w:rsidRPr="001A14D3">
              <w:rPr>
                <w:rFonts w:cs="B Nazanin"/>
                <w:rtl/>
              </w:rPr>
              <w:t xml:space="preserve"> </w:t>
            </w:r>
            <w:r w:rsidRPr="001A14D3">
              <w:rPr>
                <w:rFonts w:cs="B Nazanin" w:hint="cs"/>
                <w:rtl/>
              </w:rPr>
              <w:t>از</w:t>
            </w:r>
            <w:r w:rsidRPr="001A14D3">
              <w:rPr>
                <w:rFonts w:cs="B Nazanin"/>
                <w:rtl/>
              </w:rPr>
              <w:t xml:space="preserve"> </w:t>
            </w:r>
            <w:r w:rsidRPr="001A14D3">
              <w:rPr>
                <w:rFonts w:cs="B Nazanin" w:hint="cs"/>
                <w:rtl/>
              </w:rPr>
              <w:t>گزینه</w:t>
            </w:r>
            <w:r w:rsidRPr="001A14D3">
              <w:rPr>
                <w:rFonts w:cs="B Nazanin"/>
                <w:rtl/>
              </w:rPr>
              <w:t xml:space="preserve"> </w:t>
            </w:r>
            <w:r w:rsidRPr="001A14D3">
              <w:rPr>
                <w:rFonts w:cs="B Nazanin" w:hint="cs"/>
                <w:rtl/>
              </w:rPr>
              <w:t>ی</w:t>
            </w:r>
            <w:r w:rsidRPr="001A14D3">
              <w:rPr>
                <w:rFonts w:cs="B Nazanin"/>
                <w:rtl/>
              </w:rPr>
              <w:t xml:space="preserve"> </w:t>
            </w:r>
            <w:r w:rsidRPr="001A14D3">
              <w:rPr>
                <w:rFonts w:cs="B Nazanin" w:hint="cs"/>
                <w:rtl/>
              </w:rPr>
              <w:t>اصلا</w:t>
            </w:r>
            <w:r w:rsidRPr="001A14D3">
              <w:rPr>
                <w:rFonts w:cs="B Nazanin"/>
                <w:rtl/>
              </w:rPr>
              <w:t>ح وضعیت ، سفارش مورد نظر باید از صف یا پشته ی قابل مشاهده ی آشپز  خارج گردد.</w:t>
            </w:r>
          </w:p>
          <w:p w:rsidR="00131BAA" w:rsidRPr="001A14D3" w:rsidRDefault="00131BAA" w:rsidP="00B70123">
            <w:pPr>
              <w:jc w:val="both"/>
              <w:rPr>
                <w:rFonts w:cs="B Nazanin"/>
                <w:rtl/>
              </w:rPr>
            </w:pPr>
            <w:r w:rsidRPr="001A14D3">
              <w:rPr>
                <w:rFonts w:cs="B Nazanin"/>
              </w:rPr>
              <w:t>Not-scope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آشپز</w:t>
            </w:r>
            <w:r w:rsidRPr="001A14D3">
              <w:rPr>
                <w:rFonts w:cs="B Nazanin"/>
                <w:rtl/>
              </w:rPr>
              <w:t xml:space="preserve"> </w:t>
            </w:r>
            <w:r w:rsidRPr="001A14D3">
              <w:rPr>
                <w:rFonts w:cs="B Nazanin" w:hint="cs"/>
                <w:rtl/>
              </w:rPr>
              <w:t>در</w:t>
            </w:r>
            <w:r w:rsidRPr="001A14D3">
              <w:rPr>
                <w:rFonts w:cs="B Nazanin"/>
                <w:rtl/>
              </w:rPr>
              <w:t xml:space="preserve"> </w:t>
            </w:r>
            <w:r w:rsidRPr="001A14D3">
              <w:rPr>
                <w:rFonts w:cs="B Nazanin" w:hint="cs"/>
                <w:rtl/>
              </w:rPr>
              <w:t>صورتی</w:t>
            </w:r>
            <w:r w:rsidRPr="001A14D3">
              <w:rPr>
                <w:rFonts w:cs="B Nazanin"/>
                <w:rtl/>
              </w:rPr>
              <w:t xml:space="preserve"> </w:t>
            </w:r>
            <w:r w:rsidRPr="001A14D3">
              <w:rPr>
                <w:rFonts w:cs="B Nazanin" w:hint="cs"/>
                <w:rtl/>
              </w:rPr>
              <w:t>که</w:t>
            </w:r>
            <w:r w:rsidRPr="001A14D3">
              <w:rPr>
                <w:rFonts w:cs="B Nazanin"/>
                <w:rtl/>
              </w:rPr>
              <w:t xml:space="preserve"> </w:t>
            </w:r>
            <w:r w:rsidRPr="001A14D3">
              <w:rPr>
                <w:rFonts w:cs="B Nazanin" w:hint="cs"/>
                <w:rtl/>
              </w:rPr>
              <w:t>وارد</w:t>
            </w:r>
            <w:r w:rsidRPr="001A14D3">
              <w:rPr>
                <w:rFonts w:cs="B Nazanin"/>
                <w:rtl/>
              </w:rPr>
              <w:t xml:space="preserve"> </w:t>
            </w:r>
            <w:r w:rsidRPr="001A14D3">
              <w:rPr>
                <w:rFonts w:cs="B Nazanin" w:hint="cs"/>
                <w:rtl/>
              </w:rPr>
              <w:t>حساب</w:t>
            </w:r>
            <w:r w:rsidRPr="001A14D3">
              <w:rPr>
                <w:rFonts w:cs="B Nazanin"/>
                <w:rtl/>
              </w:rPr>
              <w:t xml:space="preserve"> </w:t>
            </w:r>
            <w:r w:rsidRPr="001A14D3">
              <w:rPr>
                <w:rFonts w:cs="B Nazanin" w:hint="cs"/>
                <w:rtl/>
              </w:rPr>
              <w:t>خود</w:t>
            </w:r>
            <w:r w:rsidRPr="001A14D3">
              <w:rPr>
                <w:rFonts w:cs="B Nazanin"/>
                <w:rtl/>
              </w:rPr>
              <w:t xml:space="preserve"> </w:t>
            </w:r>
            <w:r w:rsidRPr="001A14D3">
              <w:rPr>
                <w:rFonts w:cs="B Nazanin" w:hint="cs"/>
                <w:rtl/>
              </w:rPr>
              <w:t>نشده</w:t>
            </w:r>
            <w:r w:rsidRPr="001A14D3">
              <w:rPr>
                <w:rFonts w:cs="B Nazanin"/>
                <w:rtl/>
              </w:rPr>
              <w:t xml:space="preserve"> </w:t>
            </w:r>
            <w:r w:rsidRPr="001A14D3">
              <w:rPr>
                <w:rFonts w:cs="B Nazanin" w:hint="cs"/>
                <w:rtl/>
              </w:rPr>
              <w:t>باشد</w:t>
            </w:r>
            <w:r w:rsidRPr="001A14D3">
              <w:rPr>
                <w:rFonts w:cs="B Nazanin"/>
                <w:rtl/>
              </w:rPr>
              <w:t xml:space="preserve"> </w:t>
            </w:r>
            <w:r w:rsidRPr="001A14D3">
              <w:rPr>
                <w:rFonts w:cs="B Nazanin" w:hint="cs"/>
                <w:rtl/>
              </w:rPr>
              <w:t>نمیتواند</w:t>
            </w:r>
            <w:r w:rsidRPr="001A14D3">
              <w:rPr>
                <w:rFonts w:cs="B Nazanin"/>
                <w:rtl/>
              </w:rPr>
              <w:t xml:space="preserve"> </w:t>
            </w:r>
            <w:r w:rsidRPr="001A14D3">
              <w:rPr>
                <w:rFonts w:cs="B Nazanin" w:hint="cs"/>
                <w:rtl/>
              </w:rPr>
              <w:t>وارد</w:t>
            </w:r>
            <w:r w:rsidRPr="001A14D3">
              <w:rPr>
                <w:rFonts w:cs="B Nazanin"/>
                <w:rtl/>
              </w:rPr>
              <w:t xml:space="preserve"> </w:t>
            </w:r>
            <w:r w:rsidRPr="001A14D3">
              <w:rPr>
                <w:rFonts w:cs="B Nazanin" w:hint="cs"/>
                <w:rtl/>
              </w:rPr>
              <w:t>این</w:t>
            </w:r>
            <w:r w:rsidRPr="001A14D3">
              <w:rPr>
                <w:rFonts w:cs="B Nazanin"/>
                <w:rtl/>
              </w:rPr>
              <w:t xml:space="preserve"> </w:t>
            </w:r>
            <w:r w:rsidRPr="001A14D3">
              <w:rPr>
                <w:rFonts w:cs="B Nazanin" w:hint="cs"/>
                <w:rtl/>
              </w:rPr>
              <w:t>سناریو</w:t>
            </w:r>
            <w:r w:rsidRPr="001A14D3">
              <w:rPr>
                <w:rFonts w:cs="B Nazanin"/>
                <w:rtl/>
              </w:rPr>
              <w:t xml:space="preserve"> </w:t>
            </w:r>
            <w:r w:rsidRPr="001A14D3">
              <w:rPr>
                <w:rFonts w:cs="B Nazanin" w:hint="cs"/>
                <w:rtl/>
              </w:rPr>
              <w:t>شده</w:t>
            </w:r>
            <w:r w:rsidRPr="001A14D3">
              <w:rPr>
                <w:rFonts w:cs="B Nazanin"/>
                <w:rtl/>
              </w:rPr>
              <w:t xml:space="preserve"> </w:t>
            </w:r>
            <w:r w:rsidRPr="001A14D3">
              <w:rPr>
                <w:rFonts w:cs="B Nazanin" w:hint="cs"/>
                <w:rtl/>
              </w:rPr>
              <w:t>باشد</w:t>
            </w:r>
            <w:r w:rsidRPr="001A14D3">
              <w:rPr>
                <w:rFonts w:cs="B Nazanin"/>
                <w:rtl/>
              </w:rPr>
              <w:t xml:space="preserve">. </w:t>
            </w:r>
            <w:r w:rsidRPr="001A14D3">
              <w:rPr>
                <w:rFonts w:cs="B Nazanin" w:hint="cs"/>
                <w:rtl/>
              </w:rPr>
              <w:t>سفارشاتی</w:t>
            </w:r>
            <w:r w:rsidRPr="001A14D3">
              <w:rPr>
                <w:rFonts w:cs="B Nazanin"/>
                <w:rtl/>
              </w:rPr>
              <w:t xml:space="preserve"> </w:t>
            </w:r>
            <w:r w:rsidRPr="001A14D3">
              <w:rPr>
                <w:rFonts w:cs="B Nazanin" w:hint="cs"/>
                <w:rtl/>
              </w:rPr>
              <w:t>که</w:t>
            </w:r>
            <w:r w:rsidRPr="001A14D3">
              <w:rPr>
                <w:rFonts w:cs="B Nazanin"/>
                <w:rtl/>
              </w:rPr>
              <w:t xml:space="preserve"> </w:t>
            </w:r>
            <w:r w:rsidRPr="001A14D3">
              <w:rPr>
                <w:rFonts w:cs="B Nazanin" w:hint="cs"/>
                <w:rtl/>
              </w:rPr>
              <w:t>وضعیت</w:t>
            </w:r>
            <w:r w:rsidRPr="001A14D3">
              <w:rPr>
                <w:rFonts w:cs="B Nazanin"/>
                <w:rtl/>
              </w:rPr>
              <w:t xml:space="preserve"> </w:t>
            </w:r>
            <w:r w:rsidRPr="001A14D3">
              <w:rPr>
                <w:rFonts w:cs="B Nazanin" w:hint="cs"/>
                <w:rtl/>
              </w:rPr>
              <w:t>آن</w:t>
            </w:r>
            <w:r w:rsidRPr="001A14D3">
              <w:rPr>
                <w:rFonts w:cs="B Nazanin"/>
                <w:rtl/>
              </w:rPr>
              <w:t xml:space="preserve"> </w:t>
            </w:r>
            <w:r w:rsidRPr="001A14D3">
              <w:rPr>
                <w:rFonts w:cs="B Nazanin" w:hint="cs"/>
                <w:rtl/>
              </w:rPr>
              <w:t>ها</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حالت</w:t>
            </w:r>
            <w:r w:rsidRPr="001A14D3">
              <w:rPr>
                <w:rFonts w:cs="B Nazanin"/>
                <w:rtl/>
              </w:rPr>
              <w:t xml:space="preserve"> </w:t>
            </w:r>
            <w:r w:rsidRPr="001A14D3">
              <w:rPr>
                <w:rFonts w:cs="B Nazanin" w:hint="cs"/>
                <w:rtl/>
              </w:rPr>
              <w:t>آماده</w:t>
            </w:r>
            <w:r w:rsidRPr="001A14D3">
              <w:rPr>
                <w:rFonts w:cs="B Nazanin"/>
                <w:rtl/>
              </w:rPr>
              <w:t xml:space="preserve"> </w:t>
            </w:r>
            <w:r w:rsidRPr="001A14D3">
              <w:rPr>
                <w:rFonts w:cs="B Nazanin" w:hint="cs"/>
                <w:rtl/>
              </w:rPr>
              <w:t>یا</w:t>
            </w:r>
            <w:r w:rsidRPr="001A14D3">
              <w:rPr>
                <w:rFonts w:cs="B Nazanin"/>
                <w:rtl/>
              </w:rPr>
              <w:t xml:space="preserve"> ... </w:t>
            </w:r>
            <w:r w:rsidRPr="001A14D3">
              <w:rPr>
                <w:rFonts w:cs="B Nazanin" w:hint="cs"/>
                <w:rtl/>
              </w:rPr>
              <w:t>در</w:t>
            </w:r>
            <w:r w:rsidRPr="001A14D3">
              <w:rPr>
                <w:rFonts w:cs="B Nazanin"/>
                <w:rtl/>
              </w:rPr>
              <w:t xml:space="preserve"> </w:t>
            </w:r>
            <w:r w:rsidRPr="001A14D3">
              <w:rPr>
                <w:rFonts w:cs="B Nazanin" w:hint="cs"/>
                <w:rtl/>
              </w:rPr>
              <w:t>آمده</w:t>
            </w:r>
            <w:r w:rsidRPr="001A14D3">
              <w:rPr>
                <w:rFonts w:cs="B Nazanin"/>
                <w:rtl/>
              </w:rPr>
              <w:t xml:space="preserve"> </w:t>
            </w:r>
            <w:r w:rsidRPr="001A14D3">
              <w:rPr>
                <w:rFonts w:cs="B Nazanin" w:hint="cs"/>
                <w:rtl/>
              </w:rPr>
              <w:t>است</w:t>
            </w:r>
            <w:r w:rsidRPr="001A14D3">
              <w:rPr>
                <w:rFonts w:cs="B Nazanin"/>
                <w:rtl/>
              </w:rPr>
              <w:t xml:space="preserve"> </w:t>
            </w:r>
            <w:r w:rsidRPr="001A14D3">
              <w:rPr>
                <w:rFonts w:cs="B Nazanin" w:hint="cs"/>
                <w:rtl/>
              </w:rPr>
              <w:t>نباید</w:t>
            </w:r>
            <w:r w:rsidRPr="001A14D3">
              <w:rPr>
                <w:rFonts w:cs="B Nazanin"/>
                <w:rtl/>
              </w:rPr>
              <w:t xml:space="preserve"> </w:t>
            </w:r>
            <w:r w:rsidRPr="001A14D3">
              <w:rPr>
                <w:rFonts w:cs="B Nazanin" w:hint="cs"/>
                <w:rtl/>
              </w:rPr>
              <w:t>در</w:t>
            </w:r>
            <w:r w:rsidRPr="001A14D3">
              <w:rPr>
                <w:rFonts w:cs="B Nazanin"/>
                <w:rtl/>
              </w:rPr>
              <w:t xml:space="preserve"> </w:t>
            </w:r>
            <w:r w:rsidRPr="001A14D3">
              <w:rPr>
                <w:rFonts w:cs="B Nazanin" w:hint="cs"/>
                <w:rtl/>
              </w:rPr>
              <w:t>این</w:t>
            </w:r>
            <w:r w:rsidRPr="001A14D3">
              <w:rPr>
                <w:rFonts w:cs="B Nazanin"/>
                <w:rtl/>
              </w:rPr>
              <w:t xml:space="preserve"> </w:t>
            </w:r>
            <w:r w:rsidRPr="001A14D3">
              <w:rPr>
                <w:rFonts w:cs="B Nazanin" w:hint="cs"/>
                <w:rtl/>
              </w:rPr>
              <w:t>صف</w:t>
            </w:r>
            <w:r w:rsidRPr="001A14D3">
              <w:rPr>
                <w:rFonts w:cs="B Nazanin"/>
                <w:rtl/>
              </w:rPr>
              <w:t xml:space="preserve"> </w:t>
            </w:r>
            <w:r w:rsidRPr="001A14D3">
              <w:rPr>
                <w:rFonts w:cs="B Nazanin" w:hint="cs"/>
                <w:rtl/>
              </w:rPr>
              <w:t>یا</w:t>
            </w:r>
            <w:r w:rsidRPr="001A14D3">
              <w:rPr>
                <w:rFonts w:cs="B Nazanin"/>
                <w:rtl/>
              </w:rPr>
              <w:t xml:space="preserve"> </w:t>
            </w:r>
            <w:r w:rsidRPr="001A14D3">
              <w:rPr>
                <w:rFonts w:cs="B Nazanin" w:hint="cs"/>
                <w:rtl/>
              </w:rPr>
              <w:t>پشته</w:t>
            </w:r>
            <w:r w:rsidRPr="001A14D3">
              <w:rPr>
                <w:rFonts w:cs="B Nazanin"/>
                <w:rtl/>
              </w:rPr>
              <w:t xml:space="preserve"> </w:t>
            </w:r>
            <w:r w:rsidRPr="001A14D3">
              <w:rPr>
                <w:rFonts w:cs="B Nazanin" w:hint="cs"/>
                <w:rtl/>
              </w:rPr>
              <w:t>قرار</w:t>
            </w:r>
            <w:r w:rsidRPr="001A14D3">
              <w:rPr>
                <w:rFonts w:cs="B Nazanin"/>
                <w:rtl/>
              </w:rPr>
              <w:t xml:space="preserve"> </w:t>
            </w:r>
            <w:r w:rsidRPr="001A14D3">
              <w:rPr>
                <w:rFonts w:cs="B Nazanin" w:hint="cs"/>
                <w:rtl/>
              </w:rPr>
              <w:t>بگیرد</w:t>
            </w:r>
            <w:r w:rsidRPr="001A14D3">
              <w:rPr>
                <w:rFonts w:cs="B Nazanin"/>
                <w:rtl/>
              </w:rPr>
              <w:t xml:space="preserve"> و قابل مشاهده ی آشپز باشد.</w:t>
            </w:r>
          </w:p>
        </w:tc>
      </w:tr>
      <w:tr w:rsidR="00131BAA" w:rsidRPr="001A14D3" w:rsidTr="00B70123">
        <w:tc>
          <w:tcPr>
            <w:tcW w:w="9016" w:type="dxa"/>
            <w:gridSpan w:val="4"/>
          </w:tcPr>
          <w:p w:rsidR="00131BAA" w:rsidRPr="001A14D3" w:rsidRDefault="00131BAA" w:rsidP="00B70123">
            <w:pPr>
              <w:rPr>
                <w:rFonts w:cs="B Nazanin"/>
                <w:rtl/>
              </w:rPr>
            </w:pPr>
            <w:r w:rsidRPr="001A14D3">
              <w:rPr>
                <w:rFonts w:cs="B Nazanin"/>
                <w:rtl/>
              </w:rPr>
              <w:t>داستان های مربوط: خرید</w:t>
            </w:r>
            <w:r w:rsidRPr="001A14D3">
              <w:rPr>
                <w:rFonts w:cs="B Nazanin"/>
              </w:rPr>
              <w:t>(US02)</w:t>
            </w:r>
          </w:p>
        </w:tc>
      </w:tr>
      <w:tr w:rsidR="00131BAA" w:rsidRPr="001A14D3" w:rsidTr="00B70123">
        <w:tc>
          <w:tcPr>
            <w:tcW w:w="2580" w:type="dxa"/>
            <w:shd w:val="clear" w:color="auto" w:fill="FFFF00"/>
          </w:tcPr>
          <w:p w:rsidR="00131BAA" w:rsidRPr="001A14D3" w:rsidRDefault="00131BAA" w:rsidP="00B70123">
            <w:pPr>
              <w:rPr>
                <w:rFonts w:cs="B Nazanin"/>
              </w:rPr>
            </w:pPr>
            <w:r w:rsidRPr="001A14D3">
              <w:rPr>
                <w:rFonts w:cs="B Nazanin"/>
                <w:rtl/>
              </w:rPr>
              <w:t xml:space="preserve">نویسنده: </w:t>
            </w:r>
            <w:r w:rsidRPr="001A14D3">
              <w:rPr>
                <w:rFonts w:cs="B Nazanin"/>
              </w:rPr>
              <w:t>MAMOMASA</w:t>
            </w:r>
          </w:p>
        </w:tc>
        <w:tc>
          <w:tcPr>
            <w:tcW w:w="3024" w:type="dxa"/>
            <w:gridSpan w:val="2"/>
            <w:shd w:val="clear" w:color="auto" w:fill="FFFF00"/>
          </w:tcPr>
          <w:p w:rsidR="00131BAA" w:rsidRPr="001A14D3" w:rsidRDefault="00131BAA" w:rsidP="00B70123">
            <w:pPr>
              <w:rPr>
                <w:rFonts w:cs="B Nazanin"/>
                <w:rtl/>
              </w:rPr>
            </w:pPr>
            <w:r w:rsidRPr="001A14D3">
              <w:rPr>
                <w:rFonts w:cs="B Nazanin"/>
                <w:rtl/>
              </w:rPr>
              <w:t>تاریخ:27/06/99</w:t>
            </w:r>
          </w:p>
        </w:tc>
        <w:tc>
          <w:tcPr>
            <w:tcW w:w="3412" w:type="dxa"/>
            <w:shd w:val="clear" w:color="auto" w:fill="FFFF00"/>
          </w:tcPr>
          <w:p w:rsidR="00131BAA" w:rsidRPr="001A14D3" w:rsidRDefault="00131BAA" w:rsidP="00B70123">
            <w:pPr>
              <w:rPr>
                <w:rFonts w:cs="B Nazanin"/>
                <w:rtl/>
              </w:rPr>
            </w:pPr>
            <w:r w:rsidRPr="001A14D3">
              <w:rPr>
                <w:rFonts w:cs="B Nazanin"/>
                <w:rtl/>
              </w:rPr>
              <w:t>اولویت: بالا</w:t>
            </w:r>
          </w:p>
        </w:tc>
      </w:tr>
      <w:tr w:rsidR="00131BAA" w:rsidRPr="001A14D3" w:rsidTr="00B70123">
        <w:tc>
          <w:tcPr>
            <w:tcW w:w="2580" w:type="dxa"/>
            <w:shd w:val="clear" w:color="auto" w:fill="FFFF00"/>
          </w:tcPr>
          <w:p w:rsidR="00131BAA" w:rsidRPr="001A14D3" w:rsidRDefault="00131BAA" w:rsidP="00B70123">
            <w:pPr>
              <w:rPr>
                <w:rFonts w:cs="B Nazanin"/>
                <w:rtl/>
              </w:rPr>
            </w:pPr>
            <w:r w:rsidRPr="001A14D3">
              <w:rPr>
                <w:rFonts w:cs="B Nazanin"/>
                <w:rtl/>
              </w:rPr>
              <w:t>وضعیت: در دست تولید</w:t>
            </w:r>
          </w:p>
        </w:tc>
        <w:tc>
          <w:tcPr>
            <w:tcW w:w="3024" w:type="dxa"/>
            <w:gridSpan w:val="2"/>
            <w:shd w:val="clear" w:color="auto" w:fill="FFFF00"/>
          </w:tcPr>
          <w:p w:rsidR="00131BAA" w:rsidRPr="001A14D3" w:rsidRDefault="00131BAA" w:rsidP="00B70123">
            <w:pPr>
              <w:rPr>
                <w:rFonts w:cs="B Nazanin"/>
                <w:rtl/>
              </w:rPr>
            </w:pPr>
            <w:r w:rsidRPr="001A14D3">
              <w:rPr>
                <w:rFonts w:cs="B Nazanin"/>
                <w:rtl/>
              </w:rPr>
              <w:t>زمان: 1 نفر/ساعت</w:t>
            </w:r>
          </w:p>
        </w:tc>
        <w:tc>
          <w:tcPr>
            <w:tcW w:w="3412" w:type="dxa"/>
            <w:shd w:val="clear" w:color="auto" w:fill="FFFF00"/>
          </w:tcPr>
          <w:p w:rsidR="00131BAA" w:rsidRPr="001A14D3" w:rsidRDefault="00131BAA" w:rsidP="00B70123">
            <w:pPr>
              <w:rPr>
                <w:rFonts w:cs="B Nazanin"/>
                <w:rtl/>
              </w:rPr>
            </w:pPr>
            <w:r w:rsidRPr="001A14D3">
              <w:rPr>
                <w:rFonts w:cs="B Nazanin"/>
                <w:rtl/>
              </w:rPr>
              <w:t>سختی: پایین</w:t>
            </w:r>
          </w:p>
        </w:tc>
      </w:tr>
      <w:tr w:rsidR="00131BAA" w:rsidRPr="001A14D3" w:rsidTr="00B70123">
        <w:tc>
          <w:tcPr>
            <w:tcW w:w="9016" w:type="dxa"/>
            <w:gridSpan w:val="4"/>
            <w:shd w:val="clear" w:color="auto" w:fill="FFC000"/>
          </w:tcPr>
          <w:p w:rsidR="00131BAA" w:rsidRPr="001A14D3" w:rsidRDefault="00131BAA" w:rsidP="00B70123">
            <w:pPr>
              <w:rPr>
                <w:rFonts w:cs="B Nazanin"/>
                <w:rtl/>
              </w:rPr>
            </w:pPr>
            <w:r w:rsidRPr="001A14D3">
              <w:rPr>
                <w:rFonts w:cs="B Nazanin"/>
                <w:rtl/>
              </w:rPr>
              <w:t>ابزار</w:t>
            </w:r>
          </w:p>
        </w:tc>
      </w:tr>
    </w:tbl>
    <w:p w:rsidR="001C14BA" w:rsidRPr="001A14D3" w:rsidRDefault="001C14BA" w:rsidP="00131BAA">
      <w:pPr>
        <w:rPr>
          <w:rFonts w:cs="B Nazanin"/>
        </w:rPr>
      </w:pPr>
    </w:p>
    <w:tbl>
      <w:tblPr>
        <w:tblStyle w:val="TableGrid"/>
        <w:bidiVisual/>
        <w:tblW w:w="0" w:type="auto"/>
        <w:tblLook w:val="04A0" w:firstRow="1" w:lastRow="0" w:firstColumn="1" w:lastColumn="0" w:noHBand="0" w:noVBand="1"/>
      </w:tblPr>
      <w:tblGrid>
        <w:gridCol w:w="2580"/>
        <w:gridCol w:w="1896"/>
        <w:gridCol w:w="1128"/>
        <w:gridCol w:w="3412"/>
      </w:tblGrid>
      <w:tr w:rsidR="00131BAA" w:rsidRPr="001A14D3" w:rsidTr="00B70123">
        <w:tc>
          <w:tcPr>
            <w:tcW w:w="9016" w:type="dxa"/>
            <w:gridSpan w:val="4"/>
            <w:shd w:val="clear" w:color="auto" w:fill="000000" w:themeFill="text1"/>
          </w:tcPr>
          <w:p w:rsidR="00131BAA" w:rsidRPr="001A14D3" w:rsidRDefault="00131BAA" w:rsidP="00B70123">
            <w:pPr>
              <w:tabs>
                <w:tab w:val="left" w:pos="4204"/>
                <w:tab w:val="center" w:pos="4400"/>
              </w:tabs>
              <w:bidi w:val="0"/>
              <w:rPr>
                <w:rFonts w:cs="B Nazanin"/>
              </w:rPr>
            </w:pPr>
            <w:r w:rsidRPr="001A14D3">
              <w:rPr>
                <w:rFonts w:cs="B Nazanin"/>
              </w:rPr>
              <w:t>ID: US04</w:t>
            </w:r>
          </w:p>
        </w:tc>
      </w:tr>
      <w:tr w:rsidR="00131BAA" w:rsidRPr="001A14D3" w:rsidTr="00B70123">
        <w:tc>
          <w:tcPr>
            <w:tcW w:w="9016" w:type="dxa"/>
            <w:gridSpan w:val="4"/>
            <w:shd w:val="clear" w:color="auto" w:fill="DEEAF6" w:themeFill="accent1" w:themeFillTint="33"/>
          </w:tcPr>
          <w:p w:rsidR="00131BAA" w:rsidRPr="001A14D3" w:rsidRDefault="00131BAA" w:rsidP="00B70123">
            <w:pPr>
              <w:tabs>
                <w:tab w:val="center" w:pos="4400"/>
              </w:tabs>
              <w:rPr>
                <w:rFonts w:cs="B Nazanin"/>
                <w:rtl/>
              </w:rPr>
            </w:pPr>
            <w:r w:rsidRPr="001A14D3">
              <w:rPr>
                <w:rFonts w:cs="B Nazanin"/>
                <w:rtl/>
              </w:rPr>
              <w:t>عنوان: ارسال با پیک</w:t>
            </w:r>
            <w:r w:rsidRPr="001A14D3">
              <w:rPr>
                <w:rFonts w:cs="B Nazanin"/>
                <w:rtl/>
              </w:rPr>
              <w:tab/>
            </w:r>
          </w:p>
        </w:tc>
      </w:tr>
      <w:tr w:rsidR="00131BAA" w:rsidRPr="001A14D3" w:rsidTr="00B70123">
        <w:trPr>
          <w:trHeight w:val="1401"/>
        </w:trPr>
        <w:tc>
          <w:tcPr>
            <w:tcW w:w="4476" w:type="dxa"/>
            <w:gridSpan w:val="2"/>
            <w:shd w:val="clear" w:color="auto" w:fill="EDEDED" w:themeFill="accent3" w:themeFillTint="33"/>
          </w:tcPr>
          <w:p w:rsidR="00131BAA" w:rsidRPr="001A14D3" w:rsidRDefault="00131BAA" w:rsidP="00B70123">
            <w:pPr>
              <w:jc w:val="both"/>
              <w:rPr>
                <w:rFonts w:cs="B Nazanin"/>
                <w:rtl/>
              </w:rPr>
            </w:pPr>
            <w:r w:rsidRPr="001A14D3">
              <w:rPr>
                <w:rFonts w:cs="B Nazanin"/>
                <w:rtl/>
              </w:rPr>
              <w:t xml:space="preserve">شرح: به عنوان یک پیک ، پس از ورود به حساب باید بتوانم با انتخاب گزینه ی "مشاهده ی سفارشات" ، سفارشاتی که آماده ی تحویل هستند را مشاهده کنم و بتوانم یکی از آن ها را برای ارسال انتخاب نمایم. سپس به صفحه ی </w:t>
            </w:r>
            <w:r w:rsidRPr="001A14D3">
              <w:rPr>
                <w:rFonts w:cs="B Nazanin"/>
              </w:rPr>
              <w:t>lock</w:t>
            </w:r>
            <w:r w:rsidRPr="001A14D3">
              <w:rPr>
                <w:rFonts w:cs="B Nazanin"/>
                <w:rtl/>
              </w:rPr>
              <w:t xml:space="preserve"> سفید رنگ هدایت میشوم که در آن مشخصات کامل سفارش و مشتری قابل مشاهده می باشد.</w:t>
            </w:r>
          </w:p>
        </w:tc>
        <w:tc>
          <w:tcPr>
            <w:tcW w:w="4540" w:type="dxa"/>
            <w:gridSpan w:val="2"/>
            <w:shd w:val="clear" w:color="auto" w:fill="EDEDED" w:themeFill="accent3" w:themeFillTint="33"/>
          </w:tcPr>
          <w:p w:rsidR="00131BAA" w:rsidRPr="001A14D3" w:rsidRDefault="00131BAA" w:rsidP="00B70123">
            <w:pPr>
              <w:rPr>
                <w:rFonts w:cs="B Nazanin"/>
                <w:rtl/>
              </w:rPr>
            </w:pPr>
            <w:r w:rsidRPr="001A14D3">
              <w:rPr>
                <w:rFonts w:cs="B Nazanin"/>
                <w:rtl/>
              </w:rPr>
              <w:t>تاییدیه:</w:t>
            </w:r>
          </w:p>
          <w:p w:rsidR="00131BAA" w:rsidRPr="001A14D3" w:rsidRDefault="00131BAA" w:rsidP="00B70123">
            <w:pPr>
              <w:jc w:val="both"/>
              <w:rPr>
                <w:rFonts w:cs="B Nazanin"/>
                <w:rtl/>
              </w:rPr>
            </w:pPr>
            <w:r w:rsidRPr="001A14D3">
              <w:rPr>
                <w:rFonts w:cs="B Nazanin"/>
              </w:rPr>
              <w: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پیک</w:t>
            </w:r>
            <w:r w:rsidRPr="001A14D3">
              <w:rPr>
                <w:rFonts w:cs="B Nazanin"/>
                <w:rtl/>
              </w:rPr>
              <w:t xml:space="preserve"> </w:t>
            </w:r>
            <w:r w:rsidRPr="001A14D3">
              <w:rPr>
                <w:rFonts w:cs="B Nazanin" w:hint="cs"/>
                <w:rtl/>
              </w:rPr>
              <w:t>باید</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حساب</w:t>
            </w:r>
            <w:r w:rsidRPr="001A14D3">
              <w:rPr>
                <w:rFonts w:cs="B Nazanin"/>
                <w:rtl/>
              </w:rPr>
              <w:t xml:space="preserve"> </w:t>
            </w:r>
            <w:r w:rsidRPr="001A14D3">
              <w:rPr>
                <w:rFonts w:cs="B Nazanin" w:hint="cs"/>
                <w:rtl/>
              </w:rPr>
              <w:t>کاربری</w:t>
            </w:r>
            <w:r w:rsidRPr="001A14D3">
              <w:rPr>
                <w:rFonts w:cs="B Nazanin"/>
                <w:rtl/>
              </w:rPr>
              <w:t xml:space="preserve"> </w:t>
            </w:r>
            <w:r w:rsidRPr="001A14D3">
              <w:rPr>
                <w:rFonts w:cs="B Nazanin" w:hint="cs"/>
                <w:rtl/>
              </w:rPr>
              <w:t>خود</w:t>
            </w:r>
            <w:r w:rsidRPr="001A14D3">
              <w:rPr>
                <w:rFonts w:cs="B Nazanin"/>
                <w:rtl/>
              </w:rPr>
              <w:t xml:space="preserve"> </w:t>
            </w:r>
            <w:r w:rsidRPr="001A14D3">
              <w:rPr>
                <w:rFonts w:cs="B Nazanin" w:hint="cs"/>
                <w:rtl/>
              </w:rPr>
              <w:t>وارد</w:t>
            </w:r>
            <w:r w:rsidRPr="001A14D3">
              <w:rPr>
                <w:rFonts w:cs="B Nazanin"/>
                <w:rtl/>
              </w:rPr>
              <w:t xml:space="preserve"> </w:t>
            </w:r>
            <w:r w:rsidRPr="001A14D3">
              <w:rPr>
                <w:rFonts w:cs="B Nazanin" w:hint="cs"/>
                <w:rtl/>
              </w:rPr>
              <w:t>شده</w:t>
            </w:r>
            <w:r w:rsidRPr="001A14D3">
              <w:rPr>
                <w:rFonts w:cs="B Nazanin"/>
                <w:rtl/>
              </w:rPr>
              <w:t xml:space="preserve"> </w:t>
            </w:r>
            <w:r w:rsidRPr="001A14D3">
              <w:rPr>
                <w:rFonts w:cs="B Nazanin" w:hint="cs"/>
                <w:rtl/>
              </w:rPr>
              <w:t>باشد</w:t>
            </w:r>
            <w:r w:rsidRPr="001A14D3">
              <w:rPr>
                <w:rFonts w:cs="B Nazanin"/>
                <w:rtl/>
              </w:rPr>
              <w:t xml:space="preserve"> </w:t>
            </w:r>
            <w:r w:rsidRPr="001A14D3">
              <w:rPr>
                <w:rFonts w:cs="B Nazanin" w:hint="cs"/>
                <w:rtl/>
              </w:rPr>
              <w:t>تا</w:t>
            </w:r>
            <w:r w:rsidRPr="001A14D3">
              <w:rPr>
                <w:rFonts w:cs="B Nazanin"/>
                <w:rtl/>
              </w:rPr>
              <w:t xml:space="preserve"> </w:t>
            </w:r>
            <w:r w:rsidRPr="001A14D3">
              <w:rPr>
                <w:rFonts w:cs="B Nazanin" w:hint="cs"/>
                <w:rtl/>
              </w:rPr>
              <w:t>بتواند</w:t>
            </w:r>
            <w:r w:rsidRPr="001A14D3">
              <w:rPr>
                <w:rFonts w:cs="B Nazanin"/>
                <w:rtl/>
              </w:rPr>
              <w:t xml:space="preserve"> </w:t>
            </w:r>
            <w:r w:rsidRPr="001A14D3">
              <w:rPr>
                <w:rFonts w:cs="B Nazanin" w:hint="cs"/>
                <w:rtl/>
              </w:rPr>
              <w:t>وارد</w:t>
            </w:r>
            <w:r w:rsidRPr="001A14D3">
              <w:rPr>
                <w:rFonts w:cs="B Nazanin"/>
                <w:rtl/>
              </w:rPr>
              <w:t xml:space="preserve"> </w:t>
            </w:r>
            <w:r w:rsidRPr="001A14D3">
              <w:rPr>
                <w:rFonts w:cs="B Nazanin" w:hint="cs"/>
                <w:rtl/>
              </w:rPr>
              <w:t>این</w:t>
            </w:r>
            <w:r w:rsidRPr="001A14D3">
              <w:rPr>
                <w:rFonts w:cs="B Nazanin"/>
                <w:rtl/>
              </w:rPr>
              <w:t xml:space="preserve"> </w:t>
            </w:r>
            <w:r w:rsidRPr="001A14D3">
              <w:rPr>
                <w:rFonts w:cs="B Nazanin" w:hint="cs"/>
                <w:rtl/>
              </w:rPr>
              <w:t>سناریو</w:t>
            </w:r>
            <w:r w:rsidRPr="001A14D3">
              <w:rPr>
                <w:rFonts w:cs="B Nazanin"/>
                <w:rtl/>
              </w:rPr>
              <w:t xml:space="preserve"> </w:t>
            </w:r>
            <w:r w:rsidRPr="001A14D3">
              <w:rPr>
                <w:rFonts w:cs="B Nazanin" w:hint="cs"/>
                <w:rtl/>
              </w:rPr>
              <w:t>شده</w:t>
            </w:r>
            <w:r w:rsidRPr="001A14D3">
              <w:rPr>
                <w:rFonts w:cs="B Nazanin"/>
                <w:rtl/>
              </w:rPr>
              <w:t xml:space="preserve"> </w:t>
            </w:r>
            <w:r w:rsidRPr="001A14D3">
              <w:rPr>
                <w:rFonts w:cs="B Nazanin" w:hint="cs"/>
                <w:rtl/>
              </w:rPr>
              <w:t>باشد</w:t>
            </w:r>
            <w:r w:rsidRPr="001A14D3">
              <w:rPr>
                <w:rFonts w:cs="B Nazanin"/>
                <w:rtl/>
              </w:rPr>
              <w:t xml:space="preserve">. </w:t>
            </w:r>
            <w:r w:rsidRPr="001A14D3">
              <w:rPr>
                <w:rFonts w:cs="B Nazanin" w:hint="cs"/>
                <w:rtl/>
              </w:rPr>
              <w:t>همچنین</w:t>
            </w:r>
            <w:r w:rsidRPr="001A14D3">
              <w:rPr>
                <w:rFonts w:cs="B Nazanin"/>
                <w:rtl/>
              </w:rPr>
              <w:t xml:space="preserve"> </w:t>
            </w:r>
            <w:r w:rsidRPr="001A14D3">
              <w:rPr>
                <w:rFonts w:cs="B Nazanin" w:hint="cs"/>
                <w:rtl/>
              </w:rPr>
              <w:t>که</w:t>
            </w:r>
            <w:r w:rsidRPr="001A14D3">
              <w:rPr>
                <w:rFonts w:cs="B Nazanin"/>
                <w:rtl/>
              </w:rPr>
              <w:t xml:space="preserve"> </w:t>
            </w:r>
            <w:r w:rsidRPr="001A14D3">
              <w:rPr>
                <w:rFonts w:cs="B Nazanin" w:hint="cs"/>
                <w:rtl/>
              </w:rPr>
              <w:t>سفارشاتی</w:t>
            </w:r>
            <w:r w:rsidRPr="001A14D3">
              <w:rPr>
                <w:rFonts w:cs="B Nazanin"/>
                <w:rtl/>
              </w:rPr>
              <w:t xml:space="preserve"> </w:t>
            </w:r>
            <w:r w:rsidRPr="001A14D3">
              <w:rPr>
                <w:rFonts w:cs="B Nazanin" w:hint="cs"/>
                <w:rtl/>
              </w:rPr>
              <w:t>که</w:t>
            </w:r>
            <w:r w:rsidRPr="001A14D3">
              <w:rPr>
                <w:rFonts w:cs="B Nazanin"/>
                <w:rtl/>
              </w:rPr>
              <w:t xml:space="preserve"> </w:t>
            </w:r>
            <w:r w:rsidRPr="001A14D3">
              <w:rPr>
                <w:rFonts w:cs="B Nazanin" w:hint="cs"/>
                <w:rtl/>
              </w:rPr>
              <w:t>توسط</w:t>
            </w:r>
            <w:r w:rsidRPr="001A14D3">
              <w:rPr>
                <w:rFonts w:cs="B Nazanin"/>
                <w:rtl/>
              </w:rPr>
              <w:t xml:space="preserve"> </w:t>
            </w:r>
            <w:r w:rsidRPr="001A14D3">
              <w:rPr>
                <w:rFonts w:cs="B Nazanin" w:hint="cs"/>
                <w:rtl/>
              </w:rPr>
              <w:t>آشپز</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حالت</w:t>
            </w:r>
            <w:r w:rsidRPr="001A14D3">
              <w:rPr>
                <w:rFonts w:cs="B Nazanin"/>
                <w:rtl/>
              </w:rPr>
              <w:t xml:space="preserve"> </w:t>
            </w:r>
            <w:r w:rsidRPr="001A14D3">
              <w:rPr>
                <w:rFonts w:cs="B Nazanin" w:hint="cs"/>
                <w:rtl/>
              </w:rPr>
              <w:t>آماده</w:t>
            </w:r>
            <w:r w:rsidRPr="001A14D3">
              <w:rPr>
                <w:rFonts w:cs="B Nazanin"/>
                <w:rtl/>
              </w:rPr>
              <w:t xml:space="preserve"> </w:t>
            </w:r>
            <w:r w:rsidRPr="001A14D3">
              <w:rPr>
                <w:rFonts w:cs="B Nazanin" w:hint="cs"/>
                <w:rtl/>
              </w:rPr>
              <w:t>در</w:t>
            </w:r>
            <w:r w:rsidRPr="001A14D3">
              <w:rPr>
                <w:rFonts w:cs="B Nazanin"/>
                <w:rtl/>
              </w:rPr>
              <w:t xml:space="preserve"> </w:t>
            </w:r>
            <w:r w:rsidRPr="001A14D3">
              <w:rPr>
                <w:rFonts w:cs="B Nazanin" w:hint="cs"/>
                <w:rtl/>
              </w:rPr>
              <w:t>آمده</w:t>
            </w:r>
            <w:r w:rsidRPr="001A14D3">
              <w:rPr>
                <w:rFonts w:cs="B Nazanin"/>
                <w:rtl/>
              </w:rPr>
              <w:t xml:space="preserve"> </w:t>
            </w:r>
            <w:r w:rsidRPr="001A14D3">
              <w:rPr>
                <w:rFonts w:cs="B Nazanin" w:hint="cs"/>
                <w:rtl/>
              </w:rPr>
              <w:t>است</w:t>
            </w:r>
            <w:r w:rsidRPr="001A14D3">
              <w:rPr>
                <w:rFonts w:cs="B Nazanin"/>
                <w:rtl/>
              </w:rPr>
              <w:t xml:space="preserve"> </w:t>
            </w:r>
            <w:r w:rsidRPr="001A14D3">
              <w:rPr>
                <w:rFonts w:cs="B Nazanin" w:hint="cs"/>
                <w:rtl/>
              </w:rPr>
              <w:t>و</w:t>
            </w:r>
            <w:r w:rsidRPr="001A14D3">
              <w:rPr>
                <w:rFonts w:cs="B Nazanin"/>
                <w:rtl/>
              </w:rPr>
              <w:t xml:space="preserve"> </w:t>
            </w:r>
            <w:r w:rsidRPr="001A14D3">
              <w:rPr>
                <w:rFonts w:cs="B Nazanin" w:hint="cs"/>
                <w:rtl/>
              </w:rPr>
              <w:t>همچنین</w:t>
            </w:r>
            <w:r w:rsidRPr="001A14D3">
              <w:rPr>
                <w:rFonts w:cs="B Nazanin"/>
                <w:rtl/>
              </w:rPr>
              <w:t xml:space="preserve"> </w:t>
            </w:r>
            <w:r w:rsidRPr="001A14D3">
              <w:rPr>
                <w:rFonts w:cs="B Nazanin" w:hint="cs"/>
                <w:rtl/>
              </w:rPr>
              <w:t>مشتریِ</w:t>
            </w:r>
            <w:r w:rsidRPr="001A14D3">
              <w:rPr>
                <w:rFonts w:cs="B Nazanin"/>
                <w:rtl/>
              </w:rPr>
              <w:t xml:space="preserve"> </w:t>
            </w:r>
            <w:r w:rsidRPr="001A14D3">
              <w:rPr>
                <w:rFonts w:cs="B Nazanin" w:hint="cs"/>
                <w:rtl/>
              </w:rPr>
              <w:t>مالک</w:t>
            </w:r>
            <w:r w:rsidRPr="001A14D3">
              <w:rPr>
                <w:rFonts w:cs="B Nazanin"/>
                <w:rtl/>
              </w:rPr>
              <w:t xml:space="preserve"> </w:t>
            </w:r>
            <w:r w:rsidRPr="001A14D3">
              <w:rPr>
                <w:rFonts w:cs="B Nazanin" w:hint="cs"/>
                <w:rtl/>
              </w:rPr>
              <w:t>آن</w:t>
            </w:r>
            <w:r w:rsidRPr="001A14D3">
              <w:rPr>
                <w:rFonts w:cs="B Nazanin"/>
                <w:rtl/>
              </w:rPr>
              <w:t xml:space="preserve"> </w:t>
            </w:r>
            <w:r w:rsidRPr="001A14D3">
              <w:rPr>
                <w:rFonts w:cs="B Nazanin" w:hint="cs"/>
                <w:rtl/>
              </w:rPr>
              <w:t>سفارش</w:t>
            </w:r>
            <w:r w:rsidRPr="001A14D3">
              <w:rPr>
                <w:rFonts w:cs="B Nazanin"/>
                <w:rtl/>
              </w:rPr>
              <w:t xml:space="preserve"> </w:t>
            </w:r>
            <w:r w:rsidRPr="001A14D3">
              <w:rPr>
                <w:rFonts w:cs="B Nazanin" w:hint="cs"/>
                <w:rtl/>
              </w:rPr>
              <w:t>گزینه</w:t>
            </w:r>
            <w:r w:rsidRPr="001A14D3">
              <w:rPr>
                <w:rFonts w:cs="B Nazanin"/>
                <w:rtl/>
              </w:rPr>
              <w:t xml:space="preserve"> </w:t>
            </w:r>
            <w:r w:rsidRPr="001A14D3">
              <w:rPr>
                <w:rFonts w:cs="B Nazanin" w:hint="cs"/>
                <w:rtl/>
              </w:rPr>
              <w:t>ی</w:t>
            </w:r>
            <w:r w:rsidRPr="001A14D3">
              <w:rPr>
                <w:rFonts w:cs="B Nazanin"/>
                <w:rtl/>
              </w:rPr>
              <w:t xml:space="preserve"> </w:t>
            </w:r>
            <w:r w:rsidRPr="001A14D3">
              <w:rPr>
                <w:rFonts w:cs="B Nazanin" w:hint="cs"/>
                <w:rtl/>
              </w:rPr>
              <w:t>ارسال</w:t>
            </w:r>
            <w:r w:rsidRPr="001A14D3">
              <w:rPr>
                <w:rFonts w:cs="B Nazanin"/>
                <w:rtl/>
              </w:rPr>
              <w:t xml:space="preserve"> </w:t>
            </w:r>
            <w:r w:rsidRPr="001A14D3">
              <w:rPr>
                <w:rFonts w:cs="B Nazanin" w:hint="cs"/>
                <w:rtl/>
              </w:rPr>
              <w:t>با</w:t>
            </w:r>
            <w:r w:rsidRPr="001A14D3">
              <w:rPr>
                <w:rFonts w:cs="B Nazanin"/>
                <w:rtl/>
              </w:rPr>
              <w:t xml:space="preserve"> </w:t>
            </w:r>
            <w:r w:rsidRPr="001A14D3">
              <w:rPr>
                <w:rFonts w:cs="B Nazanin" w:hint="cs"/>
                <w:rtl/>
              </w:rPr>
              <w:t>پیک</w:t>
            </w:r>
            <w:r w:rsidRPr="001A14D3">
              <w:rPr>
                <w:rFonts w:cs="B Nazanin"/>
                <w:rtl/>
              </w:rPr>
              <w:t xml:space="preserve"> </w:t>
            </w:r>
            <w:r w:rsidRPr="001A14D3">
              <w:rPr>
                <w:rFonts w:cs="B Nazanin" w:hint="cs"/>
                <w:rtl/>
              </w:rPr>
              <w:t>را</w:t>
            </w:r>
            <w:r w:rsidRPr="001A14D3">
              <w:rPr>
                <w:rFonts w:cs="B Nazanin"/>
                <w:rtl/>
              </w:rPr>
              <w:t xml:space="preserve"> </w:t>
            </w:r>
            <w:r w:rsidRPr="001A14D3">
              <w:rPr>
                <w:rFonts w:cs="B Nazanin" w:hint="cs"/>
                <w:rtl/>
              </w:rPr>
              <w:t>زده</w:t>
            </w:r>
            <w:r w:rsidRPr="001A14D3">
              <w:rPr>
                <w:rFonts w:cs="B Nazanin"/>
                <w:rtl/>
              </w:rPr>
              <w:t xml:space="preserve"> </w:t>
            </w:r>
            <w:r w:rsidRPr="001A14D3">
              <w:rPr>
                <w:rFonts w:cs="B Nazanin" w:hint="cs"/>
                <w:rtl/>
              </w:rPr>
              <w:t>است</w:t>
            </w:r>
            <w:r w:rsidRPr="001A14D3">
              <w:rPr>
                <w:rFonts w:cs="B Nazanin"/>
                <w:rtl/>
              </w:rPr>
              <w:t xml:space="preserve"> </w:t>
            </w:r>
            <w:r w:rsidRPr="001A14D3">
              <w:rPr>
                <w:rFonts w:cs="B Nazanin" w:hint="cs"/>
                <w:rtl/>
              </w:rPr>
              <w:t>باید</w:t>
            </w:r>
            <w:r w:rsidRPr="001A14D3">
              <w:rPr>
                <w:rFonts w:cs="B Nazanin"/>
                <w:rtl/>
              </w:rPr>
              <w:t xml:space="preserve"> </w:t>
            </w:r>
            <w:r w:rsidRPr="001A14D3">
              <w:rPr>
                <w:rFonts w:cs="B Nazanin" w:hint="cs"/>
                <w:rtl/>
              </w:rPr>
              <w:t>در</w:t>
            </w:r>
            <w:r w:rsidRPr="001A14D3">
              <w:rPr>
                <w:rFonts w:cs="B Nazanin"/>
                <w:rtl/>
              </w:rPr>
              <w:t xml:space="preserve"> </w:t>
            </w:r>
            <w:r w:rsidRPr="001A14D3">
              <w:rPr>
                <w:rFonts w:cs="B Nazanin" w:hint="cs"/>
                <w:rtl/>
              </w:rPr>
              <w:t>این</w:t>
            </w:r>
            <w:r w:rsidRPr="001A14D3">
              <w:rPr>
                <w:rFonts w:cs="B Nazanin"/>
                <w:rtl/>
              </w:rPr>
              <w:t xml:space="preserve"> صف یا پشته برای پیک قابل مشاهده باشد. اطلاعات مشتری به همراه آدرس و شماره ی تلفن همراه مشتری با مشتری سفارش دهنده ی آن سفارش یکسان باشد.</w:t>
            </w:r>
          </w:p>
          <w:p w:rsidR="00131BAA" w:rsidRPr="001A14D3" w:rsidRDefault="00131BAA" w:rsidP="00B70123">
            <w:pPr>
              <w:jc w:val="both"/>
              <w:rPr>
                <w:rFonts w:cs="B Nazanin"/>
                <w:rtl/>
              </w:rPr>
            </w:pPr>
            <w:r w:rsidRPr="001A14D3">
              <w:rPr>
                <w:rFonts w:cs="B Nazanin"/>
              </w:rPr>
              <w:t>Not-Scope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سفارشاتی</w:t>
            </w:r>
            <w:r w:rsidRPr="001A14D3">
              <w:rPr>
                <w:rFonts w:cs="B Nazanin"/>
                <w:rtl/>
              </w:rPr>
              <w:t xml:space="preserve"> </w:t>
            </w:r>
            <w:r w:rsidRPr="001A14D3">
              <w:rPr>
                <w:rFonts w:cs="B Nazanin" w:hint="cs"/>
                <w:rtl/>
              </w:rPr>
              <w:t>که</w:t>
            </w:r>
            <w:r w:rsidRPr="001A14D3">
              <w:rPr>
                <w:rFonts w:cs="B Nazanin"/>
                <w:rtl/>
              </w:rPr>
              <w:t xml:space="preserve"> </w:t>
            </w:r>
            <w:r w:rsidRPr="001A14D3">
              <w:rPr>
                <w:rFonts w:cs="B Nazanin" w:hint="cs"/>
                <w:rtl/>
              </w:rPr>
              <w:t>برای</w:t>
            </w:r>
            <w:r w:rsidRPr="001A14D3">
              <w:rPr>
                <w:rFonts w:cs="B Nazanin"/>
                <w:rtl/>
              </w:rPr>
              <w:t xml:space="preserve"> "</w:t>
            </w:r>
            <w:r w:rsidRPr="001A14D3">
              <w:rPr>
                <w:rFonts w:cs="B Nazanin" w:hint="cs"/>
                <w:rtl/>
              </w:rPr>
              <w:t>ارسال</w:t>
            </w:r>
            <w:r w:rsidRPr="001A14D3">
              <w:rPr>
                <w:rFonts w:cs="B Nazanin"/>
                <w:rtl/>
              </w:rPr>
              <w:t xml:space="preserve"> </w:t>
            </w:r>
            <w:r w:rsidRPr="001A14D3">
              <w:rPr>
                <w:rFonts w:cs="B Nazanin" w:hint="cs"/>
                <w:rtl/>
              </w:rPr>
              <w:t>با</w:t>
            </w:r>
            <w:r w:rsidRPr="001A14D3">
              <w:rPr>
                <w:rFonts w:cs="B Nazanin"/>
                <w:rtl/>
              </w:rPr>
              <w:t xml:space="preserve"> </w:t>
            </w:r>
            <w:r w:rsidRPr="001A14D3">
              <w:rPr>
                <w:rFonts w:cs="B Nazanin" w:hint="cs"/>
                <w:rtl/>
              </w:rPr>
              <w:t>پیک</w:t>
            </w:r>
            <w:r w:rsidRPr="001A14D3">
              <w:rPr>
                <w:rFonts w:cs="B Nazanin"/>
                <w:rtl/>
              </w:rPr>
              <w:t xml:space="preserve">" </w:t>
            </w:r>
            <w:r w:rsidRPr="001A14D3">
              <w:rPr>
                <w:rFonts w:cs="B Nazanin" w:hint="cs"/>
                <w:rtl/>
              </w:rPr>
              <w:t>انتخاب</w:t>
            </w:r>
            <w:r w:rsidRPr="001A14D3">
              <w:rPr>
                <w:rFonts w:cs="B Nazanin"/>
                <w:rtl/>
              </w:rPr>
              <w:t xml:space="preserve"> </w:t>
            </w:r>
            <w:r w:rsidRPr="001A14D3">
              <w:rPr>
                <w:rFonts w:cs="B Nazanin" w:hint="cs"/>
                <w:rtl/>
              </w:rPr>
              <w:t>نشده</w:t>
            </w:r>
            <w:r w:rsidRPr="001A14D3">
              <w:rPr>
                <w:rFonts w:cs="B Nazanin"/>
                <w:rtl/>
              </w:rPr>
              <w:t xml:space="preserve"> </w:t>
            </w:r>
            <w:r w:rsidRPr="001A14D3">
              <w:rPr>
                <w:rFonts w:cs="B Nazanin" w:hint="cs"/>
                <w:rtl/>
              </w:rPr>
              <w:t>باشند</w:t>
            </w:r>
            <w:r w:rsidRPr="001A14D3">
              <w:rPr>
                <w:rFonts w:cs="B Nazanin"/>
                <w:rtl/>
              </w:rPr>
              <w:t xml:space="preserve"> </w:t>
            </w:r>
            <w:r w:rsidRPr="001A14D3">
              <w:rPr>
                <w:rFonts w:cs="B Nazanin" w:hint="cs"/>
                <w:rtl/>
              </w:rPr>
              <w:t>و</w:t>
            </w:r>
            <w:r w:rsidRPr="001A14D3">
              <w:rPr>
                <w:rFonts w:cs="B Nazanin"/>
                <w:rtl/>
              </w:rPr>
              <w:t xml:space="preserve"> </w:t>
            </w:r>
            <w:r w:rsidRPr="001A14D3">
              <w:rPr>
                <w:rFonts w:cs="B Nazanin" w:hint="cs"/>
                <w:rtl/>
              </w:rPr>
              <w:t>توسط</w:t>
            </w:r>
            <w:r w:rsidRPr="001A14D3">
              <w:rPr>
                <w:rFonts w:cs="B Nazanin"/>
                <w:rtl/>
              </w:rPr>
              <w:t xml:space="preserve"> </w:t>
            </w:r>
            <w:r w:rsidRPr="001A14D3">
              <w:rPr>
                <w:rFonts w:cs="B Nazanin" w:hint="cs"/>
                <w:rtl/>
              </w:rPr>
              <w:t>آشپز</w:t>
            </w:r>
            <w:r w:rsidRPr="001A14D3">
              <w:rPr>
                <w:rFonts w:cs="B Nazanin"/>
                <w:rtl/>
              </w:rPr>
              <w:t xml:space="preserve"> </w:t>
            </w:r>
            <w:r w:rsidRPr="001A14D3">
              <w:rPr>
                <w:rFonts w:cs="B Nazanin" w:hint="cs"/>
                <w:rtl/>
              </w:rPr>
              <w:t>تغییر</w:t>
            </w:r>
            <w:r w:rsidRPr="001A14D3">
              <w:rPr>
                <w:rFonts w:cs="B Nazanin"/>
                <w:rtl/>
              </w:rPr>
              <w:t xml:space="preserve"> </w:t>
            </w:r>
            <w:r w:rsidRPr="001A14D3">
              <w:rPr>
                <w:rFonts w:cs="B Nazanin" w:hint="cs"/>
                <w:rtl/>
              </w:rPr>
              <w:t>وضعیت</w:t>
            </w:r>
            <w:r w:rsidRPr="001A14D3">
              <w:rPr>
                <w:rFonts w:cs="B Nazanin"/>
                <w:rtl/>
              </w:rPr>
              <w:t xml:space="preserve"> </w:t>
            </w:r>
            <w:r w:rsidRPr="001A14D3">
              <w:rPr>
                <w:rFonts w:cs="B Nazanin" w:hint="cs"/>
                <w:rtl/>
              </w:rPr>
              <w:t>داده</w:t>
            </w:r>
            <w:r w:rsidRPr="001A14D3">
              <w:rPr>
                <w:rFonts w:cs="B Nazanin"/>
                <w:rtl/>
              </w:rPr>
              <w:t xml:space="preserve"> </w:t>
            </w:r>
            <w:r w:rsidRPr="001A14D3">
              <w:rPr>
                <w:rFonts w:cs="B Nazanin" w:hint="cs"/>
                <w:rtl/>
              </w:rPr>
              <w:t>نشده</w:t>
            </w:r>
            <w:r w:rsidRPr="001A14D3">
              <w:rPr>
                <w:rFonts w:cs="B Nazanin"/>
                <w:rtl/>
              </w:rPr>
              <w:t xml:space="preserve"> </w:t>
            </w:r>
            <w:r w:rsidRPr="001A14D3">
              <w:rPr>
                <w:rFonts w:cs="B Nazanin" w:hint="cs"/>
                <w:rtl/>
              </w:rPr>
              <w:t>باشند</w:t>
            </w:r>
            <w:r w:rsidRPr="001A14D3">
              <w:rPr>
                <w:rFonts w:cs="B Nazanin"/>
                <w:rtl/>
              </w:rPr>
              <w:t xml:space="preserve"> </w:t>
            </w:r>
            <w:r w:rsidRPr="001A14D3">
              <w:rPr>
                <w:rFonts w:cs="B Nazanin" w:hint="cs"/>
                <w:rtl/>
              </w:rPr>
              <w:t>نباید</w:t>
            </w:r>
            <w:r w:rsidRPr="001A14D3">
              <w:rPr>
                <w:rFonts w:cs="B Nazanin"/>
                <w:rtl/>
              </w:rPr>
              <w:t xml:space="preserve"> </w:t>
            </w:r>
            <w:r w:rsidRPr="001A14D3">
              <w:rPr>
                <w:rFonts w:cs="B Nazanin" w:hint="cs"/>
                <w:rtl/>
              </w:rPr>
              <w:t>در</w:t>
            </w:r>
            <w:r w:rsidRPr="001A14D3">
              <w:rPr>
                <w:rFonts w:cs="B Nazanin"/>
                <w:rtl/>
              </w:rPr>
              <w:t xml:space="preserve"> </w:t>
            </w:r>
            <w:r w:rsidRPr="001A14D3">
              <w:rPr>
                <w:rFonts w:cs="B Nazanin" w:hint="cs"/>
                <w:rtl/>
              </w:rPr>
              <w:t>این</w:t>
            </w:r>
            <w:r w:rsidRPr="001A14D3">
              <w:rPr>
                <w:rFonts w:cs="B Nazanin"/>
                <w:rtl/>
              </w:rPr>
              <w:t xml:space="preserve"> </w:t>
            </w:r>
            <w:r w:rsidRPr="001A14D3">
              <w:rPr>
                <w:rFonts w:cs="B Nazanin" w:hint="cs"/>
                <w:rtl/>
              </w:rPr>
              <w:t>صف</w:t>
            </w:r>
            <w:r w:rsidRPr="001A14D3">
              <w:rPr>
                <w:rFonts w:cs="B Nazanin"/>
                <w:rtl/>
              </w:rPr>
              <w:t xml:space="preserve"> </w:t>
            </w:r>
            <w:r w:rsidRPr="001A14D3">
              <w:rPr>
                <w:rFonts w:cs="B Nazanin" w:hint="cs"/>
                <w:rtl/>
              </w:rPr>
              <w:t>ی</w:t>
            </w:r>
            <w:r w:rsidRPr="001A14D3">
              <w:rPr>
                <w:rFonts w:cs="B Nazanin"/>
                <w:rtl/>
              </w:rPr>
              <w:t>ا پشته قرار گیرد. پیک مادامی که سفارش را تحویل نداده است نباید بتواند کار دیگری با اپلیکیشن انجام دهد.</w:t>
            </w:r>
          </w:p>
        </w:tc>
      </w:tr>
      <w:tr w:rsidR="00131BAA" w:rsidRPr="001A14D3" w:rsidTr="00B70123">
        <w:tc>
          <w:tcPr>
            <w:tcW w:w="9016" w:type="dxa"/>
            <w:gridSpan w:val="4"/>
          </w:tcPr>
          <w:p w:rsidR="00131BAA" w:rsidRPr="001A14D3" w:rsidRDefault="00131BAA" w:rsidP="00B70123">
            <w:pPr>
              <w:rPr>
                <w:rFonts w:cs="B Nazanin"/>
                <w:rtl/>
              </w:rPr>
            </w:pPr>
            <w:r w:rsidRPr="001A14D3">
              <w:rPr>
                <w:rFonts w:cs="B Nazanin"/>
                <w:rtl/>
              </w:rPr>
              <w:t xml:space="preserve">داستان های مربوط: </w:t>
            </w:r>
          </w:p>
        </w:tc>
      </w:tr>
      <w:tr w:rsidR="00131BAA" w:rsidRPr="001A14D3" w:rsidTr="00B70123">
        <w:tc>
          <w:tcPr>
            <w:tcW w:w="2580" w:type="dxa"/>
            <w:shd w:val="clear" w:color="auto" w:fill="FFFF00"/>
          </w:tcPr>
          <w:p w:rsidR="00131BAA" w:rsidRPr="001A14D3" w:rsidRDefault="00131BAA" w:rsidP="00B70123">
            <w:pPr>
              <w:rPr>
                <w:rFonts w:cs="B Nazanin"/>
              </w:rPr>
            </w:pPr>
            <w:r w:rsidRPr="001A14D3">
              <w:rPr>
                <w:rFonts w:cs="B Nazanin"/>
                <w:rtl/>
              </w:rPr>
              <w:t xml:space="preserve">نویسنده: </w:t>
            </w:r>
            <w:r w:rsidRPr="001A14D3">
              <w:rPr>
                <w:rFonts w:cs="B Nazanin"/>
              </w:rPr>
              <w:t>MAMOMASA</w:t>
            </w:r>
          </w:p>
        </w:tc>
        <w:tc>
          <w:tcPr>
            <w:tcW w:w="3024" w:type="dxa"/>
            <w:gridSpan w:val="2"/>
            <w:shd w:val="clear" w:color="auto" w:fill="FFFF00"/>
          </w:tcPr>
          <w:p w:rsidR="00131BAA" w:rsidRPr="001A14D3" w:rsidRDefault="00131BAA" w:rsidP="00B70123">
            <w:pPr>
              <w:rPr>
                <w:rFonts w:cs="B Nazanin"/>
                <w:rtl/>
              </w:rPr>
            </w:pPr>
            <w:r w:rsidRPr="001A14D3">
              <w:rPr>
                <w:rFonts w:cs="B Nazanin"/>
                <w:rtl/>
              </w:rPr>
              <w:t>تاریخ: 27/06/99</w:t>
            </w:r>
          </w:p>
        </w:tc>
        <w:tc>
          <w:tcPr>
            <w:tcW w:w="3412" w:type="dxa"/>
            <w:shd w:val="clear" w:color="auto" w:fill="FFFF00"/>
          </w:tcPr>
          <w:p w:rsidR="00131BAA" w:rsidRPr="001A14D3" w:rsidRDefault="00131BAA" w:rsidP="00B70123">
            <w:pPr>
              <w:rPr>
                <w:rFonts w:cs="B Nazanin"/>
                <w:rtl/>
              </w:rPr>
            </w:pPr>
            <w:r w:rsidRPr="001A14D3">
              <w:rPr>
                <w:rFonts w:cs="B Nazanin"/>
                <w:rtl/>
              </w:rPr>
              <w:t>اولویت: متوسط</w:t>
            </w:r>
          </w:p>
        </w:tc>
      </w:tr>
      <w:tr w:rsidR="00131BAA" w:rsidRPr="001A14D3" w:rsidTr="00B70123">
        <w:tc>
          <w:tcPr>
            <w:tcW w:w="2580" w:type="dxa"/>
            <w:shd w:val="clear" w:color="auto" w:fill="FFFF00"/>
          </w:tcPr>
          <w:p w:rsidR="00131BAA" w:rsidRPr="001A14D3" w:rsidRDefault="00131BAA" w:rsidP="00B70123">
            <w:pPr>
              <w:rPr>
                <w:rFonts w:cs="B Nazanin"/>
                <w:rtl/>
              </w:rPr>
            </w:pPr>
            <w:r w:rsidRPr="001A14D3">
              <w:rPr>
                <w:rFonts w:cs="B Nazanin"/>
                <w:rtl/>
              </w:rPr>
              <w:t>وضعیت: در دست تولید</w:t>
            </w:r>
          </w:p>
        </w:tc>
        <w:tc>
          <w:tcPr>
            <w:tcW w:w="3024" w:type="dxa"/>
            <w:gridSpan w:val="2"/>
            <w:shd w:val="clear" w:color="auto" w:fill="FFFF00"/>
          </w:tcPr>
          <w:p w:rsidR="00131BAA" w:rsidRPr="001A14D3" w:rsidRDefault="00131BAA" w:rsidP="00B70123">
            <w:pPr>
              <w:rPr>
                <w:rFonts w:cs="B Nazanin"/>
                <w:rtl/>
              </w:rPr>
            </w:pPr>
            <w:r w:rsidRPr="001A14D3">
              <w:rPr>
                <w:rFonts w:cs="B Nazanin"/>
                <w:rtl/>
              </w:rPr>
              <w:t>زمان: 1نفر/ساعت</w:t>
            </w:r>
          </w:p>
        </w:tc>
        <w:tc>
          <w:tcPr>
            <w:tcW w:w="3412" w:type="dxa"/>
            <w:shd w:val="clear" w:color="auto" w:fill="FFFF00"/>
          </w:tcPr>
          <w:p w:rsidR="00131BAA" w:rsidRPr="001A14D3" w:rsidRDefault="00131BAA" w:rsidP="00B70123">
            <w:pPr>
              <w:rPr>
                <w:rFonts w:cs="B Nazanin"/>
                <w:rtl/>
              </w:rPr>
            </w:pPr>
            <w:r w:rsidRPr="001A14D3">
              <w:rPr>
                <w:rFonts w:cs="B Nazanin"/>
                <w:rtl/>
              </w:rPr>
              <w:t>سختی: متوسط</w:t>
            </w:r>
          </w:p>
        </w:tc>
      </w:tr>
      <w:tr w:rsidR="00131BAA" w:rsidRPr="001A14D3" w:rsidTr="00B70123">
        <w:tc>
          <w:tcPr>
            <w:tcW w:w="9016" w:type="dxa"/>
            <w:gridSpan w:val="4"/>
            <w:shd w:val="clear" w:color="auto" w:fill="FFC000"/>
          </w:tcPr>
          <w:p w:rsidR="00131BAA" w:rsidRPr="001A14D3" w:rsidRDefault="00131BAA" w:rsidP="00B70123">
            <w:pPr>
              <w:rPr>
                <w:rFonts w:cs="B Nazanin"/>
                <w:rtl/>
              </w:rPr>
            </w:pPr>
            <w:r w:rsidRPr="001A14D3">
              <w:rPr>
                <w:rFonts w:cs="B Nazanin"/>
                <w:rtl/>
              </w:rPr>
              <w:t>ابزار</w:t>
            </w:r>
          </w:p>
        </w:tc>
      </w:tr>
    </w:tbl>
    <w:p w:rsidR="00131BAA" w:rsidRPr="001A14D3" w:rsidRDefault="00131BAA" w:rsidP="00131BAA">
      <w:pPr>
        <w:jc w:val="center"/>
        <w:rPr>
          <w:rFonts w:cs="B Nazanin"/>
          <w:rtl/>
        </w:rPr>
      </w:pPr>
    </w:p>
    <w:p w:rsidR="00131BAA" w:rsidRPr="001A14D3" w:rsidRDefault="00131BAA" w:rsidP="006F1F90">
      <w:pPr>
        <w:rPr>
          <w:rFonts w:cs="B Nazanin"/>
          <w:rtl/>
        </w:rPr>
      </w:pPr>
    </w:p>
    <w:p w:rsidR="00131BAA" w:rsidRPr="001A14D3" w:rsidRDefault="00131BAA" w:rsidP="00131BAA">
      <w:pPr>
        <w:jc w:val="center"/>
        <w:rPr>
          <w:rFonts w:cs="B Nazanin"/>
          <w:rtl/>
        </w:rPr>
      </w:pPr>
    </w:p>
    <w:tbl>
      <w:tblPr>
        <w:tblStyle w:val="TableGrid"/>
        <w:bidiVisual/>
        <w:tblW w:w="0" w:type="auto"/>
        <w:tblLook w:val="04A0" w:firstRow="1" w:lastRow="0" w:firstColumn="1" w:lastColumn="0" w:noHBand="0" w:noVBand="1"/>
      </w:tblPr>
      <w:tblGrid>
        <w:gridCol w:w="2580"/>
        <w:gridCol w:w="1896"/>
        <w:gridCol w:w="1128"/>
        <w:gridCol w:w="3412"/>
      </w:tblGrid>
      <w:tr w:rsidR="00131BAA" w:rsidRPr="001A14D3" w:rsidTr="00B70123">
        <w:tc>
          <w:tcPr>
            <w:tcW w:w="9016" w:type="dxa"/>
            <w:gridSpan w:val="4"/>
            <w:shd w:val="clear" w:color="auto" w:fill="000000" w:themeFill="text1"/>
          </w:tcPr>
          <w:p w:rsidR="00131BAA" w:rsidRPr="001A14D3" w:rsidRDefault="00131BAA" w:rsidP="00B70123">
            <w:pPr>
              <w:tabs>
                <w:tab w:val="left" w:pos="4204"/>
                <w:tab w:val="center" w:pos="4400"/>
              </w:tabs>
              <w:bidi w:val="0"/>
              <w:rPr>
                <w:rFonts w:cs="B Nazanin"/>
              </w:rPr>
            </w:pPr>
            <w:r w:rsidRPr="001A14D3">
              <w:rPr>
                <w:rFonts w:cs="B Nazanin"/>
              </w:rPr>
              <w:t>ID: US05</w:t>
            </w:r>
          </w:p>
        </w:tc>
      </w:tr>
      <w:tr w:rsidR="00131BAA" w:rsidRPr="001A14D3" w:rsidTr="00B70123">
        <w:tc>
          <w:tcPr>
            <w:tcW w:w="9016" w:type="dxa"/>
            <w:gridSpan w:val="4"/>
            <w:shd w:val="clear" w:color="auto" w:fill="DEEAF6" w:themeFill="accent1" w:themeFillTint="33"/>
          </w:tcPr>
          <w:p w:rsidR="00131BAA" w:rsidRPr="001A14D3" w:rsidRDefault="00131BAA" w:rsidP="00B70123">
            <w:pPr>
              <w:tabs>
                <w:tab w:val="center" w:pos="4400"/>
              </w:tabs>
              <w:rPr>
                <w:rFonts w:cs="B Nazanin"/>
                <w:rtl/>
              </w:rPr>
            </w:pPr>
            <w:r w:rsidRPr="001A14D3">
              <w:rPr>
                <w:rFonts w:cs="B Nazanin"/>
                <w:rtl/>
              </w:rPr>
              <w:t>عنوان: مدیریت کارمندان</w:t>
            </w:r>
          </w:p>
        </w:tc>
      </w:tr>
      <w:tr w:rsidR="00131BAA" w:rsidRPr="001A14D3" w:rsidTr="00B70123">
        <w:trPr>
          <w:trHeight w:val="1401"/>
        </w:trPr>
        <w:tc>
          <w:tcPr>
            <w:tcW w:w="4476" w:type="dxa"/>
            <w:gridSpan w:val="2"/>
            <w:shd w:val="clear" w:color="auto" w:fill="EDEDED" w:themeFill="accent3" w:themeFillTint="33"/>
          </w:tcPr>
          <w:p w:rsidR="00131BAA" w:rsidRPr="001A14D3" w:rsidRDefault="00131BAA" w:rsidP="00B70123">
            <w:pPr>
              <w:jc w:val="both"/>
              <w:rPr>
                <w:rFonts w:cs="B Nazanin"/>
                <w:rtl/>
              </w:rPr>
            </w:pPr>
            <w:r w:rsidRPr="001A14D3">
              <w:rPr>
                <w:rFonts w:cs="B Nazanin"/>
                <w:rtl/>
              </w:rPr>
              <w:lastRenderedPageBreak/>
              <w:t>شرح: به عنوان یک مدیر ، پس از ورود به حساب باید بتوانم با انتخاب "مدیریت کارمندان" ، حساب های آن ها را مشاهده کنم  و در صورت نیاز بر روی گزینه ی اصلاح کلیک کرده تا بتوانم اطلاعات کارمند انتخاب شده را ویرایش کنم. همچنین با انتخاب گزینه ی "افزودن" بتوانم یک کارمند را به سیستم اضافه نمایم.</w:t>
            </w:r>
          </w:p>
        </w:tc>
        <w:tc>
          <w:tcPr>
            <w:tcW w:w="4540" w:type="dxa"/>
            <w:gridSpan w:val="2"/>
            <w:shd w:val="clear" w:color="auto" w:fill="EDEDED" w:themeFill="accent3" w:themeFillTint="33"/>
          </w:tcPr>
          <w:p w:rsidR="00131BAA" w:rsidRPr="001A14D3" w:rsidRDefault="00131BAA" w:rsidP="00B70123">
            <w:pPr>
              <w:rPr>
                <w:rFonts w:cs="B Nazanin"/>
                <w:rtl/>
              </w:rPr>
            </w:pPr>
            <w:r w:rsidRPr="001A14D3">
              <w:rPr>
                <w:rFonts w:cs="B Nazanin"/>
                <w:rtl/>
              </w:rPr>
              <w:t>تاییدیه:</w:t>
            </w:r>
          </w:p>
          <w:p w:rsidR="00131BAA" w:rsidRPr="001A14D3" w:rsidRDefault="00131BAA" w:rsidP="00B70123">
            <w:pPr>
              <w:jc w:val="both"/>
              <w:rPr>
                <w:rFonts w:cs="B Nazanin"/>
                <w:rtl/>
              </w:rPr>
            </w:pPr>
            <w:r w:rsidRPr="001A14D3">
              <w:rPr>
                <w:rFonts w:cs="B Nazanin"/>
              </w:rPr>
              <w: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مدیر</w:t>
            </w:r>
            <w:r w:rsidRPr="001A14D3">
              <w:rPr>
                <w:rFonts w:cs="B Nazanin"/>
                <w:rtl/>
              </w:rPr>
              <w:t xml:space="preserve"> </w:t>
            </w:r>
            <w:r w:rsidRPr="001A14D3">
              <w:rPr>
                <w:rFonts w:cs="B Nazanin" w:hint="cs"/>
                <w:rtl/>
              </w:rPr>
              <w:t>باید</w:t>
            </w:r>
            <w:r w:rsidRPr="001A14D3">
              <w:rPr>
                <w:rFonts w:cs="B Nazanin"/>
                <w:rtl/>
              </w:rPr>
              <w:t xml:space="preserve"> </w:t>
            </w:r>
            <w:r w:rsidRPr="001A14D3">
              <w:rPr>
                <w:rFonts w:cs="B Nazanin" w:hint="cs"/>
                <w:rtl/>
              </w:rPr>
              <w:t>وارد</w:t>
            </w:r>
            <w:r w:rsidRPr="001A14D3">
              <w:rPr>
                <w:rFonts w:cs="B Nazanin"/>
                <w:rtl/>
              </w:rPr>
              <w:t xml:space="preserve"> </w:t>
            </w:r>
            <w:r w:rsidRPr="001A14D3">
              <w:rPr>
                <w:rFonts w:cs="B Nazanin" w:hint="cs"/>
                <w:rtl/>
              </w:rPr>
              <w:t>حساب</w:t>
            </w:r>
            <w:r w:rsidRPr="001A14D3">
              <w:rPr>
                <w:rFonts w:cs="B Nazanin"/>
                <w:rtl/>
              </w:rPr>
              <w:t xml:space="preserve"> </w:t>
            </w:r>
            <w:r w:rsidRPr="001A14D3">
              <w:rPr>
                <w:rFonts w:cs="B Nazanin" w:hint="cs"/>
                <w:rtl/>
              </w:rPr>
              <w:t>کاربری</w:t>
            </w:r>
            <w:r w:rsidRPr="001A14D3">
              <w:rPr>
                <w:rFonts w:cs="B Nazanin"/>
                <w:rtl/>
              </w:rPr>
              <w:t xml:space="preserve"> </w:t>
            </w:r>
            <w:r w:rsidRPr="001A14D3">
              <w:rPr>
                <w:rFonts w:cs="B Nazanin" w:hint="cs"/>
                <w:rtl/>
              </w:rPr>
              <w:t>خود</w:t>
            </w:r>
            <w:r w:rsidRPr="001A14D3">
              <w:rPr>
                <w:rFonts w:cs="B Nazanin"/>
                <w:rtl/>
              </w:rPr>
              <w:t xml:space="preserve"> </w:t>
            </w:r>
            <w:r w:rsidRPr="001A14D3">
              <w:rPr>
                <w:rFonts w:cs="B Nazanin" w:hint="cs"/>
                <w:rtl/>
              </w:rPr>
              <w:t>شده</w:t>
            </w:r>
            <w:r w:rsidRPr="001A14D3">
              <w:rPr>
                <w:rFonts w:cs="B Nazanin"/>
                <w:rtl/>
              </w:rPr>
              <w:t xml:space="preserve"> </w:t>
            </w:r>
            <w:r w:rsidRPr="001A14D3">
              <w:rPr>
                <w:rFonts w:cs="B Nazanin" w:hint="cs"/>
                <w:rtl/>
              </w:rPr>
              <w:t>باشد</w:t>
            </w:r>
            <w:r w:rsidRPr="001A14D3">
              <w:rPr>
                <w:rFonts w:cs="B Nazanin"/>
                <w:rtl/>
              </w:rPr>
              <w:t xml:space="preserve"> </w:t>
            </w:r>
            <w:r w:rsidRPr="001A14D3">
              <w:rPr>
                <w:rFonts w:cs="B Nazanin" w:hint="cs"/>
                <w:rtl/>
              </w:rPr>
              <w:t>تا</w:t>
            </w:r>
            <w:r w:rsidRPr="001A14D3">
              <w:rPr>
                <w:rFonts w:cs="B Nazanin"/>
                <w:rtl/>
              </w:rPr>
              <w:t xml:space="preserve"> </w:t>
            </w:r>
            <w:r w:rsidRPr="001A14D3">
              <w:rPr>
                <w:rFonts w:cs="B Nazanin" w:hint="cs"/>
                <w:rtl/>
              </w:rPr>
              <w:t>بتواند</w:t>
            </w:r>
            <w:r w:rsidRPr="001A14D3">
              <w:rPr>
                <w:rFonts w:cs="B Nazanin"/>
                <w:rtl/>
              </w:rPr>
              <w:t xml:space="preserve"> </w:t>
            </w:r>
            <w:r w:rsidRPr="001A14D3">
              <w:rPr>
                <w:rFonts w:cs="B Nazanin" w:hint="cs"/>
                <w:rtl/>
              </w:rPr>
              <w:t>وارد</w:t>
            </w:r>
            <w:r w:rsidRPr="001A14D3">
              <w:rPr>
                <w:rFonts w:cs="B Nazanin"/>
                <w:rtl/>
              </w:rPr>
              <w:t xml:space="preserve"> </w:t>
            </w:r>
            <w:r w:rsidRPr="001A14D3">
              <w:rPr>
                <w:rFonts w:cs="B Nazanin" w:hint="cs"/>
                <w:rtl/>
              </w:rPr>
              <w:t>این</w:t>
            </w:r>
            <w:r w:rsidRPr="001A14D3">
              <w:rPr>
                <w:rFonts w:cs="B Nazanin"/>
                <w:rtl/>
              </w:rPr>
              <w:t xml:space="preserve"> </w:t>
            </w:r>
            <w:r w:rsidRPr="001A14D3">
              <w:rPr>
                <w:rFonts w:cs="B Nazanin" w:hint="cs"/>
                <w:rtl/>
              </w:rPr>
              <w:t>سناریو</w:t>
            </w:r>
            <w:r w:rsidRPr="001A14D3">
              <w:rPr>
                <w:rFonts w:cs="B Nazanin"/>
                <w:rtl/>
              </w:rPr>
              <w:t xml:space="preserve"> </w:t>
            </w:r>
            <w:r w:rsidRPr="001A14D3">
              <w:rPr>
                <w:rFonts w:cs="B Nazanin" w:hint="cs"/>
                <w:rtl/>
              </w:rPr>
              <w:t>شده</w:t>
            </w:r>
            <w:r w:rsidRPr="001A14D3">
              <w:rPr>
                <w:rFonts w:cs="B Nazanin"/>
                <w:rtl/>
              </w:rPr>
              <w:t xml:space="preserve"> </w:t>
            </w:r>
            <w:r w:rsidRPr="001A14D3">
              <w:rPr>
                <w:rFonts w:cs="B Nazanin" w:hint="cs"/>
                <w:rtl/>
              </w:rPr>
              <w:t>باشد</w:t>
            </w:r>
            <w:r w:rsidRPr="001A14D3">
              <w:rPr>
                <w:rFonts w:cs="B Nazanin"/>
                <w:rtl/>
              </w:rPr>
              <w:t xml:space="preserve">. </w:t>
            </w:r>
            <w:r w:rsidRPr="001A14D3">
              <w:rPr>
                <w:rFonts w:cs="B Nazanin" w:hint="cs"/>
                <w:rtl/>
              </w:rPr>
              <w:t>تمامی</w:t>
            </w:r>
            <w:r w:rsidRPr="001A14D3">
              <w:rPr>
                <w:rFonts w:cs="B Nazanin"/>
                <w:rtl/>
              </w:rPr>
              <w:t xml:space="preserve"> </w:t>
            </w:r>
            <w:r w:rsidRPr="001A14D3">
              <w:rPr>
                <w:rFonts w:cs="B Nazanin" w:hint="cs"/>
                <w:rtl/>
              </w:rPr>
              <w:t>کارمندان</w:t>
            </w:r>
            <w:r w:rsidRPr="001A14D3">
              <w:rPr>
                <w:rFonts w:cs="B Nazanin"/>
                <w:rtl/>
              </w:rPr>
              <w:t xml:space="preserve"> </w:t>
            </w:r>
            <w:r w:rsidRPr="001A14D3">
              <w:rPr>
                <w:rFonts w:cs="B Nazanin" w:hint="cs"/>
                <w:rtl/>
              </w:rPr>
              <w:t>همراه</w:t>
            </w:r>
            <w:r w:rsidRPr="001A14D3">
              <w:rPr>
                <w:rFonts w:cs="B Nazanin"/>
                <w:rtl/>
              </w:rPr>
              <w:t xml:space="preserve"> </w:t>
            </w:r>
            <w:r w:rsidRPr="001A14D3">
              <w:rPr>
                <w:rFonts w:cs="B Nazanin" w:hint="cs"/>
                <w:rtl/>
              </w:rPr>
              <w:t>با</w:t>
            </w:r>
            <w:r w:rsidRPr="001A14D3">
              <w:rPr>
                <w:rFonts w:cs="B Nazanin"/>
                <w:rtl/>
              </w:rPr>
              <w:t xml:space="preserve"> </w:t>
            </w:r>
            <w:r w:rsidRPr="001A14D3">
              <w:rPr>
                <w:rFonts w:cs="B Nazanin" w:hint="cs"/>
                <w:rtl/>
              </w:rPr>
              <w:t>مشخصات</w:t>
            </w:r>
            <w:r w:rsidRPr="001A14D3">
              <w:rPr>
                <w:rFonts w:cs="B Nazanin"/>
                <w:rtl/>
              </w:rPr>
              <w:t xml:space="preserve"> </w:t>
            </w:r>
            <w:r w:rsidRPr="001A14D3">
              <w:rPr>
                <w:rFonts w:cs="B Nazanin" w:hint="cs"/>
                <w:rtl/>
              </w:rPr>
              <w:t>کامل</w:t>
            </w:r>
            <w:r w:rsidRPr="001A14D3">
              <w:rPr>
                <w:rFonts w:cs="B Nazanin"/>
                <w:rtl/>
              </w:rPr>
              <w:t xml:space="preserve"> </w:t>
            </w:r>
            <w:r w:rsidRPr="001A14D3">
              <w:rPr>
                <w:rFonts w:cs="B Nazanin" w:hint="cs"/>
                <w:rtl/>
              </w:rPr>
              <w:t>آن</w:t>
            </w:r>
            <w:r w:rsidRPr="001A14D3">
              <w:rPr>
                <w:rFonts w:cs="B Nazanin"/>
                <w:rtl/>
              </w:rPr>
              <w:t xml:space="preserve"> </w:t>
            </w:r>
            <w:r w:rsidRPr="001A14D3">
              <w:rPr>
                <w:rFonts w:cs="B Nazanin" w:hint="cs"/>
                <w:rtl/>
              </w:rPr>
              <w:t>ها</w:t>
            </w:r>
            <w:r w:rsidRPr="001A14D3">
              <w:rPr>
                <w:rFonts w:cs="B Nazanin"/>
                <w:rtl/>
              </w:rPr>
              <w:t xml:space="preserve"> </w:t>
            </w:r>
            <w:r w:rsidRPr="001A14D3">
              <w:rPr>
                <w:rFonts w:cs="B Nazanin" w:hint="cs"/>
                <w:rtl/>
              </w:rPr>
              <w:t>باید</w:t>
            </w:r>
            <w:r w:rsidRPr="001A14D3">
              <w:rPr>
                <w:rFonts w:cs="B Nazanin"/>
                <w:rtl/>
              </w:rPr>
              <w:t xml:space="preserve"> </w:t>
            </w:r>
            <w:r w:rsidRPr="001A14D3">
              <w:rPr>
                <w:rFonts w:cs="B Nazanin" w:hint="cs"/>
                <w:rtl/>
              </w:rPr>
              <w:t>برای</w:t>
            </w:r>
            <w:r w:rsidRPr="001A14D3">
              <w:rPr>
                <w:rFonts w:cs="B Nazanin"/>
                <w:rtl/>
              </w:rPr>
              <w:t xml:space="preserve"> </w:t>
            </w:r>
            <w:r w:rsidRPr="001A14D3">
              <w:rPr>
                <w:rFonts w:cs="B Nazanin" w:hint="cs"/>
                <w:rtl/>
              </w:rPr>
              <w:t>مدیر</w:t>
            </w:r>
            <w:r w:rsidRPr="001A14D3">
              <w:rPr>
                <w:rFonts w:cs="B Nazanin"/>
                <w:rtl/>
              </w:rPr>
              <w:t xml:space="preserve"> </w:t>
            </w:r>
            <w:r w:rsidRPr="001A14D3">
              <w:rPr>
                <w:rFonts w:cs="B Nazanin" w:hint="cs"/>
                <w:rtl/>
              </w:rPr>
              <w:t>قابل</w:t>
            </w:r>
            <w:r w:rsidRPr="001A14D3">
              <w:rPr>
                <w:rFonts w:cs="B Nazanin"/>
                <w:rtl/>
              </w:rPr>
              <w:t xml:space="preserve"> </w:t>
            </w:r>
            <w:r w:rsidRPr="001A14D3">
              <w:rPr>
                <w:rFonts w:cs="B Nazanin" w:hint="cs"/>
                <w:rtl/>
              </w:rPr>
              <w:t>نمایش</w:t>
            </w:r>
            <w:r w:rsidRPr="001A14D3">
              <w:rPr>
                <w:rFonts w:cs="B Nazanin"/>
                <w:rtl/>
              </w:rPr>
              <w:t xml:space="preserve"> </w:t>
            </w:r>
            <w:r w:rsidRPr="001A14D3">
              <w:rPr>
                <w:rFonts w:cs="B Nazanin" w:hint="cs"/>
                <w:rtl/>
              </w:rPr>
              <w:t>باشد</w:t>
            </w:r>
            <w:r w:rsidRPr="001A14D3">
              <w:rPr>
                <w:rFonts w:cs="B Nazanin"/>
                <w:rtl/>
              </w:rPr>
              <w:t xml:space="preserve">. </w:t>
            </w:r>
            <w:r w:rsidRPr="001A14D3">
              <w:rPr>
                <w:rFonts w:cs="B Nazanin" w:hint="cs"/>
                <w:rtl/>
              </w:rPr>
              <w:t>همچنین</w:t>
            </w:r>
            <w:r w:rsidRPr="001A14D3">
              <w:rPr>
                <w:rFonts w:cs="B Nazanin"/>
                <w:rtl/>
              </w:rPr>
              <w:t xml:space="preserve"> </w:t>
            </w:r>
            <w:r w:rsidRPr="001A14D3">
              <w:rPr>
                <w:rFonts w:cs="B Nazanin" w:hint="cs"/>
                <w:rtl/>
              </w:rPr>
              <w:t>با</w:t>
            </w:r>
            <w:r w:rsidRPr="001A14D3">
              <w:rPr>
                <w:rFonts w:cs="B Nazanin"/>
                <w:rtl/>
              </w:rPr>
              <w:t xml:space="preserve"> </w:t>
            </w:r>
            <w:r w:rsidRPr="001A14D3">
              <w:rPr>
                <w:rFonts w:cs="B Nazanin" w:hint="cs"/>
                <w:rtl/>
              </w:rPr>
              <w:t>وارد</w:t>
            </w:r>
            <w:r w:rsidRPr="001A14D3">
              <w:rPr>
                <w:rFonts w:cs="B Nazanin"/>
                <w:rtl/>
              </w:rPr>
              <w:t xml:space="preserve"> </w:t>
            </w:r>
            <w:r w:rsidRPr="001A14D3">
              <w:rPr>
                <w:rFonts w:cs="B Nazanin" w:hint="cs"/>
                <w:rtl/>
              </w:rPr>
              <w:t>کردن</w:t>
            </w:r>
            <w:r w:rsidRPr="001A14D3">
              <w:rPr>
                <w:rFonts w:cs="B Nazanin"/>
                <w:rtl/>
              </w:rPr>
              <w:t xml:space="preserve"> </w:t>
            </w:r>
            <w:r w:rsidRPr="001A14D3">
              <w:rPr>
                <w:rFonts w:cs="B Nazanin" w:hint="cs"/>
                <w:rtl/>
              </w:rPr>
              <w:t>کارمند</w:t>
            </w:r>
            <w:r w:rsidRPr="001A14D3">
              <w:rPr>
                <w:rFonts w:cs="B Nazanin"/>
                <w:rtl/>
              </w:rPr>
              <w:t xml:space="preserve"> </w:t>
            </w:r>
            <w:r w:rsidRPr="001A14D3">
              <w:rPr>
                <w:rFonts w:cs="B Nazanin" w:hint="cs"/>
                <w:rtl/>
              </w:rPr>
              <w:t>جدید</w:t>
            </w:r>
            <w:r w:rsidRPr="001A14D3">
              <w:rPr>
                <w:rFonts w:cs="B Nazanin"/>
                <w:rtl/>
              </w:rPr>
              <w:t xml:space="preserve"> </w:t>
            </w:r>
            <w:r w:rsidRPr="001A14D3">
              <w:rPr>
                <w:rFonts w:cs="B Nazanin" w:hint="cs"/>
                <w:rtl/>
              </w:rPr>
              <w:t>باید</w:t>
            </w:r>
            <w:r w:rsidRPr="001A14D3">
              <w:rPr>
                <w:rFonts w:cs="B Nazanin"/>
                <w:rtl/>
              </w:rPr>
              <w:t xml:space="preserve"> </w:t>
            </w:r>
            <w:r w:rsidRPr="001A14D3">
              <w:rPr>
                <w:rFonts w:cs="B Nazanin" w:hint="cs"/>
                <w:rtl/>
              </w:rPr>
              <w:t>لیست</w:t>
            </w:r>
            <w:r w:rsidRPr="001A14D3">
              <w:rPr>
                <w:rFonts w:cs="B Nazanin"/>
                <w:rtl/>
              </w:rPr>
              <w:t xml:space="preserve"> </w:t>
            </w:r>
            <w:r w:rsidRPr="001A14D3">
              <w:rPr>
                <w:rFonts w:cs="B Nazanin" w:hint="cs"/>
                <w:rtl/>
              </w:rPr>
              <w:t>کارم</w:t>
            </w:r>
            <w:r w:rsidRPr="001A14D3">
              <w:rPr>
                <w:rFonts w:cs="B Nazanin"/>
                <w:rtl/>
              </w:rPr>
              <w:t>ندان در دیتابیس و بار دیگری که مدیر وارد این صفحه میشود اضافه شده باشد. همچنین برای کارمندان اصلاح شده نیز این حکم برقرار است.</w:t>
            </w:r>
          </w:p>
          <w:p w:rsidR="00131BAA" w:rsidRPr="001A14D3" w:rsidRDefault="00131BAA" w:rsidP="00B70123">
            <w:pPr>
              <w:jc w:val="both"/>
              <w:rPr>
                <w:rFonts w:cs="B Nazanin"/>
                <w:rtl/>
              </w:rPr>
            </w:pPr>
            <w:r w:rsidRPr="001A14D3">
              <w:rPr>
                <w:rFonts w:cs="B Nazanin"/>
              </w:rPr>
              <w:t>Not-Scope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درصورتی</w:t>
            </w:r>
            <w:r w:rsidRPr="001A14D3">
              <w:rPr>
                <w:rFonts w:cs="B Nazanin"/>
                <w:rtl/>
              </w:rPr>
              <w:t xml:space="preserve"> </w:t>
            </w:r>
            <w:r w:rsidRPr="001A14D3">
              <w:rPr>
                <w:rFonts w:cs="B Nazanin" w:hint="cs"/>
                <w:rtl/>
              </w:rPr>
              <w:t>که</w:t>
            </w:r>
            <w:r w:rsidRPr="001A14D3">
              <w:rPr>
                <w:rFonts w:cs="B Nazanin"/>
                <w:rtl/>
              </w:rPr>
              <w:t xml:space="preserve"> </w:t>
            </w:r>
            <w:r w:rsidRPr="001A14D3">
              <w:rPr>
                <w:rFonts w:cs="B Nazanin" w:hint="cs"/>
                <w:rtl/>
              </w:rPr>
              <w:t>کارمند</w:t>
            </w:r>
            <w:r w:rsidRPr="001A14D3">
              <w:rPr>
                <w:rFonts w:cs="B Nazanin"/>
                <w:rtl/>
              </w:rPr>
              <w:t xml:space="preserve"> </w:t>
            </w:r>
            <w:r w:rsidRPr="001A14D3">
              <w:rPr>
                <w:rFonts w:cs="B Nazanin" w:hint="cs"/>
                <w:rtl/>
              </w:rPr>
              <w:t>افزوده</w:t>
            </w:r>
            <w:r w:rsidRPr="001A14D3">
              <w:rPr>
                <w:rFonts w:cs="B Nazanin"/>
                <w:rtl/>
              </w:rPr>
              <w:t xml:space="preserve"> </w:t>
            </w:r>
            <w:r w:rsidRPr="001A14D3">
              <w:rPr>
                <w:rFonts w:cs="B Nazanin" w:hint="cs"/>
                <w:rtl/>
              </w:rPr>
              <w:t>شده</w:t>
            </w:r>
            <w:r w:rsidRPr="001A14D3">
              <w:rPr>
                <w:rFonts w:cs="B Nazanin"/>
                <w:rtl/>
              </w:rPr>
              <w:t xml:space="preserve"> </w:t>
            </w:r>
            <w:r w:rsidRPr="001A14D3">
              <w:rPr>
                <w:rFonts w:cs="B Nazanin" w:hint="cs"/>
                <w:rtl/>
              </w:rPr>
              <w:t>اطلاعات</w:t>
            </w:r>
            <w:r w:rsidRPr="001A14D3">
              <w:rPr>
                <w:rFonts w:cs="B Nazanin"/>
                <w:rtl/>
              </w:rPr>
              <w:t xml:space="preserve"> </w:t>
            </w:r>
            <w:r w:rsidRPr="001A14D3">
              <w:rPr>
                <w:rFonts w:cs="B Nazanin" w:hint="cs"/>
                <w:rtl/>
              </w:rPr>
              <w:t>یکسانی</w:t>
            </w:r>
            <w:r w:rsidRPr="001A14D3">
              <w:rPr>
                <w:rFonts w:cs="B Nazanin"/>
                <w:rtl/>
              </w:rPr>
              <w:t xml:space="preserve"> </w:t>
            </w:r>
            <w:r w:rsidRPr="001A14D3">
              <w:rPr>
                <w:rFonts w:cs="B Nazanin" w:hint="cs"/>
                <w:rtl/>
              </w:rPr>
              <w:t>با</w:t>
            </w:r>
            <w:r w:rsidRPr="001A14D3">
              <w:rPr>
                <w:rFonts w:cs="B Nazanin"/>
                <w:rtl/>
              </w:rPr>
              <w:t xml:space="preserve"> </w:t>
            </w:r>
            <w:r w:rsidRPr="001A14D3">
              <w:rPr>
                <w:rFonts w:cs="B Nazanin" w:hint="cs"/>
                <w:rtl/>
              </w:rPr>
              <w:t>کارمندان</w:t>
            </w:r>
            <w:r w:rsidRPr="001A14D3">
              <w:rPr>
                <w:rFonts w:cs="B Nazanin"/>
                <w:rtl/>
              </w:rPr>
              <w:t xml:space="preserve"> </w:t>
            </w:r>
            <w:r w:rsidRPr="001A14D3">
              <w:rPr>
                <w:rFonts w:cs="B Nazanin" w:hint="cs"/>
                <w:rtl/>
              </w:rPr>
              <w:t>ثبت</w:t>
            </w:r>
            <w:r w:rsidRPr="001A14D3">
              <w:rPr>
                <w:rFonts w:cs="B Nazanin"/>
                <w:rtl/>
              </w:rPr>
              <w:t xml:space="preserve"> </w:t>
            </w:r>
            <w:r w:rsidRPr="001A14D3">
              <w:rPr>
                <w:rFonts w:cs="B Nazanin" w:hint="cs"/>
                <w:rtl/>
              </w:rPr>
              <w:t>شده</w:t>
            </w:r>
            <w:r w:rsidRPr="001A14D3">
              <w:rPr>
                <w:rFonts w:cs="B Nazanin"/>
                <w:rtl/>
              </w:rPr>
              <w:t xml:space="preserve"> </w:t>
            </w:r>
            <w:r w:rsidRPr="001A14D3">
              <w:rPr>
                <w:rFonts w:cs="B Nazanin" w:hint="cs"/>
                <w:rtl/>
              </w:rPr>
              <w:t>داشته</w:t>
            </w:r>
            <w:r w:rsidRPr="001A14D3">
              <w:rPr>
                <w:rFonts w:cs="B Nazanin"/>
                <w:rtl/>
              </w:rPr>
              <w:t xml:space="preserve"> </w:t>
            </w:r>
            <w:r w:rsidRPr="001A14D3">
              <w:rPr>
                <w:rFonts w:cs="B Nazanin" w:hint="cs"/>
                <w:rtl/>
              </w:rPr>
              <w:t>باشد</w:t>
            </w:r>
            <w:r w:rsidRPr="001A14D3">
              <w:rPr>
                <w:rFonts w:cs="B Nazanin"/>
                <w:rtl/>
              </w:rPr>
              <w:t xml:space="preserve"> </w:t>
            </w:r>
            <w:r w:rsidRPr="001A14D3">
              <w:rPr>
                <w:rFonts w:cs="B Nazanin" w:hint="cs"/>
                <w:rtl/>
              </w:rPr>
              <w:t>،</w:t>
            </w:r>
            <w:r w:rsidRPr="001A14D3">
              <w:rPr>
                <w:rFonts w:cs="B Nazanin"/>
                <w:rtl/>
              </w:rPr>
              <w:t xml:space="preserve"> </w:t>
            </w:r>
            <w:r w:rsidRPr="001A14D3">
              <w:rPr>
                <w:rFonts w:cs="B Nazanin" w:hint="cs"/>
                <w:rtl/>
              </w:rPr>
              <w:t>باید</w:t>
            </w:r>
            <w:r w:rsidRPr="001A14D3">
              <w:rPr>
                <w:rFonts w:cs="B Nazanin"/>
                <w:rtl/>
              </w:rPr>
              <w:t xml:space="preserve"> </w:t>
            </w:r>
            <w:r w:rsidRPr="001A14D3">
              <w:rPr>
                <w:rFonts w:cs="B Nazanin" w:hint="cs"/>
                <w:rtl/>
              </w:rPr>
              <w:t>پیغام</w:t>
            </w:r>
            <w:r w:rsidRPr="001A14D3">
              <w:rPr>
                <w:rFonts w:cs="B Nazanin"/>
                <w:rtl/>
              </w:rPr>
              <w:t xml:space="preserve"> </w:t>
            </w:r>
            <w:r w:rsidRPr="001A14D3">
              <w:rPr>
                <w:rFonts w:cs="B Nazanin" w:hint="cs"/>
                <w:rtl/>
              </w:rPr>
              <w:t>خطایی</w:t>
            </w:r>
            <w:r w:rsidRPr="001A14D3">
              <w:rPr>
                <w:rFonts w:cs="B Nazanin"/>
                <w:rtl/>
              </w:rPr>
              <w:t xml:space="preserve"> </w:t>
            </w:r>
            <w:r w:rsidRPr="001A14D3">
              <w:rPr>
                <w:rFonts w:cs="B Nazanin" w:hint="cs"/>
                <w:rtl/>
              </w:rPr>
              <w:t>نمایش</w:t>
            </w:r>
            <w:r w:rsidRPr="001A14D3">
              <w:rPr>
                <w:rFonts w:cs="B Nazanin"/>
                <w:rtl/>
              </w:rPr>
              <w:t xml:space="preserve"> </w:t>
            </w:r>
            <w:r w:rsidRPr="001A14D3">
              <w:rPr>
                <w:rFonts w:cs="B Nazanin" w:hint="cs"/>
                <w:rtl/>
              </w:rPr>
              <w:t>داده</w:t>
            </w:r>
            <w:r w:rsidRPr="001A14D3">
              <w:rPr>
                <w:rFonts w:cs="B Nazanin"/>
                <w:rtl/>
              </w:rPr>
              <w:t xml:space="preserve"> </w:t>
            </w:r>
            <w:r w:rsidRPr="001A14D3">
              <w:rPr>
                <w:rFonts w:cs="B Nazanin" w:hint="cs"/>
                <w:rtl/>
              </w:rPr>
              <w:t>شود</w:t>
            </w:r>
            <w:r w:rsidRPr="001A14D3">
              <w:rPr>
                <w:rFonts w:cs="B Nazanin"/>
                <w:rtl/>
              </w:rPr>
              <w:t xml:space="preserve"> </w:t>
            </w:r>
            <w:r w:rsidRPr="001A14D3">
              <w:rPr>
                <w:rFonts w:cs="B Nazanin" w:hint="cs"/>
                <w:rtl/>
              </w:rPr>
              <w:t>مبنی</w:t>
            </w:r>
            <w:r w:rsidRPr="001A14D3">
              <w:rPr>
                <w:rFonts w:cs="B Nazanin"/>
                <w:rtl/>
              </w:rPr>
              <w:t xml:space="preserve"> </w:t>
            </w:r>
            <w:r w:rsidRPr="001A14D3">
              <w:rPr>
                <w:rFonts w:cs="B Nazanin" w:hint="cs"/>
                <w:rtl/>
              </w:rPr>
              <w:t>بر</w:t>
            </w:r>
            <w:r w:rsidRPr="001A14D3">
              <w:rPr>
                <w:rFonts w:cs="B Nazanin"/>
                <w:rtl/>
              </w:rPr>
              <w:t xml:space="preserve"> آنکه کارمند وارد شده قبل تر در سیستم وارد شده است. همچنین پس از ویرایش کردن یک کارمند باید اطلاعات ویرایش شده با دیگر کارمندان یکسان نباشد.</w:t>
            </w:r>
          </w:p>
        </w:tc>
      </w:tr>
      <w:tr w:rsidR="00131BAA" w:rsidRPr="001A14D3" w:rsidTr="00B70123">
        <w:tc>
          <w:tcPr>
            <w:tcW w:w="9016" w:type="dxa"/>
            <w:gridSpan w:val="4"/>
          </w:tcPr>
          <w:p w:rsidR="00131BAA" w:rsidRPr="001A14D3" w:rsidRDefault="00131BAA" w:rsidP="00B70123">
            <w:pPr>
              <w:rPr>
                <w:rFonts w:cs="B Nazanin"/>
                <w:rtl/>
              </w:rPr>
            </w:pPr>
            <w:r w:rsidRPr="001A14D3">
              <w:rPr>
                <w:rFonts w:cs="B Nazanin"/>
                <w:rtl/>
              </w:rPr>
              <w:t xml:space="preserve">داستان های مربوط: </w:t>
            </w:r>
          </w:p>
        </w:tc>
      </w:tr>
      <w:tr w:rsidR="00131BAA" w:rsidRPr="001A14D3" w:rsidTr="00B70123">
        <w:tc>
          <w:tcPr>
            <w:tcW w:w="2580" w:type="dxa"/>
            <w:shd w:val="clear" w:color="auto" w:fill="FFFF00"/>
          </w:tcPr>
          <w:p w:rsidR="00131BAA" w:rsidRPr="001A14D3" w:rsidRDefault="00131BAA" w:rsidP="00B70123">
            <w:pPr>
              <w:rPr>
                <w:rFonts w:cs="B Nazanin"/>
              </w:rPr>
            </w:pPr>
            <w:r w:rsidRPr="001A14D3">
              <w:rPr>
                <w:rFonts w:cs="B Nazanin"/>
                <w:rtl/>
              </w:rPr>
              <w:t xml:space="preserve">نویسنده: </w:t>
            </w:r>
            <w:r w:rsidRPr="001A14D3">
              <w:rPr>
                <w:rFonts w:cs="B Nazanin"/>
              </w:rPr>
              <w:t>MAMOMASA</w:t>
            </w:r>
          </w:p>
        </w:tc>
        <w:tc>
          <w:tcPr>
            <w:tcW w:w="3024" w:type="dxa"/>
            <w:gridSpan w:val="2"/>
            <w:shd w:val="clear" w:color="auto" w:fill="FFFF00"/>
          </w:tcPr>
          <w:p w:rsidR="00131BAA" w:rsidRPr="001A14D3" w:rsidRDefault="00131BAA" w:rsidP="00B70123">
            <w:pPr>
              <w:rPr>
                <w:rFonts w:cs="B Nazanin"/>
                <w:rtl/>
              </w:rPr>
            </w:pPr>
            <w:r w:rsidRPr="001A14D3">
              <w:rPr>
                <w:rFonts w:cs="B Nazanin"/>
                <w:rtl/>
              </w:rPr>
              <w:t>تاریخ: 27/06/99</w:t>
            </w:r>
          </w:p>
        </w:tc>
        <w:tc>
          <w:tcPr>
            <w:tcW w:w="3412" w:type="dxa"/>
            <w:shd w:val="clear" w:color="auto" w:fill="FFFF00"/>
          </w:tcPr>
          <w:p w:rsidR="00131BAA" w:rsidRPr="001A14D3" w:rsidRDefault="00131BAA" w:rsidP="00B70123">
            <w:pPr>
              <w:rPr>
                <w:rFonts w:cs="B Nazanin"/>
                <w:rtl/>
              </w:rPr>
            </w:pPr>
            <w:r w:rsidRPr="001A14D3">
              <w:rPr>
                <w:rFonts w:cs="B Nazanin"/>
                <w:rtl/>
              </w:rPr>
              <w:t>اولویت: پایین</w:t>
            </w:r>
          </w:p>
        </w:tc>
      </w:tr>
      <w:tr w:rsidR="00131BAA" w:rsidRPr="001A14D3" w:rsidTr="00B70123">
        <w:tc>
          <w:tcPr>
            <w:tcW w:w="2580" w:type="dxa"/>
            <w:shd w:val="clear" w:color="auto" w:fill="FFFF00"/>
          </w:tcPr>
          <w:p w:rsidR="00131BAA" w:rsidRPr="001A14D3" w:rsidRDefault="00131BAA" w:rsidP="00B70123">
            <w:pPr>
              <w:rPr>
                <w:rFonts w:cs="B Nazanin"/>
                <w:rtl/>
              </w:rPr>
            </w:pPr>
            <w:r w:rsidRPr="001A14D3">
              <w:rPr>
                <w:rFonts w:cs="B Nazanin"/>
                <w:rtl/>
              </w:rPr>
              <w:t>وضعیت: در دست تولید</w:t>
            </w:r>
          </w:p>
        </w:tc>
        <w:tc>
          <w:tcPr>
            <w:tcW w:w="3024" w:type="dxa"/>
            <w:gridSpan w:val="2"/>
            <w:shd w:val="clear" w:color="auto" w:fill="FFFF00"/>
          </w:tcPr>
          <w:p w:rsidR="00131BAA" w:rsidRPr="001A14D3" w:rsidRDefault="00131BAA" w:rsidP="00B70123">
            <w:pPr>
              <w:rPr>
                <w:rFonts w:cs="B Nazanin"/>
                <w:rtl/>
              </w:rPr>
            </w:pPr>
            <w:r w:rsidRPr="001A14D3">
              <w:rPr>
                <w:rFonts w:cs="B Nazanin"/>
                <w:rtl/>
              </w:rPr>
              <w:t>زمان:1نفر/ساعت</w:t>
            </w:r>
          </w:p>
        </w:tc>
        <w:tc>
          <w:tcPr>
            <w:tcW w:w="3412" w:type="dxa"/>
            <w:shd w:val="clear" w:color="auto" w:fill="FFFF00"/>
          </w:tcPr>
          <w:p w:rsidR="00131BAA" w:rsidRPr="001A14D3" w:rsidRDefault="00131BAA" w:rsidP="00B70123">
            <w:pPr>
              <w:rPr>
                <w:rFonts w:cs="B Nazanin"/>
                <w:rtl/>
              </w:rPr>
            </w:pPr>
            <w:r w:rsidRPr="001A14D3">
              <w:rPr>
                <w:rFonts w:cs="B Nazanin"/>
                <w:rtl/>
              </w:rPr>
              <w:t>سختی: متوسط</w:t>
            </w:r>
          </w:p>
        </w:tc>
      </w:tr>
      <w:tr w:rsidR="00131BAA" w:rsidRPr="001A14D3" w:rsidTr="00B70123">
        <w:tc>
          <w:tcPr>
            <w:tcW w:w="9016" w:type="dxa"/>
            <w:gridSpan w:val="4"/>
            <w:shd w:val="clear" w:color="auto" w:fill="FFC000"/>
          </w:tcPr>
          <w:p w:rsidR="00131BAA" w:rsidRPr="001A14D3" w:rsidRDefault="00131BAA" w:rsidP="00B70123">
            <w:pPr>
              <w:rPr>
                <w:rFonts w:cs="B Nazanin"/>
                <w:rtl/>
              </w:rPr>
            </w:pPr>
            <w:r w:rsidRPr="001A14D3">
              <w:rPr>
                <w:rFonts w:cs="B Nazanin"/>
                <w:rtl/>
              </w:rPr>
              <w:t>ابزار</w:t>
            </w:r>
          </w:p>
        </w:tc>
      </w:tr>
    </w:tbl>
    <w:p w:rsidR="000F4DDC" w:rsidRPr="001A14D3" w:rsidRDefault="000F4DDC" w:rsidP="00E81513">
      <w:pPr>
        <w:rPr>
          <w:rFonts w:cs="B Nazanin"/>
          <w:rtl/>
        </w:rPr>
      </w:pPr>
    </w:p>
    <w:tbl>
      <w:tblPr>
        <w:tblStyle w:val="TableGrid"/>
        <w:bidiVisual/>
        <w:tblW w:w="0" w:type="auto"/>
        <w:tblLook w:val="04A0" w:firstRow="1" w:lastRow="0" w:firstColumn="1" w:lastColumn="0" w:noHBand="0" w:noVBand="1"/>
      </w:tblPr>
      <w:tblGrid>
        <w:gridCol w:w="2580"/>
        <w:gridCol w:w="1896"/>
        <w:gridCol w:w="1128"/>
        <w:gridCol w:w="3412"/>
      </w:tblGrid>
      <w:tr w:rsidR="00131BAA" w:rsidRPr="001A14D3" w:rsidTr="00B70123">
        <w:tc>
          <w:tcPr>
            <w:tcW w:w="9016" w:type="dxa"/>
            <w:gridSpan w:val="4"/>
            <w:shd w:val="clear" w:color="auto" w:fill="000000" w:themeFill="text1"/>
          </w:tcPr>
          <w:p w:rsidR="00131BAA" w:rsidRPr="001A14D3" w:rsidRDefault="00131BAA" w:rsidP="00B70123">
            <w:pPr>
              <w:tabs>
                <w:tab w:val="left" w:pos="4204"/>
                <w:tab w:val="center" w:pos="4400"/>
              </w:tabs>
              <w:bidi w:val="0"/>
              <w:rPr>
                <w:rFonts w:cs="B Nazanin"/>
              </w:rPr>
            </w:pPr>
            <w:r w:rsidRPr="001A14D3">
              <w:rPr>
                <w:rFonts w:cs="B Nazanin"/>
              </w:rPr>
              <w:t>ID: US06</w:t>
            </w:r>
          </w:p>
        </w:tc>
      </w:tr>
      <w:tr w:rsidR="00131BAA" w:rsidRPr="001A14D3" w:rsidTr="00B70123">
        <w:tc>
          <w:tcPr>
            <w:tcW w:w="9016" w:type="dxa"/>
            <w:gridSpan w:val="4"/>
            <w:shd w:val="clear" w:color="auto" w:fill="DEEAF6" w:themeFill="accent1" w:themeFillTint="33"/>
          </w:tcPr>
          <w:p w:rsidR="00131BAA" w:rsidRPr="001A14D3" w:rsidRDefault="00131BAA" w:rsidP="00B70123">
            <w:pPr>
              <w:tabs>
                <w:tab w:val="center" w:pos="4400"/>
              </w:tabs>
              <w:rPr>
                <w:rFonts w:cs="B Nazanin"/>
                <w:rtl/>
              </w:rPr>
            </w:pPr>
            <w:r w:rsidRPr="001A14D3">
              <w:rPr>
                <w:rFonts w:cs="B Nazanin"/>
                <w:rtl/>
              </w:rPr>
              <w:t>عنوان: مشاهده ی عملکرد شرکت</w:t>
            </w:r>
          </w:p>
        </w:tc>
      </w:tr>
      <w:tr w:rsidR="00131BAA" w:rsidRPr="001A14D3" w:rsidTr="00B70123">
        <w:trPr>
          <w:trHeight w:val="1401"/>
        </w:trPr>
        <w:tc>
          <w:tcPr>
            <w:tcW w:w="4476" w:type="dxa"/>
            <w:gridSpan w:val="2"/>
            <w:shd w:val="clear" w:color="auto" w:fill="EDEDED" w:themeFill="accent3" w:themeFillTint="33"/>
          </w:tcPr>
          <w:p w:rsidR="00131BAA" w:rsidRPr="001A14D3" w:rsidRDefault="00131BAA" w:rsidP="00B70123">
            <w:pPr>
              <w:jc w:val="both"/>
              <w:rPr>
                <w:rFonts w:cs="B Nazanin"/>
                <w:rtl/>
              </w:rPr>
            </w:pPr>
            <w:r w:rsidRPr="001A14D3">
              <w:rPr>
                <w:rFonts w:cs="B Nazanin"/>
                <w:rtl/>
              </w:rPr>
              <w:t>شرح: به عنوان یک مدیر یا حسابدار ، باید بتوانم پس از ورود به حساب با انتخاب گزینه ی "مشاهده ی عملکرد" ، عملکرد شرکت را در این چند وقت اخیر بر حسب تفکیک شعبات و در قالب نمودار ها و جداول دسته بندی شده مشاهده کنم.</w:t>
            </w:r>
          </w:p>
        </w:tc>
        <w:tc>
          <w:tcPr>
            <w:tcW w:w="4540" w:type="dxa"/>
            <w:gridSpan w:val="2"/>
            <w:shd w:val="clear" w:color="auto" w:fill="EDEDED" w:themeFill="accent3" w:themeFillTint="33"/>
          </w:tcPr>
          <w:p w:rsidR="00131BAA" w:rsidRPr="001A14D3" w:rsidRDefault="00131BAA" w:rsidP="00B70123">
            <w:pPr>
              <w:rPr>
                <w:rFonts w:cs="B Nazanin"/>
                <w:rtl/>
              </w:rPr>
            </w:pPr>
            <w:r w:rsidRPr="001A14D3">
              <w:rPr>
                <w:rFonts w:cs="B Nazanin"/>
                <w:rtl/>
              </w:rPr>
              <w:t>تاییدیه:</w:t>
            </w:r>
          </w:p>
          <w:p w:rsidR="00131BAA" w:rsidRPr="001A14D3" w:rsidRDefault="00131BAA" w:rsidP="00B70123">
            <w:pPr>
              <w:jc w:val="both"/>
              <w:rPr>
                <w:rFonts w:cs="B Nazanin"/>
                <w:rtl/>
              </w:rPr>
            </w:pPr>
            <w:r w:rsidRPr="001A14D3">
              <w:rPr>
                <w:rFonts w:cs="B Nazanin"/>
              </w:rPr>
              <w: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فقط</w:t>
            </w:r>
            <w:r w:rsidRPr="001A14D3">
              <w:rPr>
                <w:rFonts w:cs="B Nazanin"/>
                <w:rtl/>
              </w:rPr>
              <w:t xml:space="preserve"> </w:t>
            </w:r>
            <w:r w:rsidRPr="001A14D3">
              <w:rPr>
                <w:rFonts w:cs="B Nazanin" w:hint="cs"/>
                <w:rtl/>
              </w:rPr>
              <w:t>مدیر</w:t>
            </w:r>
            <w:r w:rsidRPr="001A14D3">
              <w:rPr>
                <w:rFonts w:cs="B Nazanin"/>
                <w:rtl/>
              </w:rPr>
              <w:t xml:space="preserve"> </w:t>
            </w:r>
            <w:r w:rsidRPr="001A14D3">
              <w:rPr>
                <w:rFonts w:cs="B Nazanin" w:hint="cs"/>
                <w:rtl/>
              </w:rPr>
              <w:t>یا</w:t>
            </w:r>
            <w:r w:rsidRPr="001A14D3">
              <w:rPr>
                <w:rFonts w:cs="B Nazanin"/>
                <w:rtl/>
              </w:rPr>
              <w:t xml:space="preserve"> </w:t>
            </w:r>
            <w:r w:rsidRPr="001A14D3">
              <w:rPr>
                <w:rFonts w:cs="B Nazanin" w:hint="cs"/>
                <w:rtl/>
              </w:rPr>
              <w:t>حسابدار</w:t>
            </w:r>
            <w:r w:rsidRPr="001A14D3">
              <w:rPr>
                <w:rFonts w:cs="B Nazanin"/>
                <w:rtl/>
              </w:rPr>
              <w:t xml:space="preserve"> </w:t>
            </w:r>
            <w:r w:rsidRPr="001A14D3">
              <w:rPr>
                <w:rFonts w:cs="B Nazanin" w:hint="cs"/>
                <w:rtl/>
              </w:rPr>
              <w:t>پس</w:t>
            </w:r>
            <w:r w:rsidRPr="001A14D3">
              <w:rPr>
                <w:rFonts w:cs="B Nazanin"/>
                <w:rtl/>
              </w:rPr>
              <w:t xml:space="preserve"> </w:t>
            </w:r>
            <w:r w:rsidRPr="001A14D3">
              <w:rPr>
                <w:rFonts w:cs="B Nazanin" w:hint="cs"/>
                <w:rtl/>
              </w:rPr>
              <w:t>از</w:t>
            </w:r>
            <w:r w:rsidRPr="001A14D3">
              <w:rPr>
                <w:rFonts w:cs="B Nazanin"/>
                <w:rtl/>
              </w:rPr>
              <w:t xml:space="preserve"> </w:t>
            </w:r>
            <w:r w:rsidRPr="001A14D3">
              <w:rPr>
                <w:rFonts w:cs="B Nazanin" w:hint="cs"/>
                <w:rtl/>
              </w:rPr>
              <w:t>ورود</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حساب</w:t>
            </w:r>
            <w:r w:rsidRPr="001A14D3">
              <w:rPr>
                <w:rFonts w:cs="B Nazanin"/>
                <w:rtl/>
              </w:rPr>
              <w:t xml:space="preserve"> </w:t>
            </w:r>
            <w:r w:rsidRPr="001A14D3">
              <w:rPr>
                <w:rFonts w:cs="B Nazanin" w:hint="cs"/>
                <w:rtl/>
              </w:rPr>
              <w:t>کاربری</w:t>
            </w:r>
            <w:r w:rsidRPr="001A14D3">
              <w:rPr>
                <w:rFonts w:cs="B Nazanin"/>
                <w:rtl/>
              </w:rPr>
              <w:t xml:space="preserve"> </w:t>
            </w:r>
            <w:r w:rsidRPr="001A14D3">
              <w:rPr>
                <w:rFonts w:cs="B Nazanin" w:hint="cs"/>
                <w:rtl/>
              </w:rPr>
              <w:t>خود</w:t>
            </w:r>
            <w:r w:rsidRPr="001A14D3">
              <w:rPr>
                <w:rFonts w:cs="B Nazanin"/>
                <w:rtl/>
              </w:rPr>
              <w:t xml:space="preserve"> </w:t>
            </w:r>
            <w:r w:rsidRPr="001A14D3">
              <w:rPr>
                <w:rFonts w:cs="B Nazanin" w:hint="cs"/>
                <w:rtl/>
              </w:rPr>
              <w:t>میتوانند</w:t>
            </w:r>
            <w:r w:rsidRPr="001A14D3">
              <w:rPr>
                <w:rFonts w:cs="B Nazanin"/>
                <w:rtl/>
              </w:rPr>
              <w:t xml:space="preserve"> </w:t>
            </w:r>
            <w:r w:rsidRPr="001A14D3">
              <w:rPr>
                <w:rFonts w:cs="B Nazanin" w:hint="cs"/>
                <w:rtl/>
              </w:rPr>
              <w:t>وارد</w:t>
            </w:r>
            <w:r w:rsidRPr="001A14D3">
              <w:rPr>
                <w:rFonts w:cs="B Nazanin"/>
                <w:rtl/>
              </w:rPr>
              <w:t xml:space="preserve"> </w:t>
            </w:r>
            <w:r w:rsidRPr="001A14D3">
              <w:rPr>
                <w:rFonts w:cs="B Nazanin" w:hint="cs"/>
                <w:rtl/>
              </w:rPr>
              <w:t>این</w:t>
            </w:r>
            <w:r w:rsidRPr="001A14D3">
              <w:rPr>
                <w:rFonts w:cs="B Nazanin"/>
                <w:rtl/>
              </w:rPr>
              <w:t xml:space="preserve"> </w:t>
            </w:r>
            <w:r w:rsidRPr="001A14D3">
              <w:rPr>
                <w:rFonts w:cs="B Nazanin" w:hint="cs"/>
                <w:rtl/>
              </w:rPr>
              <w:t>سناریو</w:t>
            </w:r>
            <w:r w:rsidRPr="001A14D3">
              <w:rPr>
                <w:rFonts w:cs="B Nazanin"/>
                <w:rtl/>
              </w:rPr>
              <w:t xml:space="preserve"> </w:t>
            </w:r>
            <w:r w:rsidRPr="001A14D3">
              <w:rPr>
                <w:rFonts w:cs="B Nazanin" w:hint="cs"/>
                <w:rtl/>
              </w:rPr>
              <w:t>گردند</w:t>
            </w:r>
            <w:r w:rsidRPr="001A14D3">
              <w:rPr>
                <w:rFonts w:cs="B Nazanin"/>
                <w:rtl/>
              </w:rPr>
              <w:t xml:space="preserve">. </w:t>
            </w:r>
            <w:r w:rsidRPr="001A14D3">
              <w:rPr>
                <w:rFonts w:cs="B Nazanin" w:hint="cs"/>
                <w:rtl/>
              </w:rPr>
              <w:t>همچنین</w:t>
            </w:r>
            <w:r w:rsidRPr="001A14D3">
              <w:rPr>
                <w:rFonts w:cs="B Nazanin"/>
                <w:rtl/>
              </w:rPr>
              <w:t xml:space="preserve"> </w:t>
            </w:r>
            <w:r w:rsidRPr="001A14D3">
              <w:rPr>
                <w:rFonts w:cs="B Nazanin" w:hint="cs"/>
                <w:rtl/>
              </w:rPr>
              <w:t>که</w:t>
            </w:r>
            <w:r w:rsidRPr="001A14D3">
              <w:rPr>
                <w:rFonts w:cs="B Nazanin"/>
                <w:rtl/>
              </w:rPr>
              <w:t xml:space="preserve"> </w:t>
            </w:r>
            <w:r w:rsidRPr="001A14D3">
              <w:rPr>
                <w:rFonts w:cs="B Nazanin" w:hint="cs"/>
                <w:rtl/>
              </w:rPr>
              <w:t>تمامی</w:t>
            </w:r>
            <w:r w:rsidRPr="001A14D3">
              <w:rPr>
                <w:rFonts w:cs="B Nazanin"/>
                <w:rtl/>
              </w:rPr>
              <w:t xml:space="preserve"> </w:t>
            </w:r>
            <w:r w:rsidRPr="001A14D3">
              <w:rPr>
                <w:rFonts w:cs="B Nazanin" w:hint="cs"/>
                <w:rtl/>
              </w:rPr>
              <w:t>تراکنش</w:t>
            </w:r>
            <w:r w:rsidRPr="001A14D3">
              <w:rPr>
                <w:rFonts w:cs="B Nazanin"/>
                <w:rtl/>
              </w:rPr>
              <w:t xml:space="preserve"> </w:t>
            </w:r>
            <w:r w:rsidRPr="001A14D3">
              <w:rPr>
                <w:rFonts w:cs="B Nazanin" w:hint="cs"/>
                <w:rtl/>
              </w:rPr>
              <w:t>های</w:t>
            </w:r>
            <w:r w:rsidRPr="001A14D3">
              <w:rPr>
                <w:rFonts w:cs="B Nazanin"/>
                <w:rtl/>
              </w:rPr>
              <w:t xml:space="preserve"> </w:t>
            </w:r>
            <w:r w:rsidRPr="001A14D3">
              <w:rPr>
                <w:rFonts w:cs="B Nazanin" w:hint="cs"/>
                <w:rtl/>
              </w:rPr>
              <w:t>رخ</w:t>
            </w:r>
            <w:r w:rsidRPr="001A14D3">
              <w:rPr>
                <w:rFonts w:cs="B Nazanin"/>
                <w:rtl/>
              </w:rPr>
              <w:t xml:space="preserve"> </w:t>
            </w:r>
            <w:r w:rsidRPr="001A14D3">
              <w:rPr>
                <w:rFonts w:cs="B Nazanin" w:hint="cs"/>
                <w:rtl/>
              </w:rPr>
              <w:t>داده</w:t>
            </w:r>
            <w:r w:rsidRPr="001A14D3">
              <w:rPr>
                <w:rFonts w:cs="B Nazanin"/>
                <w:rtl/>
              </w:rPr>
              <w:t xml:space="preserve"> </w:t>
            </w:r>
            <w:r w:rsidRPr="001A14D3">
              <w:rPr>
                <w:rFonts w:cs="B Nazanin" w:hint="cs"/>
                <w:rtl/>
              </w:rPr>
              <w:t>در</w:t>
            </w:r>
            <w:r w:rsidRPr="001A14D3">
              <w:rPr>
                <w:rFonts w:cs="B Nazanin"/>
                <w:rtl/>
              </w:rPr>
              <w:t xml:space="preserve"> </w:t>
            </w:r>
            <w:r w:rsidRPr="001A14D3">
              <w:rPr>
                <w:rFonts w:cs="B Nazanin" w:hint="cs"/>
                <w:rtl/>
              </w:rPr>
              <w:t>این</w:t>
            </w:r>
            <w:r w:rsidRPr="001A14D3">
              <w:rPr>
                <w:rFonts w:cs="B Nazanin"/>
                <w:rtl/>
              </w:rPr>
              <w:t xml:space="preserve"> </w:t>
            </w:r>
            <w:r w:rsidRPr="001A14D3">
              <w:rPr>
                <w:rFonts w:cs="B Nazanin" w:hint="cs"/>
                <w:rtl/>
              </w:rPr>
              <w:t>چند</w:t>
            </w:r>
            <w:r w:rsidRPr="001A14D3">
              <w:rPr>
                <w:rFonts w:cs="B Nazanin"/>
                <w:rtl/>
              </w:rPr>
              <w:t xml:space="preserve"> </w:t>
            </w:r>
            <w:r w:rsidRPr="001A14D3">
              <w:rPr>
                <w:rFonts w:cs="B Nazanin" w:hint="cs"/>
                <w:rtl/>
              </w:rPr>
              <w:t>وقت</w:t>
            </w:r>
            <w:r w:rsidRPr="001A14D3">
              <w:rPr>
                <w:rFonts w:cs="B Nazanin"/>
                <w:rtl/>
              </w:rPr>
              <w:t xml:space="preserve"> </w:t>
            </w:r>
            <w:r w:rsidRPr="001A14D3">
              <w:rPr>
                <w:rFonts w:cs="B Nazanin" w:hint="cs"/>
                <w:rtl/>
              </w:rPr>
              <w:t>اخیر</w:t>
            </w:r>
            <w:r w:rsidRPr="001A14D3">
              <w:rPr>
                <w:rFonts w:cs="B Nazanin"/>
                <w:rtl/>
              </w:rPr>
              <w:t xml:space="preserve"> </w:t>
            </w:r>
            <w:r w:rsidRPr="001A14D3">
              <w:rPr>
                <w:rFonts w:cs="B Nazanin" w:hint="cs"/>
                <w:rtl/>
              </w:rPr>
              <w:t>باید</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نمایش</w:t>
            </w:r>
            <w:r w:rsidRPr="001A14D3">
              <w:rPr>
                <w:rFonts w:cs="B Nazanin"/>
                <w:rtl/>
              </w:rPr>
              <w:t xml:space="preserve"> </w:t>
            </w:r>
            <w:r w:rsidRPr="001A14D3">
              <w:rPr>
                <w:rFonts w:cs="B Nazanin" w:hint="cs"/>
                <w:rtl/>
              </w:rPr>
              <w:t>در</w:t>
            </w:r>
            <w:r w:rsidRPr="001A14D3">
              <w:rPr>
                <w:rFonts w:cs="B Nazanin"/>
                <w:rtl/>
              </w:rPr>
              <w:t xml:space="preserve"> </w:t>
            </w:r>
            <w:r w:rsidRPr="001A14D3">
              <w:rPr>
                <w:rFonts w:cs="B Nazanin" w:hint="cs"/>
                <w:rtl/>
              </w:rPr>
              <w:t>آورد</w:t>
            </w:r>
            <w:r w:rsidRPr="001A14D3">
              <w:rPr>
                <w:rFonts w:cs="B Nazanin"/>
                <w:rtl/>
              </w:rPr>
              <w:t>.</w:t>
            </w:r>
          </w:p>
          <w:p w:rsidR="00131BAA" w:rsidRPr="001A14D3" w:rsidRDefault="00131BAA" w:rsidP="00B70123">
            <w:pPr>
              <w:jc w:val="both"/>
              <w:rPr>
                <w:rFonts w:cs="B Nazanin"/>
                <w:rtl/>
              </w:rPr>
            </w:pPr>
            <w:r w:rsidRPr="001A14D3">
              <w:rPr>
                <w:rFonts w:cs="B Nazanin"/>
              </w:rPr>
              <w:t>Not-Scope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اطلاعات</w:t>
            </w:r>
            <w:r w:rsidRPr="001A14D3">
              <w:rPr>
                <w:rFonts w:cs="B Nazanin"/>
                <w:rtl/>
              </w:rPr>
              <w:t xml:space="preserve"> </w:t>
            </w:r>
            <w:r w:rsidRPr="001A14D3">
              <w:rPr>
                <w:rFonts w:cs="B Nazanin" w:hint="cs"/>
                <w:rtl/>
              </w:rPr>
              <w:t>شعبات</w:t>
            </w:r>
            <w:r w:rsidRPr="001A14D3">
              <w:rPr>
                <w:rFonts w:cs="B Nazanin"/>
                <w:rtl/>
              </w:rPr>
              <w:t xml:space="preserve"> </w:t>
            </w:r>
            <w:r w:rsidRPr="001A14D3">
              <w:rPr>
                <w:rFonts w:cs="B Nazanin" w:hint="cs"/>
                <w:rtl/>
              </w:rPr>
              <w:t>نباید</w:t>
            </w:r>
            <w:r w:rsidRPr="001A14D3">
              <w:rPr>
                <w:rFonts w:cs="B Nazanin"/>
                <w:rtl/>
              </w:rPr>
              <w:t xml:space="preserve"> </w:t>
            </w:r>
            <w:r w:rsidRPr="001A14D3">
              <w:rPr>
                <w:rFonts w:cs="B Nazanin" w:hint="cs"/>
                <w:rtl/>
              </w:rPr>
              <w:t>در</w:t>
            </w:r>
            <w:r w:rsidRPr="001A14D3">
              <w:rPr>
                <w:rFonts w:cs="B Nazanin"/>
                <w:rtl/>
              </w:rPr>
              <w:t xml:space="preserve"> </w:t>
            </w:r>
            <w:r w:rsidRPr="001A14D3">
              <w:rPr>
                <w:rFonts w:cs="B Nazanin" w:hint="cs"/>
                <w:rtl/>
              </w:rPr>
              <w:t>هم</w:t>
            </w:r>
            <w:r w:rsidRPr="001A14D3">
              <w:rPr>
                <w:rFonts w:cs="B Nazanin"/>
                <w:rtl/>
              </w:rPr>
              <w:t xml:space="preserve"> </w:t>
            </w:r>
            <w:r w:rsidRPr="001A14D3">
              <w:rPr>
                <w:rFonts w:cs="B Nazanin" w:hint="cs"/>
                <w:rtl/>
              </w:rPr>
              <w:t>ادغام</w:t>
            </w:r>
            <w:r w:rsidRPr="001A14D3">
              <w:rPr>
                <w:rFonts w:cs="B Nazanin"/>
                <w:rtl/>
              </w:rPr>
              <w:t xml:space="preserve"> </w:t>
            </w:r>
            <w:r w:rsidRPr="001A14D3">
              <w:rPr>
                <w:rFonts w:cs="B Nazanin" w:hint="cs"/>
                <w:rtl/>
              </w:rPr>
              <w:t>شده</w:t>
            </w:r>
            <w:r w:rsidRPr="001A14D3">
              <w:rPr>
                <w:rFonts w:cs="B Nazanin"/>
                <w:rtl/>
              </w:rPr>
              <w:t xml:space="preserve"> </w:t>
            </w:r>
            <w:r w:rsidRPr="001A14D3">
              <w:rPr>
                <w:rFonts w:cs="B Nazanin" w:hint="cs"/>
                <w:rtl/>
              </w:rPr>
              <w:t>باشد</w:t>
            </w:r>
            <w:r w:rsidRPr="001A14D3">
              <w:rPr>
                <w:rFonts w:cs="B Nazanin"/>
                <w:rtl/>
              </w:rPr>
              <w:t xml:space="preserve"> </w:t>
            </w:r>
            <w:r w:rsidRPr="001A14D3">
              <w:rPr>
                <w:rFonts w:cs="B Nazanin" w:hint="cs"/>
                <w:rtl/>
              </w:rPr>
              <w:t>و</w:t>
            </w:r>
            <w:r w:rsidRPr="001A14D3">
              <w:rPr>
                <w:rFonts w:cs="B Nazanin"/>
                <w:rtl/>
              </w:rPr>
              <w:t xml:space="preserve"> </w:t>
            </w:r>
            <w:r w:rsidRPr="001A14D3">
              <w:rPr>
                <w:rFonts w:cs="B Nazanin" w:hint="cs"/>
                <w:rtl/>
              </w:rPr>
              <w:t>یا</w:t>
            </w:r>
            <w:r w:rsidRPr="001A14D3">
              <w:rPr>
                <w:rFonts w:cs="B Nazanin"/>
                <w:rtl/>
              </w:rPr>
              <w:t xml:space="preserve"> </w:t>
            </w:r>
            <w:r w:rsidRPr="001A14D3">
              <w:rPr>
                <w:rFonts w:cs="B Nazanin" w:hint="cs"/>
                <w:rtl/>
              </w:rPr>
              <w:t>اطلاعات</w:t>
            </w:r>
            <w:r w:rsidRPr="001A14D3">
              <w:rPr>
                <w:rFonts w:cs="B Nazanin"/>
                <w:rtl/>
              </w:rPr>
              <w:t xml:space="preserve"> </w:t>
            </w:r>
            <w:r w:rsidRPr="001A14D3">
              <w:rPr>
                <w:rFonts w:cs="B Nazanin" w:hint="cs"/>
                <w:rtl/>
              </w:rPr>
              <w:t>ن</w:t>
            </w:r>
            <w:r w:rsidRPr="001A14D3">
              <w:rPr>
                <w:rFonts w:cs="B Nazanin"/>
                <w:rtl/>
              </w:rPr>
              <w:t>شان داده شده مربوط به شعبه ی مورد نظر نباشد.</w:t>
            </w:r>
          </w:p>
        </w:tc>
      </w:tr>
      <w:tr w:rsidR="00131BAA" w:rsidRPr="001A14D3" w:rsidTr="00B70123">
        <w:tc>
          <w:tcPr>
            <w:tcW w:w="9016" w:type="dxa"/>
            <w:gridSpan w:val="4"/>
          </w:tcPr>
          <w:p w:rsidR="00131BAA" w:rsidRPr="001A14D3" w:rsidRDefault="00131BAA" w:rsidP="00B70123">
            <w:pPr>
              <w:rPr>
                <w:rFonts w:cs="B Nazanin"/>
                <w:rtl/>
              </w:rPr>
            </w:pPr>
            <w:r w:rsidRPr="001A14D3">
              <w:rPr>
                <w:rFonts w:cs="B Nazanin"/>
                <w:rtl/>
              </w:rPr>
              <w:t xml:space="preserve">داستان های مربوط: </w:t>
            </w:r>
          </w:p>
        </w:tc>
      </w:tr>
      <w:tr w:rsidR="00131BAA" w:rsidRPr="001A14D3" w:rsidTr="00B70123">
        <w:tc>
          <w:tcPr>
            <w:tcW w:w="2580" w:type="dxa"/>
            <w:shd w:val="clear" w:color="auto" w:fill="FFFF00"/>
          </w:tcPr>
          <w:p w:rsidR="00131BAA" w:rsidRPr="001A14D3" w:rsidRDefault="00131BAA" w:rsidP="00B70123">
            <w:pPr>
              <w:rPr>
                <w:rFonts w:cs="B Nazanin"/>
              </w:rPr>
            </w:pPr>
            <w:r w:rsidRPr="001A14D3">
              <w:rPr>
                <w:rFonts w:cs="B Nazanin"/>
                <w:rtl/>
              </w:rPr>
              <w:t xml:space="preserve">نویسنده: </w:t>
            </w:r>
            <w:r w:rsidRPr="001A14D3">
              <w:rPr>
                <w:rFonts w:cs="B Nazanin"/>
              </w:rPr>
              <w:t>MAMOMASA</w:t>
            </w:r>
          </w:p>
        </w:tc>
        <w:tc>
          <w:tcPr>
            <w:tcW w:w="3024" w:type="dxa"/>
            <w:gridSpan w:val="2"/>
            <w:shd w:val="clear" w:color="auto" w:fill="FFFF00"/>
          </w:tcPr>
          <w:p w:rsidR="00131BAA" w:rsidRPr="001A14D3" w:rsidRDefault="00131BAA" w:rsidP="00B70123">
            <w:pPr>
              <w:rPr>
                <w:rFonts w:cs="B Nazanin"/>
                <w:rtl/>
              </w:rPr>
            </w:pPr>
            <w:r w:rsidRPr="001A14D3">
              <w:rPr>
                <w:rFonts w:cs="B Nazanin"/>
                <w:rtl/>
              </w:rPr>
              <w:t>تاریخ: 27/06/99</w:t>
            </w:r>
          </w:p>
        </w:tc>
        <w:tc>
          <w:tcPr>
            <w:tcW w:w="3412" w:type="dxa"/>
            <w:shd w:val="clear" w:color="auto" w:fill="FFFF00"/>
          </w:tcPr>
          <w:p w:rsidR="00131BAA" w:rsidRPr="001A14D3" w:rsidRDefault="00131BAA" w:rsidP="00B70123">
            <w:pPr>
              <w:rPr>
                <w:rFonts w:cs="B Nazanin"/>
                <w:rtl/>
              </w:rPr>
            </w:pPr>
            <w:r w:rsidRPr="001A14D3">
              <w:rPr>
                <w:rFonts w:cs="B Nazanin"/>
                <w:rtl/>
              </w:rPr>
              <w:t>اولویت: پایین</w:t>
            </w:r>
          </w:p>
        </w:tc>
      </w:tr>
      <w:tr w:rsidR="00131BAA" w:rsidRPr="001A14D3" w:rsidTr="00B70123">
        <w:tc>
          <w:tcPr>
            <w:tcW w:w="2580" w:type="dxa"/>
            <w:shd w:val="clear" w:color="auto" w:fill="FFFF00"/>
          </w:tcPr>
          <w:p w:rsidR="00131BAA" w:rsidRPr="001A14D3" w:rsidRDefault="00131BAA" w:rsidP="00B70123">
            <w:pPr>
              <w:rPr>
                <w:rFonts w:cs="B Nazanin"/>
                <w:rtl/>
              </w:rPr>
            </w:pPr>
            <w:r w:rsidRPr="001A14D3">
              <w:rPr>
                <w:rFonts w:cs="B Nazanin"/>
                <w:rtl/>
              </w:rPr>
              <w:t>وضعیت: در دست تولید</w:t>
            </w:r>
          </w:p>
        </w:tc>
        <w:tc>
          <w:tcPr>
            <w:tcW w:w="3024" w:type="dxa"/>
            <w:gridSpan w:val="2"/>
            <w:shd w:val="clear" w:color="auto" w:fill="FFFF00"/>
          </w:tcPr>
          <w:p w:rsidR="00131BAA" w:rsidRPr="001A14D3" w:rsidRDefault="00131BAA" w:rsidP="00B70123">
            <w:pPr>
              <w:rPr>
                <w:rFonts w:cs="B Nazanin"/>
                <w:rtl/>
              </w:rPr>
            </w:pPr>
            <w:r w:rsidRPr="001A14D3">
              <w:rPr>
                <w:rFonts w:cs="B Nazanin"/>
                <w:rtl/>
              </w:rPr>
              <w:t>زمان:1 نفر/ساعت</w:t>
            </w:r>
          </w:p>
        </w:tc>
        <w:tc>
          <w:tcPr>
            <w:tcW w:w="3412" w:type="dxa"/>
            <w:shd w:val="clear" w:color="auto" w:fill="FFFF00"/>
          </w:tcPr>
          <w:p w:rsidR="00131BAA" w:rsidRPr="001A14D3" w:rsidRDefault="00131BAA" w:rsidP="00B70123">
            <w:pPr>
              <w:rPr>
                <w:rFonts w:cs="B Nazanin"/>
                <w:rtl/>
              </w:rPr>
            </w:pPr>
            <w:r w:rsidRPr="001A14D3">
              <w:rPr>
                <w:rFonts w:cs="B Nazanin"/>
                <w:rtl/>
              </w:rPr>
              <w:t>سختی: پایین</w:t>
            </w:r>
          </w:p>
        </w:tc>
      </w:tr>
      <w:tr w:rsidR="00131BAA" w:rsidRPr="001A14D3" w:rsidTr="00B70123">
        <w:tc>
          <w:tcPr>
            <w:tcW w:w="9016" w:type="dxa"/>
            <w:gridSpan w:val="4"/>
            <w:shd w:val="clear" w:color="auto" w:fill="FFC000"/>
          </w:tcPr>
          <w:p w:rsidR="00131BAA" w:rsidRPr="001A14D3" w:rsidRDefault="00131BAA" w:rsidP="00B70123">
            <w:pPr>
              <w:rPr>
                <w:rFonts w:cs="B Nazanin"/>
                <w:rtl/>
              </w:rPr>
            </w:pPr>
            <w:r w:rsidRPr="001A14D3">
              <w:rPr>
                <w:rFonts w:cs="B Nazanin"/>
                <w:rtl/>
              </w:rPr>
              <w:t>ابزار</w:t>
            </w:r>
          </w:p>
        </w:tc>
      </w:tr>
    </w:tbl>
    <w:p w:rsidR="006473CA" w:rsidRPr="001A14D3" w:rsidRDefault="006473CA" w:rsidP="00131BAA">
      <w:pPr>
        <w:rPr>
          <w:rFonts w:cs="B Nazanin"/>
          <w:rtl/>
        </w:rPr>
      </w:pPr>
    </w:p>
    <w:p w:rsidR="00131BAA" w:rsidRPr="001A14D3" w:rsidRDefault="00131BAA" w:rsidP="00131BAA">
      <w:pPr>
        <w:rPr>
          <w:rFonts w:cs="B Nazanin"/>
          <w:rtl/>
        </w:rPr>
      </w:pPr>
    </w:p>
    <w:p w:rsidR="009F6441" w:rsidRPr="001A14D3" w:rsidRDefault="009F6441" w:rsidP="00131BAA">
      <w:pPr>
        <w:rPr>
          <w:rFonts w:cs="B Nazanin"/>
          <w:rtl/>
        </w:rPr>
      </w:pPr>
    </w:p>
    <w:tbl>
      <w:tblPr>
        <w:tblStyle w:val="TableGrid"/>
        <w:bidiVisual/>
        <w:tblW w:w="0" w:type="auto"/>
        <w:tblLook w:val="04A0" w:firstRow="1" w:lastRow="0" w:firstColumn="1" w:lastColumn="0" w:noHBand="0" w:noVBand="1"/>
      </w:tblPr>
      <w:tblGrid>
        <w:gridCol w:w="2580"/>
        <w:gridCol w:w="1896"/>
        <w:gridCol w:w="1128"/>
        <w:gridCol w:w="3412"/>
      </w:tblGrid>
      <w:tr w:rsidR="00131BAA" w:rsidRPr="001A14D3" w:rsidTr="00B70123">
        <w:tc>
          <w:tcPr>
            <w:tcW w:w="9016" w:type="dxa"/>
            <w:gridSpan w:val="4"/>
            <w:shd w:val="clear" w:color="auto" w:fill="000000" w:themeFill="text1"/>
          </w:tcPr>
          <w:p w:rsidR="00131BAA" w:rsidRPr="001A14D3" w:rsidRDefault="00131BAA" w:rsidP="00B70123">
            <w:pPr>
              <w:tabs>
                <w:tab w:val="left" w:pos="4204"/>
                <w:tab w:val="center" w:pos="4400"/>
              </w:tabs>
              <w:bidi w:val="0"/>
              <w:rPr>
                <w:rFonts w:cs="B Nazanin"/>
              </w:rPr>
            </w:pPr>
            <w:r w:rsidRPr="001A14D3">
              <w:rPr>
                <w:rFonts w:cs="B Nazanin"/>
              </w:rPr>
              <w:t>ID: US07</w:t>
            </w:r>
          </w:p>
        </w:tc>
      </w:tr>
      <w:tr w:rsidR="00131BAA" w:rsidRPr="001A14D3" w:rsidTr="00B70123">
        <w:tc>
          <w:tcPr>
            <w:tcW w:w="9016" w:type="dxa"/>
            <w:gridSpan w:val="4"/>
            <w:shd w:val="clear" w:color="auto" w:fill="DEEAF6" w:themeFill="accent1" w:themeFillTint="33"/>
          </w:tcPr>
          <w:p w:rsidR="00131BAA" w:rsidRPr="001A14D3" w:rsidRDefault="00131BAA" w:rsidP="00B70123">
            <w:pPr>
              <w:tabs>
                <w:tab w:val="center" w:pos="4400"/>
              </w:tabs>
              <w:rPr>
                <w:rFonts w:cs="B Nazanin"/>
                <w:rtl/>
              </w:rPr>
            </w:pPr>
            <w:r w:rsidRPr="001A14D3">
              <w:rPr>
                <w:rFonts w:cs="B Nazanin"/>
                <w:rtl/>
              </w:rPr>
              <w:t>عنوان: اصلاح حقوق کارمندان</w:t>
            </w:r>
          </w:p>
        </w:tc>
      </w:tr>
      <w:tr w:rsidR="00131BAA" w:rsidRPr="001A14D3" w:rsidTr="00B70123">
        <w:trPr>
          <w:trHeight w:val="1401"/>
        </w:trPr>
        <w:tc>
          <w:tcPr>
            <w:tcW w:w="4476" w:type="dxa"/>
            <w:gridSpan w:val="2"/>
            <w:shd w:val="clear" w:color="auto" w:fill="EDEDED" w:themeFill="accent3" w:themeFillTint="33"/>
          </w:tcPr>
          <w:p w:rsidR="00131BAA" w:rsidRPr="001A14D3" w:rsidRDefault="00131BAA" w:rsidP="00B70123">
            <w:pPr>
              <w:jc w:val="both"/>
              <w:rPr>
                <w:rFonts w:cs="B Nazanin"/>
                <w:rtl/>
              </w:rPr>
            </w:pPr>
            <w:r w:rsidRPr="001A14D3">
              <w:rPr>
                <w:rFonts w:cs="B Nazanin"/>
                <w:rtl/>
              </w:rPr>
              <w:t xml:space="preserve">شرح: به عنوان یک حسابدار ، باید بتوانم پس از ورود به حساب ، با انتخاب گزینه ی "اصلاح حقوق کارمندان" ، </w:t>
            </w:r>
            <w:r w:rsidRPr="001A14D3">
              <w:rPr>
                <w:rFonts w:cs="B Nazanin" w:hint="cs"/>
                <w:rtl/>
              </w:rPr>
              <w:t xml:space="preserve">حساب </w:t>
            </w:r>
            <w:r w:rsidRPr="001A14D3">
              <w:rPr>
                <w:rFonts w:cs="B Nazanin"/>
                <w:rtl/>
              </w:rPr>
              <w:t>کارمندان را همراه با حقوق دریافتی شان ، مشاهده کنم و  با انتخاب هر کدام از آن ها بتوانم حقوق آن ها را اصلاح نمایم.</w:t>
            </w:r>
          </w:p>
        </w:tc>
        <w:tc>
          <w:tcPr>
            <w:tcW w:w="4540" w:type="dxa"/>
            <w:gridSpan w:val="2"/>
            <w:shd w:val="clear" w:color="auto" w:fill="EDEDED" w:themeFill="accent3" w:themeFillTint="33"/>
          </w:tcPr>
          <w:p w:rsidR="00131BAA" w:rsidRPr="001A14D3" w:rsidRDefault="00131BAA" w:rsidP="00B70123">
            <w:pPr>
              <w:rPr>
                <w:rFonts w:cs="B Nazanin"/>
                <w:rtl/>
              </w:rPr>
            </w:pPr>
            <w:r w:rsidRPr="001A14D3">
              <w:rPr>
                <w:rFonts w:cs="B Nazanin"/>
                <w:rtl/>
              </w:rPr>
              <w:t>تاییدیه:</w:t>
            </w:r>
          </w:p>
          <w:p w:rsidR="00131BAA" w:rsidRPr="001A14D3" w:rsidRDefault="00131BAA" w:rsidP="00B70123">
            <w:pPr>
              <w:jc w:val="both"/>
              <w:rPr>
                <w:rFonts w:cs="B Nazanin"/>
                <w:rtl/>
              </w:rPr>
            </w:pPr>
            <w:r w:rsidRPr="001A14D3">
              <w:rPr>
                <w:rFonts w:cs="B Nazanin"/>
              </w:rPr>
              <w: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حسابدار</w:t>
            </w:r>
            <w:r w:rsidRPr="001A14D3">
              <w:rPr>
                <w:rFonts w:cs="B Nazanin"/>
                <w:rtl/>
              </w:rPr>
              <w:t xml:space="preserve"> </w:t>
            </w:r>
            <w:r w:rsidRPr="001A14D3">
              <w:rPr>
                <w:rFonts w:cs="B Nazanin" w:hint="cs"/>
                <w:rtl/>
              </w:rPr>
              <w:t>باید</w:t>
            </w:r>
            <w:r w:rsidRPr="001A14D3">
              <w:rPr>
                <w:rFonts w:cs="B Nazanin"/>
                <w:rtl/>
              </w:rPr>
              <w:t xml:space="preserve"> </w:t>
            </w:r>
            <w:r w:rsidRPr="001A14D3">
              <w:rPr>
                <w:rFonts w:cs="B Nazanin" w:hint="cs"/>
                <w:rtl/>
              </w:rPr>
              <w:t>ابتد</w:t>
            </w:r>
            <w:r w:rsidRPr="001A14D3">
              <w:rPr>
                <w:rFonts w:cs="B Nazanin"/>
                <w:rtl/>
              </w:rPr>
              <w:t>ا به حساب خود وارد شده باشد. همچنین که پس از ویرایش حقوق کارمند مورد نظر باید اطلاعات به درستی به دیتابیس رفته و در صورت ورود مجدد به این بخش اطلاعات ویرایش شده نمایش داده شود.</w:t>
            </w:r>
          </w:p>
          <w:p w:rsidR="00131BAA" w:rsidRPr="001A14D3" w:rsidRDefault="00131BAA" w:rsidP="00B70123">
            <w:pPr>
              <w:jc w:val="both"/>
              <w:rPr>
                <w:rFonts w:cs="B Nazanin"/>
                <w:rtl/>
              </w:rPr>
            </w:pPr>
            <w:r w:rsidRPr="001A14D3">
              <w:rPr>
                <w:rFonts w:cs="B Nazanin"/>
              </w:rPr>
              <w:lastRenderedPageBreak/>
              <w:t>Not-scope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حقوق</w:t>
            </w:r>
            <w:r w:rsidRPr="001A14D3">
              <w:rPr>
                <w:rFonts w:cs="B Nazanin"/>
                <w:rtl/>
              </w:rPr>
              <w:t xml:space="preserve"> </w:t>
            </w:r>
            <w:r w:rsidRPr="001A14D3">
              <w:rPr>
                <w:rFonts w:cs="B Nazanin" w:hint="cs"/>
                <w:rtl/>
              </w:rPr>
              <w:t>کارمند</w:t>
            </w:r>
            <w:r w:rsidRPr="001A14D3">
              <w:rPr>
                <w:rFonts w:cs="B Nazanin"/>
                <w:rtl/>
              </w:rPr>
              <w:t xml:space="preserve"> </w:t>
            </w:r>
            <w:r w:rsidRPr="001A14D3">
              <w:rPr>
                <w:rFonts w:cs="B Nazanin" w:hint="cs"/>
                <w:rtl/>
              </w:rPr>
              <w:t>مورد</w:t>
            </w:r>
            <w:r w:rsidRPr="001A14D3">
              <w:rPr>
                <w:rFonts w:cs="B Nazanin"/>
                <w:rtl/>
              </w:rPr>
              <w:t xml:space="preserve"> </w:t>
            </w:r>
            <w:r w:rsidRPr="001A14D3">
              <w:rPr>
                <w:rFonts w:cs="B Nazanin" w:hint="cs"/>
                <w:rtl/>
              </w:rPr>
              <w:t>نظر</w:t>
            </w:r>
            <w:r w:rsidRPr="001A14D3">
              <w:rPr>
                <w:rFonts w:cs="B Nazanin"/>
                <w:rtl/>
              </w:rPr>
              <w:t xml:space="preserve"> </w:t>
            </w:r>
            <w:r w:rsidRPr="001A14D3">
              <w:rPr>
                <w:rFonts w:cs="B Nazanin" w:hint="cs"/>
                <w:rtl/>
              </w:rPr>
              <w:t>نمیتواند</w:t>
            </w:r>
            <w:r w:rsidRPr="001A14D3">
              <w:rPr>
                <w:rFonts w:cs="B Nazanin"/>
                <w:rtl/>
              </w:rPr>
              <w:t xml:space="preserve"> </w:t>
            </w:r>
            <w:r w:rsidRPr="001A14D3">
              <w:rPr>
                <w:rFonts w:cs="B Nazanin" w:hint="cs"/>
                <w:rtl/>
              </w:rPr>
              <w:t>مقدار</w:t>
            </w:r>
            <w:r w:rsidRPr="001A14D3">
              <w:rPr>
                <w:rFonts w:cs="B Nazanin"/>
                <w:rtl/>
              </w:rPr>
              <w:t xml:space="preserve"> </w:t>
            </w:r>
            <w:r w:rsidRPr="001A14D3">
              <w:rPr>
                <w:rFonts w:cs="B Nazanin" w:hint="cs"/>
                <w:rtl/>
              </w:rPr>
              <w:t>مفنی</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خود</w:t>
            </w:r>
            <w:r w:rsidRPr="001A14D3">
              <w:rPr>
                <w:rFonts w:cs="B Nazanin"/>
                <w:rtl/>
              </w:rPr>
              <w:t xml:space="preserve"> </w:t>
            </w:r>
            <w:r w:rsidRPr="001A14D3">
              <w:rPr>
                <w:rFonts w:cs="B Nazanin" w:hint="cs"/>
                <w:rtl/>
              </w:rPr>
              <w:t>بگیرد</w:t>
            </w:r>
            <w:r w:rsidRPr="001A14D3">
              <w:rPr>
                <w:rFonts w:cs="B Nazanin"/>
                <w:rtl/>
              </w:rPr>
              <w:t xml:space="preserve">. </w:t>
            </w:r>
            <w:r w:rsidRPr="001A14D3">
              <w:rPr>
                <w:rFonts w:cs="B Nazanin" w:hint="cs"/>
                <w:rtl/>
              </w:rPr>
              <w:t>همچنین</w:t>
            </w:r>
            <w:r w:rsidRPr="001A14D3">
              <w:rPr>
                <w:rFonts w:cs="B Nazanin"/>
                <w:rtl/>
              </w:rPr>
              <w:t xml:space="preserve"> </w:t>
            </w:r>
            <w:r w:rsidRPr="001A14D3">
              <w:rPr>
                <w:rFonts w:cs="B Nazanin" w:hint="cs"/>
                <w:rtl/>
              </w:rPr>
              <w:t>تغییر</w:t>
            </w:r>
            <w:r w:rsidRPr="001A14D3">
              <w:rPr>
                <w:rFonts w:cs="B Nazanin"/>
                <w:rtl/>
              </w:rPr>
              <w:t xml:space="preserve"> در حقوق یک کارمند نباید تاثیری بر حقوق دیگر کامندان شرکت بگذارد و تنها باید حقوق فرد مورد نظر تغییر کرده باشد.</w:t>
            </w:r>
          </w:p>
        </w:tc>
      </w:tr>
      <w:tr w:rsidR="00131BAA" w:rsidRPr="001A14D3" w:rsidTr="00B70123">
        <w:tc>
          <w:tcPr>
            <w:tcW w:w="9016" w:type="dxa"/>
            <w:gridSpan w:val="4"/>
          </w:tcPr>
          <w:p w:rsidR="00131BAA" w:rsidRPr="001A14D3" w:rsidRDefault="00131BAA" w:rsidP="00B70123">
            <w:pPr>
              <w:rPr>
                <w:rFonts w:cs="B Nazanin"/>
                <w:rtl/>
              </w:rPr>
            </w:pPr>
            <w:r w:rsidRPr="001A14D3">
              <w:rPr>
                <w:rFonts w:cs="B Nazanin"/>
                <w:rtl/>
              </w:rPr>
              <w:lastRenderedPageBreak/>
              <w:t xml:space="preserve">داستان های مربوط: </w:t>
            </w:r>
          </w:p>
        </w:tc>
      </w:tr>
      <w:tr w:rsidR="00131BAA" w:rsidRPr="001A14D3" w:rsidTr="00B70123">
        <w:tc>
          <w:tcPr>
            <w:tcW w:w="2580" w:type="dxa"/>
            <w:shd w:val="clear" w:color="auto" w:fill="FFFF00"/>
          </w:tcPr>
          <w:p w:rsidR="00131BAA" w:rsidRPr="001A14D3" w:rsidRDefault="00131BAA" w:rsidP="00B70123">
            <w:pPr>
              <w:rPr>
                <w:rFonts w:cs="B Nazanin"/>
              </w:rPr>
            </w:pPr>
            <w:r w:rsidRPr="001A14D3">
              <w:rPr>
                <w:rFonts w:cs="B Nazanin"/>
                <w:rtl/>
              </w:rPr>
              <w:t xml:space="preserve">نویسنده: </w:t>
            </w:r>
            <w:r w:rsidRPr="001A14D3">
              <w:rPr>
                <w:rFonts w:cs="B Nazanin"/>
              </w:rPr>
              <w:t>MAMOMASA</w:t>
            </w:r>
          </w:p>
        </w:tc>
        <w:tc>
          <w:tcPr>
            <w:tcW w:w="3024" w:type="dxa"/>
            <w:gridSpan w:val="2"/>
            <w:shd w:val="clear" w:color="auto" w:fill="FFFF00"/>
          </w:tcPr>
          <w:p w:rsidR="00131BAA" w:rsidRPr="001A14D3" w:rsidRDefault="00131BAA" w:rsidP="00B70123">
            <w:pPr>
              <w:rPr>
                <w:rFonts w:cs="B Nazanin"/>
                <w:rtl/>
              </w:rPr>
            </w:pPr>
            <w:r w:rsidRPr="001A14D3">
              <w:rPr>
                <w:rFonts w:cs="B Nazanin"/>
                <w:rtl/>
              </w:rPr>
              <w:t>تاریخ: 27/06/99</w:t>
            </w:r>
          </w:p>
        </w:tc>
        <w:tc>
          <w:tcPr>
            <w:tcW w:w="3412" w:type="dxa"/>
            <w:shd w:val="clear" w:color="auto" w:fill="FFFF00"/>
          </w:tcPr>
          <w:p w:rsidR="00131BAA" w:rsidRPr="001A14D3" w:rsidRDefault="00131BAA" w:rsidP="00B70123">
            <w:pPr>
              <w:rPr>
                <w:rFonts w:cs="B Nazanin"/>
                <w:rtl/>
              </w:rPr>
            </w:pPr>
            <w:r w:rsidRPr="001A14D3">
              <w:rPr>
                <w:rFonts w:cs="B Nazanin"/>
                <w:rtl/>
              </w:rPr>
              <w:t>اولویت: پایین</w:t>
            </w:r>
          </w:p>
        </w:tc>
      </w:tr>
      <w:tr w:rsidR="00131BAA" w:rsidRPr="001A14D3" w:rsidTr="00B70123">
        <w:tc>
          <w:tcPr>
            <w:tcW w:w="2580" w:type="dxa"/>
            <w:shd w:val="clear" w:color="auto" w:fill="FFFF00"/>
          </w:tcPr>
          <w:p w:rsidR="00131BAA" w:rsidRPr="001A14D3" w:rsidRDefault="00131BAA" w:rsidP="00B70123">
            <w:pPr>
              <w:rPr>
                <w:rFonts w:cs="B Nazanin"/>
                <w:rtl/>
              </w:rPr>
            </w:pPr>
            <w:r w:rsidRPr="001A14D3">
              <w:rPr>
                <w:rFonts w:cs="B Nazanin"/>
                <w:rtl/>
              </w:rPr>
              <w:t>وضعیت: در دست تولید</w:t>
            </w:r>
          </w:p>
        </w:tc>
        <w:tc>
          <w:tcPr>
            <w:tcW w:w="3024" w:type="dxa"/>
            <w:gridSpan w:val="2"/>
            <w:shd w:val="clear" w:color="auto" w:fill="FFFF00"/>
          </w:tcPr>
          <w:p w:rsidR="00131BAA" w:rsidRPr="001A14D3" w:rsidRDefault="00131BAA" w:rsidP="00B70123">
            <w:pPr>
              <w:rPr>
                <w:rFonts w:cs="B Nazanin"/>
                <w:rtl/>
              </w:rPr>
            </w:pPr>
            <w:r w:rsidRPr="001A14D3">
              <w:rPr>
                <w:rFonts w:cs="B Nazanin"/>
                <w:rtl/>
              </w:rPr>
              <w:t>زمان: 1 نفر/ساعت</w:t>
            </w:r>
          </w:p>
        </w:tc>
        <w:tc>
          <w:tcPr>
            <w:tcW w:w="3412" w:type="dxa"/>
            <w:shd w:val="clear" w:color="auto" w:fill="FFFF00"/>
          </w:tcPr>
          <w:p w:rsidR="00131BAA" w:rsidRPr="001A14D3" w:rsidRDefault="00131BAA" w:rsidP="00B70123">
            <w:pPr>
              <w:rPr>
                <w:rFonts w:cs="B Nazanin"/>
                <w:rtl/>
              </w:rPr>
            </w:pPr>
            <w:r w:rsidRPr="001A14D3">
              <w:rPr>
                <w:rFonts w:cs="B Nazanin"/>
                <w:rtl/>
              </w:rPr>
              <w:t>سختی: پایین</w:t>
            </w:r>
          </w:p>
        </w:tc>
      </w:tr>
      <w:tr w:rsidR="00131BAA" w:rsidRPr="001A14D3" w:rsidTr="00B70123">
        <w:tc>
          <w:tcPr>
            <w:tcW w:w="9016" w:type="dxa"/>
            <w:gridSpan w:val="4"/>
            <w:shd w:val="clear" w:color="auto" w:fill="FFC000"/>
          </w:tcPr>
          <w:p w:rsidR="00131BAA" w:rsidRPr="001A14D3" w:rsidRDefault="00131BAA" w:rsidP="00B70123">
            <w:pPr>
              <w:rPr>
                <w:rFonts w:cs="B Nazanin"/>
                <w:rtl/>
              </w:rPr>
            </w:pPr>
            <w:r w:rsidRPr="001A14D3">
              <w:rPr>
                <w:rFonts w:cs="B Nazanin"/>
                <w:rtl/>
              </w:rPr>
              <w:t>ابزار</w:t>
            </w:r>
          </w:p>
        </w:tc>
      </w:tr>
    </w:tbl>
    <w:p w:rsidR="00131BAA" w:rsidRPr="001A14D3" w:rsidRDefault="00131BAA" w:rsidP="00131BAA">
      <w:pPr>
        <w:jc w:val="center"/>
        <w:rPr>
          <w:rFonts w:cs="B Nazanin"/>
          <w:rtl/>
        </w:rPr>
      </w:pPr>
    </w:p>
    <w:p w:rsidR="006473CA" w:rsidRPr="001A14D3" w:rsidRDefault="006473CA" w:rsidP="00131BAA">
      <w:pPr>
        <w:jc w:val="center"/>
        <w:rPr>
          <w:rFonts w:cs="B Nazanin"/>
          <w:rtl/>
        </w:rPr>
      </w:pPr>
    </w:p>
    <w:p w:rsidR="006473CA" w:rsidRDefault="006473CA" w:rsidP="00131BAA">
      <w:pPr>
        <w:jc w:val="center"/>
        <w:rPr>
          <w:rFonts w:cs="B Nazanin"/>
          <w:rtl/>
        </w:rPr>
      </w:pPr>
    </w:p>
    <w:p w:rsidR="00C1377A" w:rsidRDefault="00C1377A" w:rsidP="00131BAA">
      <w:pPr>
        <w:jc w:val="center"/>
        <w:rPr>
          <w:rFonts w:cs="B Nazanin"/>
          <w:rtl/>
        </w:rPr>
      </w:pPr>
    </w:p>
    <w:p w:rsidR="00C1377A" w:rsidRDefault="00C1377A" w:rsidP="00131BAA">
      <w:pPr>
        <w:jc w:val="center"/>
        <w:rPr>
          <w:rFonts w:cs="B Nazanin"/>
          <w:rtl/>
        </w:rPr>
      </w:pPr>
    </w:p>
    <w:p w:rsidR="00C1377A" w:rsidRPr="001A14D3" w:rsidRDefault="00C1377A" w:rsidP="00131BAA">
      <w:pPr>
        <w:jc w:val="center"/>
        <w:rPr>
          <w:rFonts w:cs="B Nazanin"/>
          <w:rtl/>
        </w:rPr>
      </w:pPr>
    </w:p>
    <w:tbl>
      <w:tblPr>
        <w:tblStyle w:val="TableGrid"/>
        <w:bidiVisual/>
        <w:tblW w:w="0" w:type="auto"/>
        <w:tblLook w:val="04A0" w:firstRow="1" w:lastRow="0" w:firstColumn="1" w:lastColumn="0" w:noHBand="0" w:noVBand="1"/>
      </w:tblPr>
      <w:tblGrid>
        <w:gridCol w:w="2580"/>
        <w:gridCol w:w="1896"/>
        <w:gridCol w:w="1128"/>
        <w:gridCol w:w="3412"/>
      </w:tblGrid>
      <w:tr w:rsidR="00131BAA" w:rsidRPr="001A14D3" w:rsidTr="00B70123">
        <w:tc>
          <w:tcPr>
            <w:tcW w:w="9016" w:type="dxa"/>
            <w:gridSpan w:val="4"/>
            <w:shd w:val="clear" w:color="auto" w:fill="000000" w:themeFill="text1"/>
          </w:tcPr>
          <w:p w:rsidR="00131BAA" w:rsidRPr="001A14D3" w:rsidRDefault="00131BAA" w:rsidP="00B70123">
            <w:pPr>
              <w:tabs>
                <w:tab w:val="left" w:pos="4204"/>
                <w:tab w:val="center" w:pos="4400"/>
              </w:tabs>
              <w:bidi w:val="0"/>
              <w:rPr>
                <w:rFonts w:cs="B Nazanin"/>
              </w:rPr>
            </w:pPr>
            <w:r w:rsidRPr="001A14D3">
              <w:rPr>
                <w:rFonts w:cs="B Nazanin"/>
              </w:rPr>
              <w:t>ID: US08</w:t>
            </w:r>
          </w:p>
        </w:tc>
      </w:tr>
      <w:tr w:rsidR="00131BAA" w:rsidRPr="001A14D3" w:rsidTr="00B70123">
        <w:tc>
          <w:tcPr>
            <w:tcW w:w="9016" w:type="dxa"/>
            <w:gridSpan w:val="4"/>
            <w:shd w:val="clear" w:color="auto" w:fill="DEEAF6" w:themeFill="accent1" w:themeFillTint="33"/>
          </w:tcPr>
          <w:p w:rsidR="00131BAA" w:rsidRPr="001A14D3" w:rsidRDefault="00131BAA" w:rsidP="00B70123">
            <w:pPr>
              <w:tabs>
                <w:tab w:val="center" w:pos="4400"/>
              </w:tabs>
              <w:rPr>
                <w:rFonts w:cs="B Nazanin"/>
                <w:rtl/>
              </w:rPr>
            </w:pPr>
            <w:r w:rsidRPr="001A14D3">
              <w:rPr>
                <w:rFonts w:cs="B Nazanin"/>
                <w:rtl/>
              </w:rPr>
              <w:t>عنوان: ورود</w:t>
            </w:r>
            <w:r w:rsidRPr="001A14D3">
              <w:rPr>
                <w:rFonts w:cs="B Nazanin"/>
                <w:rtl/>
              </w:rPr>
              <w:tab/>
            </w:r>
          </w:p>
        </w:tc>
      </w:tr>
      <w:tr w:rsidR="00131BAA" w:rsidRPr="001A14D3" w:rsidTr="00B70123">
        <w:trPr>
          <w:trHeight w:val="1401"/>
        </w:trPr>
        <w:tc>
          <w:tcPr>
            <w:tcW w:w="4476" w:type="dxa"/>
            <w:gridSpan w:val="2"/>
            <w:shd w:val="clear" w:color="auto" w:fill="EDEDED" w:themeFill="accent3" w:themeFillTint="33"/>
          </w:tcPr>
          <w:p w:rsidR="00131BAA" w:rsidRPr="001A14D3" w:rsidRDefault="00131BAA" w:rsidP="00B70123">
            <w:pPr>
              <w:jc w:val="both"/>
              <w:rPr>
                <w:rFonts w:cs="B Nazanin"/>
                <w:rtl/>
              </w:rPr>
            </w:pPr>
            <w:r w:rsidRPr="001A14D3">
              <w:rPr>
                <w:rFonts w:cs="B Nazanin"/>
                <w:rtl/>
              </w:rPr>
              <w:t xml:space="preserve">شرح: به عنوان یک کاربر اپلیکیشن ، باید بتوانم </w:t>
            </w:r>
            <w:r w:rsidRPr="001A14D3">
              <w:rPr>
                <w:rFonts w:cs="B Nazanin" w:hint="cs"/>
                <w:rtl/>
              </w:rPr>
              <w:t xml:space="preserve">هر بار که وارد اپلیکیشن میشوم </w:t>
            </w:r>
            <w:r w:rsidRPr="001A14D3">
              <w:rPr>
                <w:rFonts w:cs="B Nazanin"/>
                <w:rtl/>
              </w:rPr>
              <w:t>هنگام ورود به حساب کاربری ، ب</w:t>
            </w:r>
            <w:r w:rsidRPr="001A14D3">
              <w:rPr>
                <w:rFonts w:cs="B Nazanin" w:hint="cs"/>
                <w:rtl/>
              </w:rPr>
              <w:t>ا</w:t>
            </w:r>
            <w:r w:rsidRPr="001A14D3">
              <w:rPr>
                <w:rFonts w:cs="B Nazanin"/>
                <w:rtl/>
              </w:rPr>
              <w:t xml:space="preserve"> </w:t>
            </w:r>
            <w:r w:rsidRPr="001A14D3">
              <w:rPr>
                <w:rFonts w:cs="B Nazanin" w:hint="cs"/>
                <w:rtl/>
              </w:rPr>
              <w:t>پر کردن فیلدهای</w:t>
            </w:r>
            <w:r w:rsidRPr="001A14D3">
              <w:rPr>
                <w:rFonts w:cs="B Nazanin"/>
                <w:rtl/>
              </w:rPr>
              <w:t xml:space="preserve"> یوزرنیم و پسورود خود و انتخاب گزینه ی "ورود" ، وارد حساب کاربری شوم.</w:t>
            </w:r>
          </w:p>
        </w:tc>
        <w:tc>
          <w:tcPr>
            <w:tcW w:w="4540" w:type="dxa"/>
            <w:gridSpan w:val="2"/>
            <w:shd w:val="clear" w:color="auto" w:fill="EDEDED" w:themeFill="accent3" w:themeFillTint="33"/>
          </w:tcPr>
          <w:p w:rsidR="00131BAA" w:rsidRPr="001A14D3" w:rsidRDefault="00131BAA" w:rsidP="00B70123">
            <w:pPr>
              <w:rPr>
                <w:rFonts w:cs="B Nazanin"/>
                <w:rtl/>
              </w:rPr>
            </w:pPr>
            <w:r w:rsidRPr="001A14D3">
              <w:rPr>
                <w:rFonts w:cs="B Nazanin"/>
                <w:rtl/>
              </w:rPr>
              <w:t>تاییدیه:</w:t>
            </w:r>
          </w:p>
          <w:p w:rsidR="00131BAA" w:rsidRPr="001A14D3" w:rsidRDefault="00131BAA" w:rsidP="00B70123">
            <w:pPr>
              <w:jc w:val="both"/>
              <w:rPr>
                <w:rFonts w:cs="B Nazanin"/>
                <w:rtl/>
              </w:rPr>
            </w:pPr>
            <w:r w:rsidRPr="001A14D3">
              <w:rPr>
                <w:rFonts w:cs="B Nazanin"/>
              </w:rPr>
              <w: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اطلاعات</w:t>
            </w:r>
            <w:r w:rsidRPr="001A14D3">
              <w:rPr>
                <w:rFonts w:cs="B Nazanin"/>
                <w:rtl/>
              </w:rPr>
              <w:t xml:space="preserve"> </w:t>
            </w:r>
            <w:r w:rsidRPr="001A14D3">
              <w:rPr>
                <w:rFonts w:cs="B Nazanin" w:hint="cs"/>
                <w:rtl/>
              </w:rPr>
              <w:t>وارد</w:t>
            </w:r>
            <w:r w:rsidRPr="001A14D3">
              <w:rPr>
                <w:rFonts w:cs="B Nazanin"/>
                <w:rtl/>
              </w:rPr>
              <w:t xml:space="preserve"> </w:t>
            </w:r>
            <w:r w:rsidRPr="001A14D3">
              <w:rPr>
                <w:rFonts w:cs="B Nazanin" w:hint="cs"/>
                <w:rtl/>
              </w:rPr>
              <w:t>شده</w:t>
            </w:r>
            <w:r w:rsidRPr="001A14D3">
              <w:rPr>
                <w:rFonts w:cs="B Nazanin"/>
                <w:rtl/>
              </w:rPr>
              <w:t xml:space="preserve"> </w:t>
            </w:r>
            <w:r w:rsidRPr="001A14D3">
              <w:rPr>
                <w:rFonts w:cs="B Nazanin" w:hint="cs"/>
                <w:rtl/>
              </w:rPr>
              <w:t>توسط</w:t>
            </w:r>
            <w:r w:rsidRPr="001A14D3">
              <w:rPr>
                <w:rFonts w:cs="B Nazanin"/>
                <w:rtl/>
              </w:rPr>
              <w:t xml:space="preserve"> </w:t>
            </w:r>
            <w:r w:rsidRPr="001A14D3">
              <w:rPr>
                <w:rFonts w:cs="B Nazanin" w:hint="cs"/>
                <w:rtl/>
              </w:rPr>
              <w:t>کاربر</w:t>
            </w:r>
            <w:r w:rsidRPr="001A14D3">
              <w:rPr>
                <w:rFonts w:cs="B Nazanin"/>
                <w:rtl/>
              </w:rPr>
              <w:t xml:space="preserve"> </w:t>
            </w:r>
            <w:r w:rsidRPr="001A14D3">
              <w:rPr>
                <w:rFonts w:cs="B Nazanin" w:hint="cs"/>
                <w:rtl/>
              </w:rPr>
              <w:t>باید</w:t>
            </w:r>
            <w:r w:rsidRPr="001A14D3">
              <w:rPr>
                <w:rFonts w:cs="B Nazanin"/>
                <w:rtl/>
              </w:rPr>
              <w:t xml:space="preserve"> با اطلاعات موجود در دیتابیس یکسان باشد.</w:t>
            </w:r>
          </w:p>
          <w:p w:rsidR="00131BAA" w:rsidRPr="001A14D3" w:rsidRDefault="00131BAA" w:rsidP="00B70123">
            <w:pPr>
              <w:jc w:val="both"/>
              <w:rPr>
                <w:rFonts w:cs="B Nazanin"/>
                <w:rtl/>
              </w:rPr>
            </w:pPr>
            <w:r w:rsidRPr="001A14D3">
              <w:rPr>
                <w:rFonts w:cs="B Nazanin"/>
              </w:rPr>
              <w:t>Not-scope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درصورتی</w:t>
            </w:r>
            <w:r w:rsidRPr="001A14D3">
              <w:rPr>
                <w:rFonts w:cs="B Nazanin"/>
                <w:rtl/>
              </w:rPr>
              <w:t xml:space="preserve"> </w:t>
            </w:r>
            <w:r w:rsidRPr="001A14D3">
              <w:rPr>
                <w:rFonts w:cs="B Nazanin" w:hint="cs"/>
                <w:rtl/>
              </w:rPr>
              <w:t>که</w:t>
            </w:r>
            <w:r w:rsidRPr="001A14D3">
              <w:rPr>
                <w:rFonts w:cs="B Nazanin"/>
                <w:rtl/>
              </w:rPr>
              <w:t xml:space="preserve"> </w:t>
            </w:r>
            <w:r w:rsidRPr="001A14D3">
              <w:rPr>
                <w:rFonts w:cs="B Nazanin" w:hint="cs"/>
                <w:rtl/>
              </w:rPr>
              <w:t>اطلاعات</w:t>
            </w:r>
            <w:r w:rsidRPr="001A14D3">
              <w:rPr>
                <w:rFonts w:cs="B Nazanin"/>
                <w:rtl/>
              </w:rPr>
              <w:t xml:space="preserve"> </w:t>
            </w:r>
            <w:r w:rsidRPr="001A14D3">
              <w:rPr>
                <w:rFonts w:cs="B Nazanin" w:hint="cs"/>
                <w:rtl/>
              </w:rPr>
              <w:t>مورد</w:t>
            </w:r>
            <w:r w:rsidRPr="001A14D3">
              <w:rPr>
                <w:rFonts w:cs="B Nazanin"/>
                <w:rtl/>
              </w:rPr>
              <w:t xml:space="preserve"> </w:t>
            </w:r>
            <w:r w:rsidRPr="001A14D3">
              <w:rPr>
                <w:rFonts w:cs="B Nazanin" w:hint="cs"/>
                <w:rtl/>
              </w:rPr>
              <w:t>نظر</w:t>
            </w:r>
            <w:r w:rsidRPr="001A14D3">
              <w:rPr>
                <w:rFonts w:cs="B Nazanin"/>
                <w:rtl/>
              </w:rPr>
              <w:t xml:space="preserve"> </w:t>
            </w:r>
            <w:r w:rsidRPr="001A14D3">
              <w:rPr>
                <w:rFonts w:cs="B Nazanin" w:hint="cs"/>
                <w:rtl/>
              </w:rPr>
              <w:t>با</w:t>
            </w:r>
            <w:r w:rsidRPr="001A14D3">
              <w:rPr>
                <w:rFonts w:cs="B Nazanin"/>
                <w:rtl/>
              </w:rPr>
              <w:t xml:space="preserve"> </w:t>
            </w:r>
            <w:r w:rsidRPr="001A14D3">
              <w:rPr>
                <w:rFonts w:cs="B Nazanin" w:hint="cs"/>
                <w:rtl/>
              </w:rPr>
              <w:t>دیتابیس</w:t>
            </w:r>
            <w:r w:rsidRPr="001A14D3">
              <w:rPr>
                <w:rFonts w:cs="B Nazanin"/>
                <w:rtl/>
              </w:rPr>
              <w:t xml:space="preserve"> </w:t>
            </w:r>
            <w:r w:rsidRPr="001A14D3">
              <w:rPr>
                <w:rFonts w:cs="B Nazanin" w:hint="cs"/>
                <w:rtl/>
              </w:rPr>
              <w:t>مغایرت</w:t>
            </w:r>
            <w:r w:rsidRPr="001A14D3">
              <w:rPr>
                <w:rFonts w:cs="B Nazanin"/>
                <w:rtl/>
              </w:rPr>
              <w:t xml:space="preserve"> </w:t>
            </w:r>
            <w:r w:rsidRPr="001A14D3">
              <w:rPr>
                <w:rFonts w:cs="B Nazanin" w:hint="cs"/>
                <w:rtl/>
              </w:rPr>
              <w:t>داشت</w:t>
            </w:r>
            <w:r w:rsidRPr="001A14D3">
              <w:rPr>
                <w:rFonts w:cs="B Nazanin"/>
                <w:rtl/>
              </w:rPr>
              <w:t xml:space="preserve"> </w:t>
            </w:r>
            <w:r w:rsidRPr="001A14D3">
              <w:rPr>
                <w:rFonts w:cs="B Nazanin" w:hint="cs"/>
                <w:rtl/>
              </w:rPr>
              <w:t>،</w:t>
            </w:r>
            <w:r w:rsidRPr="001A14D3">
              <w:rPr>
                <w:rFonts w:cs="B Nazanin"/>
                <w:rtl/>
              </w:rPr>
              <w:t xml:space="preserve"> </w:t>
            </w:r>
            <w:r w:rsidRPr="001A14D3">
              <w:rPr>
                <w:rFonts w:cs="B Nazanin" w:hint="cs"/>
                <w:rtl/>
              </w:rPr>
              <w:t>باید</w:t>
            </w:r>
            <w:r w:rsidRPr="001A14D3">
              <w:rPr>
                <w:rFonts w:cs="B Nazanin"/>
                <w:rtl/>
              </w:rPr>
              <w:t xml:space="preserve"> </w:t>
            </w:r>
            <w:r w:rsidRPr="001A14D3">
              <w:rPr>
                <w:rFonts w:cs="B Nazanin" w:hint="cs"/>
                <w:rtl/>
              </w:rPr>
              <w:t>پیغام</w:t>
            </w:r>
            <w:r w:rsidRPr="001A14D3">
              <w:rPr>
                <w:rFonts w:cs="B Nazanin"/>
                <w:rtl/>
              </w:rPr>
              <w:t xml:space="preserve"> </w:t>
            </w:r>
            <w:r w:rsidRPr="001A14D3">
              <w:rPr>
                <w:rFonts w:cs="B Nazanin" w:hint="cs"/>
                <w:rtl/>
              </w:rPr>
              <w:t>مناسبی</w:t>
            </w:r>
            <w:r w:rsidRPr="001A14D3">
              <w:rPr>
                <w:rFonts w:cs="B Nazanin"/>
                <w:rtl/>
              </w:rPr>
              <w:t xml:space="preserve"> </w:t>
            </w:r>
            <w:r w:rsidRPr="001A14D3">
              <w:rPr>
                <w:rFonts w:cs="B Nazanin" w:hint="cs"/>
                <w:rtl/>
              </w:rPr>
              <w:t>نمایش</w:t>
            </w:r>
            <w:r w:rsidRPr="001A14D3">
              <w:rPr>
                <w:rFonts w:cs="B Nazanin"/>
                <w:rtl/>
              </w:rPr>
              <w:t xml:space="preserve"> </w:t>
            </w:r>
            <w:r w:rsidRPr="001A14D3">
              <w:rPr>
                <w:rFonts w:cs="B Nazanin" w:hint="cs"/>
                <w:rtl/>
              </w:rPr>
              <w:t>داده</w:t>
            </w:r>
            <w:r w:rsidRPr="001A14D3">
              <w:rPr>
                <w:rFonts w:cs="B Nazanin"/>
                <w:rtl/>
              </w:rPr>
              <w:t xml:space="preserve"> </w:t>
            </w:r>
            <w:r w:rsidRPr="001A14D3">
              <w:rPr>
                <w:rFonts w:cs="B Nazanin" w:hint="cs"/>
                <w:rtl/>
              </w:rPr>
              <w:t>شود</w:t>
            </w:r>
            <w:r w:rsidRPr="001A14D3">
              <w:rPr>
                <w:rFonts w:cs="B Nazanin"/>
                <w:rtl/>
              </w:rPr>
              <w:t>.</w:t>
            </w:r>
          </w:p>
        </w:tc>
      </w:tr>
      <w:tr w:rsidR="00131BAA" w:rsidRPr="001A14D3" w:rsidTr="00B70123">
        <w:tc>
          <w:tcPr>
            <w:tcW w:w="9016" w:type="dxa"/>
            <w:gridSpan w:val="4"/>
          </w:tcPr>
          <w:p w:rsidR="00131BAA" w:rsidRPr="001A14D3" w:rsidRDefault="00131BAA" w:rsidP="00B70123">
            <w:pPr>
              <w:rPr>
                <w:rFonts w:cs="B Nazanin"/>
                <w:rtl/>
              </w:rPr>
            </w:pPr>
            <w:r w:rsidRPr="001A14D3">
              <w:rPr>
                <w:rFonts w:cs="B Nazanin"/>
                <w:rtl/>
              </w:rPr>
              <w:t xml:space="preserve">داستان های مربوط: </w:t>
            </w:r>
          </w:p>
        </w:tc>
      </w:tr>
      <w:tr w:rsidR="00131BAA" w:rsidRPr="001A14D3" w:rsidTr="00B70123">
        <w:tc>
          <w:tcPr>
            <w:tcW w:w="2580" w:type="dxa"/>
            <w:shd w:val="clear" w:color="auto" w:fill="FFFF00"/>
          </w:tcPr>
          <w:p w:rsidR="00131BAA" w:rsidRPr="001A14D3" w:rsidRDefault="00131BAA" w:rsidP="00B70123">
            <w:pPr>
              <w:rPr>
                <w:rFonts w:cs="B Nazanin"/>
              </w:rPr>
            </w:pPr>
            <w:r w:rsidRPr="001A14D3">
              <w:rPr>
                <w:rFonts w:cs="B Nazanin"/>
                <w:rtl/>
              </w:rPr>
              <w:t xml:space="preserve">نویسنده: </w:t>
            </w:r>
            <w:r w:rsidRPr="001A14D3">
              <w:rPr>
                <w:rFonts w:cs="B Nazanin"/>
              </w:rPr>
              <w:t>MAMOMASA</w:t>
            </w:r>
          </w:p>
        </w:tc>
        <w:tc>
          <w:tcPr>
            <w:tcW w:w="3024" w:type="dxa"/>
            <w:gridSpan w:val="2"/>
            <w:shd w:val="clear" w:color="auto" w:fill="FFFF00"/>
          </w:tcPr>
          <w:p w:rsidR="00131BAA" w:rsidRPr="001A14D3" w:rsidRDefault="00131BAA" w:rsidP="00B70123">
            <w:pPr>
              <w:rPr>
                <w:rFonts w:cs="B Nazanin"/>
                <w:rtl/>
              </w:rPr>
            </w:pPr>
            <w:r w:rsidRPr="001A14D3">
              <w:rPr>
                <w:rFonts w:cs="B Nazanin"/>
                <w:rtl/>
              </w:rPr>
              <w:t>تاریخ: 27/06/99</w:t>
            </w:r>
          </w:p>
        </w:tc>
        <w:tc>
          <w:tcPr>
            <w:tcW w:w="3412" w:type="dxa"/>
            <w:shd w:val="clear" w:color="auto" w:fill="FFFF00"/>
          </w:tcPr>
          <w:p w:rsidR="00131BAA" w:rsidRPr="001A14D3" w:rsidRDefault="00131BAA" w:rsidP="00B70123">
            <w:pPr>
              <w:rPr>
                <w:rFonts w:cs="B Nazanin"/>
                <w:rtl/>
              </w:rPr>
            </w:pPr>
            <w:r w:rsidRPr="001A14D3">
              <w:rPr>
                <w:rFonts w:cs="B Nazanin"/>
                <w:rtl/>
              </w:rPr>
              <w:t>اولویت: بالا</w:t>
            </w:r>
          </w:p>
        </w:tc>
      </w:tr>
      <w:tr w:rsidR="00131BAA" w:rsidRPr="001A14D3" w:rsidTr="00B70123">
        <w:tc>
          <w:tcPr>
            <w:tcW w:w="2580" w:type="dxa"/>
            <w:shd w:val="clear" w:color="auto" w:fill="FFFF00"/>
          </w:tcPr>
          <w:p w:rsidR="00131BAA" w:rsidRPr="001A14D3" w:rsidRDefault="00131BAA" w:rsidP="00B70123">
            <w:pPr>
              <w:rPr>
                <w:rFonts w:cs="B Nazanin"/>
                <w:rtl/>
              </w:rPr>
            </w:pPr>
            <w:r w:rsidRPr="001A14D3">
              <w:rPr>
                <w:rFonts w:cs="B Nazanin"/>
                <w:rtl/>
              </w:rPr>
              <w:t>وضعیت: در دست تولید</w:t>
            </w:r>
          </w:p>
        </w:tc>
        <w:tc>
          <w:tcPr>
            <w:tcW w:w="3024" w:type="dxa"/>
            <w:gridSpan w:val="2"/>
            <w:shd w:val="clear" w:color="auto" w:fill="FFFF00"/>
          </w:tcPr>
          <w:p w:rsidR="00131BAA" w:rsidRPr="001A14D3" w:rsidRDefault="00131BAA" w:rsidP="00B70123">
            <w:pPr>
              <w:rPr>
                <w:rFonts w:cs="B Nazanin"/>
                <w:rtl/>
              </w:rPr>
            </w:pPr>
            <w:r w:rsidRPr="001A14D3">
              <w:rPr>
                <w:rFonts w:cs="B Nazanin"/>
                <w:rtl/>
              </w:rPr>
              <w:t>زمان:1 نفر/ساعت</w:t>
            </w:r>
          </w:p>
        </w:tc>
        <w:tc>
          <w:tcPr>
            <w:tcW w:w="3412" w:type="dxa"/>
            <w:shd w:val="clear" w:color="auto" w:fill="FFFF00"/>
          </w:tcPr>
          <w:p w:rsidR="00131BAA" w:rsidRPr="001A14D3" w:rsidRDefault="00131BAA" w:rsidP="00B70123">
            <w:pPr>
              <w:rPr>
                <w:rFonts w:cs="B Nazanin"/>
                <w:rtl/>
              </w:rPr>
            </w:pPr>
            <w:r w:rsidRPr="001A14D3">
              <w:rPr>
                <w:rFonts w:cs="B Nazanin"/>
                <w:rtl/>
              </w:rPr>
              <w:t>سختی: متوسط</w:t>
            </w:r>
          </w:p>
        </w:tc>
      </w:tr>
      <w:tr w:rsidR="00131BAA" w:rsidRPr="001A14D3" w:rsidTr="00B70123">
        <w:tc>
          <w:tcPr>
            <w:tcW w:w="9016" w:type="dxa"/>
            <w:gridSpan w:val="4"/>
            <w:shd w:val="clear" w:color="auto" w:fill="FFC000"/>
          </w:tcPr>
          <w:p w:rsidR="00131BAA" w:rsidRPr="001A14D3" w:rsidRDefault="00131BAA" w:rsidP="00B70123">
            <w:pPr>
              <w:rPr>
                <w:rFonts w:cs="B Nazanin"/>
                <w:rtl/>
              </w:rPr>
            </w:pPr>
            <w:r w:rsidRPr="001A14D3">
              <w:rPr>
                <w:rFonts w:cs="B Nazanin"/>
                <w:rtl/>
              </w:rPr>
              <w:t>ابزار</w:t>
            </w:r>
          </w:p>
        </w:tc>
      </w:tr>
    </w:tbl>
    <w:p w:rsidR="00131BAA" w:rsidRPr="001A14D3" w:rsidRDefault="00131BAA" w:rsidP="00131BAA">
      <w:pPr>
        <w:jc w:val="center"/>
        <w:rPr>
          <w:rFonts w:cs="B Nazanin"/>
          <w:rtl/>
        </w:rPr>
      </w:pPr>
    </w:p>
    <w:p w:rsidR="006473CA" w:rsidRPr="001A14D3" w:rsidRDefault="006473CA" w:rsidP="00131BAA">
      <w:pPr>
        <w:jc w:val="center"/>
        <w:rPr>
          <w:rFonts w:cs="B Nazanin"/>
          <w:rtl/>
        </w:rPr>
      </w:pPr>
    </w:p>
    <w:tbl>
      <w:tblPr>
        <w:tblStyle w:val="TableGrid"/>
        <w:bidiVisual/>
        <w:tblW w:w="0" w:type="auto"/>
        <w:tblLook w:val="04A0" w:firstRow="1" w:lastRow="0" w:firstColumn="1" w:lastColumn="0" w:noHBand="0" w:noVBand="1"/>
      </w:tblPr>
      <w:tblGrid>
        <w:gridCol w:w="2580"/>
        <w:gridCol w:w="1896"/>
        <w:gridCol w:w="1128"/>
        <w:gridCol w:w="3412"/>
      </w:tblGrid>
      <w:tr w:rsidR="00131BAA" w:rsidRPr="001A14D3" w:rsidTr="00B70123">
        <w:tc>
          <w:tcPr>
            <w:tcW w:w="9016" w:type="dxa"/>
            <w:gridSpan w:val="4"/>
            <w:shd w:val="clear" w:color="auto" w:fill="000000" w:themeFill="text1"/>
          </w:tcPr>
          <w:p w:rsidR="00131BAA" w:rsidRPr="001A14D3" w:rsidRDefault="00131BAA" w:rsidP="00B70123">
            <w:pPr>
              <w:tabs>
                <w:tab w:val="left" w:pos="4204"/>
                <w:tab w:val="center" w:pos="4400"/>
              </w:tabs>
              <w:bidi w:val="0"/>
              <w:rPr>
                <w:rFonts w:cs="B Nazanin"/>
              </w:rPr>
            </w:pPr>
            <w:r w:rsidRPr="001A14D3">
              <w:rPr>
                <w:rFonts w:cs="B Nazanin"/>
              </w:rPr>
              <w:t>ID: US09</w:t>
            </w:r>
          </w:p>
        </w:tc>
      </w:tr>
      <w:tr w:rsidR="00131BAA" w:rsidRPr="001A14D3" w:rsidTr="00B70123">
        <w:tc>
          <w:tcPr>
            <w:tcW w:w="9016" w:type="dxa"/>
            <w:gridSpan w:val="4"/>
            <w:shd w:val="clear" w:color="auto" w:fill="DEEAF6" w:themeFill="accent1" w:themeFillTint="33"/>
          </w:tcPr>
          <w:p w:rsidR="00131BAA" w:rsidRPr="001A14D3" w:rsidRDefault="00131BAA" w:rsidP="00B70123">
            <w:pPr>
              <w:tabs>
                <w:tab w:val="center" w:pos="4400"/>
              </w:tabs>
              <w:rPr>
                <w:rFonts w:cs="B Nazanin"/>
                <w:rtl/>
              </w:rPr>
            </w:pPr>
            <w:r w:rsidRPr="001A14D3">
              <w:rPr>
                <w:rFonts w:cs="B Nazanin"/>
                <w:rtl/>
              </w:rPr>
              <w:t>عنوان: ثبت نام</w:t>
            </w:r>
            <w:r w:rsidRPr="001A14D3">
              <w:rPr>
                <w:rFonts w:cs="B Nazanin"/>
                <w:rtl/>
              </w:rPr>
              <w:tab/>
            </w:r>
          </w:p>
        </w:tc>
      </w:tr>
      <w:tr w:rsidR="00131BAA" w:rsidRPr="001A14D3" w:rsidTr="00B70123">
        <w:trPr>
          <w:trHeight w:val="1401"/>
        </w:trPr>
        <w:tc>
          <w:tcPr>
            <w:tcW w:w="4476" w:type="dxa"/>
            <w:gridSpan w:val="2"/>
            <w:shd w:val="clear" w:color="auto" w:fill="EDEDED" w:themeFill="accent3" w:themeFillTint="33"/>
          </w:tcPr>
          <w:p w:rsidR="00131BAA" w:rsidRPr="001A14D3" w:rsidRDefault="00131BAA" w:rsidP="00B70123">
            <w:pPr>
              <w:jc w:val="both"/>
              <w:rPr>
                <w:rFonts w:cs="B Nazanin"/>
                <w:rtl/>
              </w:rPr>
            </w:pPr>
            <w:r w:rsidRPr="001A14D3">
              <w:rPr>
                <w:rFonts w:cs="B Nazanin"/>
                <w:rtl/>
              </w:rPr>
              <w:t xml:space="preserve">شرح: </w:t>
            </w:r>
            <w:r w:rsidRPr="001A14D3">
              <w:rPr>
                <w:rFonts w:cs="B Nazanin"/>
                <w:u w:val="single"/>
                <w:rtl/>
              </w:rPr>
              <w:t>به عنوان</w:t>
            </w:r>
            <w:r w:rsidRPr="001A14D3">
              <w:rPr>
                <w:rFonts w:cs="B Nazanin"/>
                <w:rtl/>
              </w:rPr>
              <w:t xml:space="preserve"> یک کاربر برای ایجاد حساب مشتری ، بعد از ورود به اپلیکیشن و انتخاب گزینه ی "ثبت نام" ، وارد صفحه ای </w:t>
            </w:r>
            <w:r w:rsidRPr="001A14D3">
              <w:rPr>
                <w:rFonts w:cs="B Nazanin"/>
                <w:u w:val="single"/>
                <w:rtl/>
              </w:rPr>
              <w:t>بشوم</w:t>
            </w:r>
            <w:r w:rsidRPr="001A14D3">
              <w:rPr>
                <w:rFonts w:cs="B Nazanin"/>
                <w:rtl/>
              </w:rPr>
              <w:t xml:space="preserve"> که از من ، اطلاعات کاربری ام را بخواهد و با وارد کردن فیلد های مربوطه و فشردن گزینه ی "تکمیل ثبت نام" ، فرآیند ثبت نام من کامل گردد.</w:t>
            </w:r>
            <w:r w:rsidRPr="001A14D3">
              <w:rPr>
                <w:rFonts w:cs="B Nazanin"/>
              </w:rPr>
              <w:t xml:space="preserve"> </w:t>
            </w:r>
            <w:r w:rsidRPr="001A14D3">
              <w:rPr>
                <w:rFonts w:cs="B Nazanin" w:hint="cs"/>
                <w:rtl/>
              </w:rPr>
              <w:t xml:space="preserve">و بعد به صفحه </w:t>
            </w:r>
            <w:r w:rsidRPr="001A14D3">
              <w:rPr>
                <w:rFonts w:cs="B Nazanin"/>
              </w:rPr>
              <w:t>login</w:t>
            </w:r>
            <w:r w:rsidRPr="001A14D3">
              <w:rPr>
                <w:rFonts w:cs="B Nazanin" w:hint="cs"/>
                <w:rtl/>
              </w:rPr>
              <w:t xml:space="preserve"> هدایت شوم .</w:t>
            </w:r>
          </w:p>
        </w:tc>
        <w:tc>
          <w:tcPr>
            <w:tcW w:w="4540" w:type="dxa"/>
            <w:gridSpan w:val="2"/>
            <w:shd w:val="clear" w:color="auto" w:fill="EDEDED" w:themeFill="accent3" w:themeFillTint="33"/>
          </w:tcPr>
          <w:p w:rsidR="00131BAA" w:rsidRPr="001A14D3" w:rsidRDefault="00131BAA" w:rsidP="00B70123">
            <w:pPr>
              <w:rPr>
                <w:rFonts w:cs="B Nazanin"/>
                <w:rtl/>
              </w:rPr>
            </w:pPr>
            <w:r w:rsidRPr="001A14D3">
              <w:rPr>
                <w:rFonts w:cs="B Nazanin"/>
                <w:rtl/>
              </w:rPr>
              <w:t>تاییدیه:</w:t>
            </w:r>
          </w:p>
          <w:p w:rsidR="00131BAA" w:rsidRPr="001A14D3" w:rsidRDefault="00131BAA" w:rsidP="00B70123">
            <w:pPr>
              <w:jc w:val="both"/>
              <w:rPr>
                <w:rFonts w:cs="B Nazanin"/>
                <w:rtl/>
              </w:rPr>
            </w:pPr>
            <w:r w:rsidRPr="001A14D3">
              <w:rPr>
                <w:rFonts w:cs="B Nazanin"/>
              </w:rPr>
              <w: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فیلد</w:t>
            </w:r>
            <w:r w:rsidRPr="001A14D3">
              <w:rPr>
                <w:rFonts w:cs="B Nazanin"/>
                <w:rtl/>
              </w:rPr>
              <w:t xml:space="preserve"> </w:t>
            </w:r>
            <w:r w:rsidRPr="001A14D3">
              <w:rPr>
                <w:rFonts w:cs="B Nazanin" w:hint="cs"/>
                <w:rtl/>
              </w:rPr>
              <w:t>ها</w:t>
            </w:r>
            <w:r w:rsidRPr="001A14D3">
              <w:rPr>
                <w:rFonts w:cs="B Nazanin"/>
                <w:rtl/>
              </w:rPr>
              <w:t xml:space="preserve"> </w:t>
            </w:r>
            <w:r w:rsidRPr="001A14D3">
              <w:rPr>
                <w:rFonts w:cs="B Nazanin" w:hint="cs"/>
                <w:rtl/>
              </w:rPr>
              <w:t>باید</w:t>
            </w:r>
            <w:r w:rsidRPr="001A14D3">
              <w:rPr>
                <w:rFonts w:cs="B Nazanin"/>
                <w:rtl/>
              </w:rPr>
              <w:t xml:space="preserve"> </w:t>
            </w:r>
            <w:r w:rsidRPr="001A14D3">
              <w:rPr>
                <w:rFonts w:cs="B Nazanin" w:hint="cs"/>
                <w:rtl/>
              </w:rPr>
              <w:t>قابلیت</w:t>
            </w:r>
            <w:r w:rsidRPr="001A14D3">
              <w:rPr>
                <w:rFonts w:cs="B Nazanin"/>
                <w:rtl/>
              </w:rPr>
              <w:t xml:space="preserve"> </w:t>
            </w:r>
            <w:r w:rsidRPr="001A14D3">
              <w:rPr>
                <w:rFonts w:cs="B Nazanin" w:hint="cs"/>
                <w:rtl/>
              </w:rPr>
              <w:t>ویرایش</w:t>
            </w:r>
            <w:r w:rsidRPr="001A14D3">
              <w:rPr>
                <w:rFonts w:cs="B Nazanin"/>
                <w:rtl/>
              </w:rPr>
              <w:t xml:space="preserve"> </w:t>
            </w:r>
            <w:r w:rsidRPr="001A14D3">
              <w:rPr>
                <w:rFonts w:cs="B Nazanin" w:hint="cs"/>
                <w:rtl/>
              </w:rPr>
              <w:t>مجدد</w:t>
            </w:r>
            <w:r w:rsidRPr="001A14D3">
              <w:rPr>
                <w:rFonts w:cs="B Nazanin"/>
                <w:rtl/>
              </w:rPr>
              <w:t xml:space="preserve"> </w:t>
            </w:r>
            <w:r w:rsidRPr="001A14D3">
              <w:rPr>
                <w:rFonts w:cs="B Nazanin" w:hint="cs"/>
                <w:rtl/>
              </w:rPr>
              <w:t>را</w:t>
            </w:r>
            <w:r w:rsidRPr="001A14D3">
              <w:rPr>
                <w:rFonts w:cs="B Nazanin"/>
                <w:rtl/>
              </w:rPr>
              <w:t xml:space="preserve"> </w:t>
            </w:r>
            <w:r w:rsidRPr="001A14D3">
              <w:rPr>
                <w:rFonts w:cs="B Nazanin" w:hint="cs"/>
                <w:rtl/>
              </w:rPr>
              <w:t>داشته</w:t>
            </w:r>
            <w:r w:rsidRPr="001A14D3">
              <w:rPr>
                <w:rFonts w:cs="B Nazanin"/>
                <w:rtl/>
              </w:rPr>
              <w:t xml:space="preserve"> </w:t>
            </w:r>
            <w:r w:rsidRPr="001A14D3">
              <w:rPr>
                <w:rFonts w:cs="B Nazanin" w:hint="cs"/>
                <w:rtl/>
              </w:rPr>
              <w:t>باشند</w:t>
            </w:r>
            <w:r w:rsidRPr="001A14D3">
              <w:rPr>
                <w:rFonts w:cs="B Nazanin"/>
                <w:rtl/>
              </w:rPr>
              <w:t xml:space="preserve"> </w:t>
            </w:r>
            <w:r w:rsidRPr="001A14D3">
              <w:rPr>
                <w:rFonts w:cs="B Nazanin" w:hint="cs"/>
                <w:rtl/>
              </w:rPr>
              <w:t>و</w:t>
            </w:r>
            <w:r w:rsidRPr="001A14D3">
              <w:rPr>
                <w:rFonts w:cs="B Nazanin"/>
                <w:rtl/>
              </w:rPr>
              <w:t xml:space="preserve"> </w:t>
            </w:r>
            <w:r w:rsidRPr="001A14D3">
              <w:rPr>
                <w:rFonts w:cs="B Nazanin" w:hint="cs"/>
                <w:rtl/>
              </w:rPr>
              <w:t>با</w:t>
            </w:r>
            <w:r w:rsidRPr="001A14D3">
              <w:rPr>
                <w:rFonts w:cs="B Nazanin"/>
                <w:rtl/>
              </w:rPr>
              <w:t xml:space="preserve"> </w:t>
            </w:r>
            <w:r w:rsidRPr="001A14D3">
              <w:rPr>
                <w:rFonts w:cs="B Nazanin" w:hint="cs"/>
                <w:rtl/>
              </w:rPr>
              <w:t>زدن</w:t>
            </w:r>
            <w:r w:rsidRPr="001A14D3">
              <w:rPr>
                <w:rFonts w:cs="B Nazanin"/>
                <w:rtl/>
              </w:rPr>
              <w:t xml:space="preserve"> </w:t>
            </w:r>
            <w:r w:rsidRPr="001A14D3">
              <w:rPr>
                <w:rFonts w:cs="B Nazanin" w:hint="cs"/>
                <w:rtl/>
              </w:rPr>
              <w:t>گزینه</w:t>
            </w:r>
            <w:r w:rsidRPr="001A14D3">
              <w:rPr>
                <w:rFonts w:cs="B Nazanin"/>
                <w:rtl/>
              </w:rPr>
              <w:t xml:space="preserve"> </w:t>
            </w:r>
            <w:r w:rsidRPr="001A14D3">
              <w:rPr>
                <w:rFonts w:cs="B Nazanin" w:hint="cs"/>
                <w:rtl/>
              </w:rPr>
              <w:t>تکمیل</w:t>
            </w:r>
            <w:r w:rsidRPr="001A14D3">
              <w:rPr>
                <w:rFonts w:cs="B Nazanin"/>
                <w:rtl/>
              </w:rPr>
              <w:t xml:space="preserve"> </w:t>
            </w:r>
            <w:r w:rsidRPr="001A14D3">
              <w:rPr>
                <w:rFonts w:cs="B Nazanin" w:hint="cs"/>
                <w:rtl/>
              </w:rPr>
              <w:t>ثبت</w:t>
            </w:r>
            <w:r w:rsidRPr="001A14D3">
              <w:rPr>
                <w:rFonts w:cs="B Nazanin"/>
                <w:rtl/>
              </w:rPr>
              <w:t xml:space="preserve"> </w:t>
            </w:r>
            <w:r w:rsidRPr="001A14D3">
              <w:rPr>
                <w:rFonts w:cs="B Nazanin" w:hint="cs"/>
                <w:rtl/>
              </w:rPr>
              <w:t>ن</w:t>
            </w:r>
            <w:r w:rsidRPr="001A14D3">
              <w:rPr>
                <w:rFonts w:cs="B Nazanin"/>
                <w:rtl/>
              </w:rPr>
              <w:t xml:space="preserve">ام ، اطلاعات کاربر باید وارد سیستم </w:t>
            </w:r>
            <w:r w:rsidRPr="001A14D3">
              <w:rPr>
                <w:rFonts w:cs="B Nazanin"/>
              </w:rPr>
              <w:t>(DB)</w:t>
            </w:r>
            <w:r w:rsidRPr="001A14D3">
              <w:rPr>
                <w:rFonts w:cs="B Nazanin"/>
                <w:rtl/>
              </w:rPr>
              <w:t>شده باشد و بتواند بار دیگر در سیستم ورود کند</w:t>
            </w:r>
          </w:p>
          <w:p w:rsidR="00131BAA" w:rsidRPr="001A14D3" w:rsidRDefault="00131BAA" w:rsidP="00B70123">
            <w:pPr>
              <w:jc w:val="both"/>
              <w:rPr>
                <w:rFonts w:cs="B Nazanin"/>
              </w:rPr>
            </w:pPr>
            <w:r w:rsidRPr="001A14D3">
              <w:rPr>
                <w:rFonts w:cs="B Nazanin"/>
              </w:rPr>
              <w:t>(save token in back-end)</w:t>
            </w:r>
          </w:p>
          <w:p w:rsidR="00131BAA" w:rsidRPr="001A14D3" w:rsidRDefault="00131BAA" w:rsidP="00B70123">
            <w:pPr>
              <w:jc w:val="both"/>
              <w:rPr>
                <w:rFonts w:cs="B Nazanin"/>
              </w:rPr>
            </w:pPr>
            <w:r w:rsidRPr="001A14D3">
              <w:rPr>
                <w:rFonts w:cs="B Nazanin"/>
                <w:rtl/>
              </w:rPr>
              <w:t>.</w:t>
            </w:r>
            <w:r w:rsidRPr="001A14D3">
              <w:rPr>
                <w:rFonts w:cs="B Nazanin"/>
              </w:rPr>
              <w:t xml:space="preserve"> Not-scope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درصورتی</w:t>
            </w:r>
            <w:r w:rsidRPr="001A14D3">
              <w:rPr>
                <w:rFonts w:cs="B Nazanin"/>
                <w:rtl/>
              </w:rPr>
              <w:t xml:space="preserve"> </w:t>
            </w:r>
            <w:r w:rsidRPr="001A14D3">
              <w:rPr>
                <w:rFonts w:cs="B Nazanin" w:hint="cs"/>
                <w:rtl/>
              </w:rPr>
              <w:t>که</w:t>
            </w:r>
            <w:r w:rsidRPr="001A14D3">
              <w:rPr>
                <w:rFonts w:cs="B Nazanin"/>
                <w:rtl/>
              </w:rPr>
              <w:t xml:space="preserve"> </w:t>
            </w:r>
            <w:r w:rsidRPr="001A14D3">
              <w:rPr>
                <w:rFonts w:cs="B Nazanin" w:hint="cs"/>
                <w:rtl/>
              </w:rPr>
              <w:t>اطلاعات</w:t>
            </w:r>
            <w:r w:rsidRPr="001A14D3">
              <w:rPr>
                <w:rFonts w:cs="B Nazanin"/>
                <w:rtl/>
              </w:rPr>
              <w:t xml:space="preserve"> </w:t>
            </w:r>
            <w:r w:rsidRPr="001A14D3">
              <w:rPr>
                <w:rFonts w:cs="B Nazanin" w:hint="cs"/>
                <w:rtl/>
              </w:rPr>
              <w:t>وارد</w:t>
            </w:r>
            <w:r w:rsidRPr="001A14D3">
              <w:rPr>
                <w:rFonts w:cs="B Nazanin"/>
                <w:rtl/>
              </w:rPr>
              <w:t xml:space="preserve"> </w:t>
            </w:r>
            <w:r w:rsidRPr="001A14D3">
              <w:rPr>
                <w:rFonts w:cs="B Nazanin" w:hint="cs"/>
                <w:rtl/>
              </w:rPr>
              <w:t>شده</w:t>
            </w:r>
            <w:r w:rsidRPr="001A14D3">
              <w:rPr>
                <w:rFonts w:cs="B Nazanin"/>
                <w:rtl/>
              </w:rPr>
              <w:t xml:space="preserve"> </w:t>
            </w:r>
            <w:r w:rsidRPr="001A14D3">
              <w:rPr>
                <w:rFonts w:cs="B Nazanin" w:hint="cs"/>
                <w:rtl/>
              </w:rPr>
              <w:t>برای</w:t>
            </w:r>
            <w:r w:rsidRPr="001A14D3">
              <w:rPr>
                <w:rFonts w:cs="B Nazanin"/>
                <w:rtl/>
              </w:rPr>
              <w:t xml:space="preserve"> </w:t>
            </w:r>
            <w:r w:rsidRPr="001A14D3">
              <w:rPr>
                <w:rFonts w:cs="B Nazanin" w:hint="cs"/>
                <w:rtl/>
              </w:rPr>
              <w:t>ثبت</w:t>
            </w:r>
            <w:r w:rsidRPr="001A14D3">
              <w:rPr>
                <w:rFonts w:cs="B Nazanin"/>
                <w:rtl/>
              </w:rPr>
              <w:t xml:space="preserve"> </w:t>
            </w:r>
            <w:r w:rsidRPr="001A14D3">
              <w:rPr>
                <w:rFonts w:cs="B Nazanin" w:hint="cs"/>
                <w:rtl/>
              </w:rPr>
              <w:t>نام</w:t>
            </w:r>
            <w:r w:rsidRPr="001A14D3">
              <w:rPr>
                <w:rFonts w:cs="B Nazanin"/>
                <w:rtl/>
              </w:rPr>
              <w:t xml:space="preserve"> </w:t>
            </w:r>
            <w:r w:rsidRPr="001A14D3">
              <w:rPr>
                <w:rFonts w:cs="B Nazanin" w:hint="cs"/>
                <w:rtl/>
              </w:rPr>
              <w:t>کاربر</w:t>
            </w:r>
            <w:r w:rsidRPr="001A14D3">
              <w:rPr>
                <w:rFonts w:cs="B Nazanin"/>
                <w:rtl/>
              </w:rPr>
              <w:t xml:space="preserve"> </w:t>
            </w:r>
            <w:r w:rsidRPr="001A14D3">
              <w:rPr>
                <w:rFonts w:cs="B Nazanin" w:hint="cs"/>
                <w:rtl/>
              </w:rPr>
              <w:t>با</w:t>
            </w:r>
            <w:r w:rsidRPr="001A14D3">
              <w:rPr>
                <w:rFonts w:cs="B Nazanin"/>
                <w:rtl/>
              </w:rPr>
              <w:t xml:space="preserve"> </w:t>
            </w:r>
            <w:r w:rsidRPr="001A14D3">
              <w:rPr>
                <w:rFonts w:cs="B Nazanin" w:hint="cs"/>
                <w:rtl/>
              </w:rPr>
              <w:t>کاربران</w:t>
            </w:r>
            <w:r w:rsidRPr="001A14D3">
              <w:rPr>
                <w:rFonts w:cs="B Nazanin"/>
                <w:rtl/>
              </w:rPr>
              <w:t xml:space="preserve"> </w:t>
            </w:r>
            <w:r w:rsidRPr="001A14D3">
              <w:rPr>
                <w:rFonts w:cs="B Nazanin" w:hint="cs"/>
                <w:rtl/>
              </w:rPr>
              <w:t>ثبت</w:t>
            </w:r>
            <w:r w:rsidRPr="001A14D3">
              <w:rPr>
                <w:rFonts w:cs="B Nazanin"/>
                <w:rtl/>
              </w:rPr>
              <w:t xml:space="preserve"> </w:t>
            </w:r>
            <w:r w:rsidRPr="001A14D3">
              <w:rPr>
                <w:rFonts w:cs="B Nazanin" w:hint="cs"/>
                <w:rtl/>
              </w:rPr>
              <w:t>شده</w:t>
            </w:r>
            <w:r w:rsidRPr="001A14D3">
              <w:rPr>
                <w:rFonts w:cs="B Nazanin"/>
                <w:rtl/>
              </w:rPr>
              <w:t xml:space="preserve"> </w:t>
            </w:r>
            <w:r w:rsidRPr="001A14D3">
              <w:rPr>
                <w:rFonts w:cs="B Nazanin" w:hint="cs"/>
                <w:rtl/>
              </w:rPr>
              <w:t>در</w:t>
            </w:r>
            <w:r w:rsidRPr="001A14D3">
              <w:rPr>
                <w:rFonts w:cs="B Nazanin"/>
                <w:rtl/>
              </w:rPr>
              <w:t xml:space="preserve"> </w:t>
            </w:r>
            <w:r w:rsidRPr="001A14D3">
              <w:rPr>
                <w:rFonts w:cs="B Nazanin" w:hint="cs"/>
                <w:rtl/>
              </w:rPr>
              <w:t>گذشته</w:t>
            </w:r>
            <w:r w:rsidRPr="001A14D3">
              <w:rPr>
                <w:rFonts w:cs="B Nazanin"/>
                <w:rtl/>
              </w:rPr>
              <w:t xml:space="preserve"> </w:t>
            </w:r>
            <w:r w:rsidRPr="001A14D3">
              <w:rPr>
                <w:rFonts w:cs="B Nazanin" w:hint="cs"/>
                <w:rtl/>
              </w:rPr>
              <w:t>یکسان</w:t>
            </w:r>
            <w:r w:rsidRPr="001A14D3">
              <w:rPr>
                <w:rFonts w:cs="B Nazanin"/>
                <w:rtl/>
              </w:rPr>
              <w:t xml:space="preserve"> </w:t>
            </w:r>
            <w:r w:rsidRPr="001A14D3">
              <w:rPr>
                <w:rFonts w:cs="B Nazanin" w:hint="cs"/>
                <w:rtl/>
              </w:rPr>
              <w:t>باشد</w:t>
            </w:r>
            <w:r w:rsidRPr="001A14D3">
              <w:rPr>
                <w:rFonts w:cs="B Nazanin"/>
                <w:rtl/>
              </w:rPr>
              <w:t xml:space="preserve"> </w:t>
            </w:r>
            <w:r w:rsidRPr="001A14D3">
              <w:rPr>
                <w:rFonts w:cs="B Nazanin" w:hint="cs"/>
                <w:rtl/>
              </w:rPr>
              <w:t>،</w:t>
            </w:r>
            <w:r w:rsidRPr="001A14D3">
              <w:rPr>
                <w:rFonts w:cs="B Nazanin"/>
                <w:rtl/>
              </w:rPr>
              <w:t xml:space="preserve"> </w:t>
            </w:r>
            <w:r w:rsidRPr="001A14D3">
              <w:rPr>
                <w:rFonts w:cs="B Nazanin" w:hint="cs"/>
                <w:rtl/>
              </w:rPr>
              <w:t>نباید</w:t>
            </w:r>
            <w:r w:rsidRPr="001A14D3">
              <w:rPr>
                <w:rFonts w:cs="B Nazanin"/>
                <w:rtl/>
              </w:rPr>
              <w:t xml:space="preserve"> </w:t>
            </w:r>
            <w:r w:rsidRPr="001A14D3">
              <w:rPr>
                <w:rFonts w:cs="B Nazanin" w:hint="cs"/>
                <w:rtl/>
              </w:rPr>
              <w:t>اجازه</w:t>
            </w:r>
            <w:r w:rsidRPr="001A14D3">
              <w:rPr>
                <w:rFonts w:cs="B Nazanin"/>
                <w:rtl/>
              </w:rPr>
              <w:t xml:space="preserve"> </w:t>
            </w:r>
            <w:r w:rsidRPr="001A14D3">
              <w:rPr>
                <w:rFonts w:cs="B Nazanin" w:hint="cs"/>
                <w:rtl/>
              </w:rPr>
              <w:t>ی</w:t>
            </w:r>
            <w:r w:rsidRPr="001A14D3">
              <w:rPr>
                <w:rFonts w:cs="B Nazanin"/>
                <w:rtl/>
              </w:rPr>
              <w:t xml:space="preserve"> </w:t>
            </w:r>
            <w:r w:rsidRPr="001A14D3">
              <w:rPr>
                <w:rFonts w:cs="B Nazanin" w:hint="cs"/>
                <w:rtl/>
              </w:rPr>
              <w:lastRenderedPageBreak/>
              <w:t>تکمیل</w:t>
            </w:r>
            <w:r w:rsidRPr="001A14D3">
              <w:rPr>
                <w:rFonts w:cs="B Nazanin"/>
                <w:rtl/>
              </w:rPr>
              <w:t xml:space="preserve"> </w:t>
            </w:r>
            <w:r w:rsidRPr="001A14D3">
              <w:rPr>
                <w:rFonts w:cs="B Nazanin" w:hint="cs"/>
                <w:rtl/>
              </w:rPr>
              <w:t>ثبت</w:t>
            </w:r>
            <w:r w:rsidRPr="001A14D3">
              <w:rPr>
                <w:rFonts w:cs="B Nazanin"/>
                <w:rtl/>
              </w:rPr>
              <w:t xml:space="preserve"> </w:t>
            </w:r>
            <w:r w:rsidRPr="001A14D3">
              <w:rPr>
                <w:rFonts w:cs="B Nazanin" w:hint="cs"/>
                <w:rtl/>
              </w:rPr>
              <w:t>نام</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مشتری</w:t>
            </w:r>
            <w:r w:rsidRPr="001A14D3">
              <w:rPr>
                <w:rFonts w:cs="B Nazanin"/>
                <w:rtl/>
              </w:rPr>
              <w:t xml:space="preserve"> </w:t>
            </w:r>
            <w:r w:rsidRPr="001A14D3">
              <w:rPr>
                <w:rFonts w:cs="B Nazanin" w:hint="cs"/>
                <w:rtl/>
              </w:rPr>
              <w:t>داده</w:t>
            </w:r>
            <w:r w:rsidRPr="001A14D3">
              <w:rPr>
                <w:rFonts w:cs="B Nazanin"/>
                <w:rtl/>
              </w:rPr>
              <w:t xml:space="preserve"> </w:t>
            </w:r>
            <w:r w:rsidRPr="001A14D3">
              <w:rPr>
                <w:rFonts w:cs="B Nazanin" w:hint="cs"/>
                <w:rtl/>
              </w:rPr>
              <w:t>شود</w:t>
            </w:r>
            <w:r w:rsidRPr="001A14D3">
              <w:rPr>
                <w:rFonts w:cs="B Nazanin"/>
                <w:rtl/>
              </w:rPr>
              <w:t xml:space="preserve"> </w:t>
            </w:r>
            <w:r w:rsidRPr="001A14D3">
              <w:rPr>
                <w:rFonts w:cs="B Nazanin" w:hint="cs"/>
                <w:rtl/>
              </w:rPr>
              <w:t>و</w:t>
            </w:r>
            <w:r w:rsidRPr="001A14D3">
              <w:rPr>
                <w:rFonts w:cs="B Nazanin"/>
                <w:rtl/>
              </w:rPr>
              <w:t xml:space="preserve"> </w:t>
            </w:r>
            <w:r w:rsidRPr="001A14D3">
              <w:rPr>
                <w:rFonts w:cs="B Nazanin" w:hint="cs"/>
                <w:rtl/>
              </w:rPr>
              <w:t>باید</w:t>
            </w:r>
            <w:r w:rsidRPr="001A14D3">
              <w:rPr>
                <w:rFonts w:cs="B Nazanin"/>
                <w:rtl/>
              </w:rPr>
              <w:t xml:space="preserve"> </w:t>
            </w:r>
            <w:r w:rsidRPr="001A14D3">
              <w:rPr>
                <w:rFonts w:cs="B Nazanin" w:hint="cs"/>
                <w:rtl/>
              </w:rPr>
              <w:t>پیغام</w:t>
            </w:r>
            <w:r w:rsidRPr="001A14D3">
              <w:rPr>
                <w:rFonts w:cs="B Nazanin"/>
                <w:rtl/>
              </w:rPr>
              <w:t xml:space="preserve"> </w:t>
            </w:r>
            <w:r w:rsidRPr="001A14D3">
              <w:rPr>
                <w:rFonts w:cs="B Nazanin" w:hint="cs"/>
                <w:rtl/>
              </w:rPr>
              <w:t>من</w:t>
            </w:r>
            <w:r w:rsidRPr="001A14D3">
              <w:rPr>
                <w:rFonts w:cs="B Nazanin"/>
                <w:rtl/>
              </w:rPr>
              <w:t>اسبی برای کاربر به نمایش در آید</w:t>
            </w:r>
            <w:r w:rsidRPr="001A14D3">
              <w:rPr>
                <w:rFonts w:cs="B Nazanin" w:hint="cs"/>
                <w:rtl/>
              </w:rPr>
              <w:t>: "شما قبلا ثبت نام کرده اید"</w:t>
            </w:r>
          </w:p>
        </w:tc>
      </w:tr>
      <w:tr w:rsidR="00131BAA" w:rsidRPr="001A14D3" w:rsidTr="00B70123">
        <w:tc>
          <w:tcPr>
            <w:tcW w:w="9016" w:type="dxa"/>
            <w:gridSpan w:val="4"/>
          </w:tcPr>
          <w:p w:rsidR="00131BAA" w:rsidRPr="001A14D3" w:rsidRDefault="00131BAA" w:rsidP="00B70123">
            <w:pPr>
              <w:rPr>
                <w:rFonts w:cs="B Nazanin"/>
                <w:rtl/>
              </w:rPr>
            </w:pPr>
            <w:r w:rsidRPr="001A14D3">
              <w:rPr>
                <w:rFonts w:cs="B Nazanin"/>
                <w:rtl/>
              </w:rPr>
              <w:lastRenderedPageBreak/>
              <w:t xml:space="preserve">داستان های مربوط: </w:t>
            </w:r>
          </w:p>
        </w:tc>
      </w:tr>
      <w:tr w:rsidR="00131BAA" w:rsidRPr="001A14D3" w:rsidTr="00B70123">
        <w:tc>
          <w:tcPr>
            <w:tcW w:w="2580" w:type="dxa"/>
            <w:shd w:val="clear" w:color="auto" w:fill="FFFF00"/>
          </w:tcPr>
          <w:p w:rsidR="00131BAA" w:rsidRPr="001A14D3" w:rsidRDefault="00131BAA" w:rsidP="00B70123">
            <w:pPr>
              <w:rPr>
                <w:rFonts w:cs="B Nazanin"/>
              </w:rPr>
            </w:pPr>
            <w:r w:rsidRPr="001A14D3">
              <w:rPr>
                <w:rFonts w:cs="B Nazanin"/>
                <w:rtl/>
              </w:rPr>
              <w:t xml:space="preserve">نویسنده: </w:t>
            </w:r>
            <w:r w:rsidRPr="001A14D3">
              <w:rPr>
                <w:rFonts w:cs="B Nazanin"/>
              </w:rPr>
              <w:t>MAMOMASA</w:t>
            </w:r>
          </w:p>
        </w:tc>
        <w:tc>
          <w:tcPr>
            <w:tcW w:w="3024" w:type="dxa"/>
            <w:gridSpan w:val="2"/>
            <w:shd w:val="clear" w:color="auto" w:fill="FFFF00"/>
          </w:tcPr>
          <w:p w:rsidR="00131BAA" w:rsidRPr="001A14D3" w:rsidRDefault="00131BAA" w:rsidP="00B70123">
            <w:pPr>
              <w:rPr>
                <w:rFonts w:cs="B Nazanin"/>
                <w:rtl/>
              </w:rPr>
            </w:pPr>
            <w:r w:rsidRPr="001A14D3">
              <w:rPr>
                <w:rFonts w:cs="B Nazanin"/>
                <w:rtl/>
              </w:rPr>
              <w:t>تاریخ: 27/06/99</w:t>
            </w:r>
          </w:p>
        </w:tc>
        <w:tc>
          <w:tcPr>
            <w:tcW w:w="3412" w:type="dxa"/>
            <w:shd w:val="clear" w:color="auto" w:fill="FFFF00"/>
          </w:tcPr>
          <w:p w:rsidR="00131BAA" w:rsidRPr="001A14D3" w:rsidRDefault="00131BAA" w:rsidP="00B70123">
            <w:pPr>
              <w:rPr>
                <w:rFonts w:cs="B Nazanin"/>
                <w:rtl/>
              </w:rPr>
            </w:pPr>
            <w:r w:rsidRPr="001A14D3">
              <w:rPr>
                <w:rFonts w:cs="B Nazanin"/>
                <w:rtl/>
              </w:rPr>
              <w:t>اولویت: بالا</w:t>
            </w:r>
          </w:p>
        </w:tc>
      </w:tr>
      <w:tr w:rsidR="00131BAA" w:rsidRPr="001A14D3" w:rsidTr="00B70123">
        <w:tc>
          <w:tcPr>
            <w:tcW w:w="2580" w:type="dxa"/>
            <w:shd w:val="clear" w:color="auto" w:fill="FFFF00"/>
          </w:tcPr>
          <w:p w:rsidR="00131BAA" w:rsidRPr="001A14D3" w:rsidRDefault="00131BAA" w:rsidP="00B70123">
            <w:pPr>
              <w:rPr>
                <w:rFonts w:cs="B Nazanin"/>
                <w:rtl/>
              </w:rPr>
            </w:pPr>
            <w:r w:rsidRPr="001A14D3">
              <w:rPr>
                <w:rFonts w:cs="B Nazanin"/>
                <w:rtl/>
              </w:rPr>
              <w:t>وضعیت: در دست تولید</w:t>
            </w:r>
          </w:p>
        </w:tc>
        <w:tc>
          <w:tcPr>
            <w:tcW w:w="3024" w:type="dxa"/>
            <w:gridSpan w:val="2"/>
            <w:shd w:val="clear" w:color="auto" w:fill="FFFF00"/>
          </w:tcPr>
          <w:p w:rsidR="00131BAA" w:rsidRPr="001A14D3" w:rsidRDefault="00131BAA" w:rsidP="00B70123">
            <w:pPr>
              <w:rPr>
                <w:rFonts w:cs="B Nazanin"/>
                <w:rtl/>
              </w:rPr>
            </w:pPr>
            <w:r w:rsidRPr="001A14D3">
              <w:rPr>
                <w:rFonts w:cs="B Nazanin"/>
                <w:rtl/>
              </w:rPr>
              <w:t>زمان:1 نفر/ساعت</w:t>
            </w:r>
          </w:p>
        </w:tc>
        <w:tc>
          <w:tcPr>
            <w:tcW w:w="3412" w:type="dxa"/>
            <w:shd w:val="clear" w:color="auto" w:fill="FFFF00"/>
          </w:tcPr>
          <w:p w:rsidR="00131BAA" w:rsidRPr="001A14D3" w:rsidRDefault="00131BAA" w:rsidP="00B70123">
            <w:pPr>
              <w:rPr>
                <w:rFonts w:cs="B Nazanin"/>
                <w:rtl/>
              </w:rPr>
            </w:pPr>
            <w:r w:rsidRPr="001A14D3">
              <w:rPr>
                <w:rFonts w:cs="B Nazanin"/>
                <w:rtl/>
              </w:rPr>
              <w:t>سختی: متوسط</w:t>
            </w:r>
          </w:p>
        </w:tc>
      </w:tr>
      <w:tr w:rsidR="00131BAA" w:rsidRPr="001A14D3" w:rsidTr="00B70123">
        <w:tc>
          <w:tcPr>
            <w:tcW w:w="9016" w:type="dxa"/>
            <w:gridSpan w:val="4"/>
            <w:shd w:val="clear" w:color="auto" w:fill="FFC000"/>
          </w:tcPr>
          <w:p w:rsidR="00131BAA" w:rsidRPr="001A14D3" w:rsidRDefault="00131BAA" w:rsidP="00B70123">
            <w:pPr>
              <w:rPr>
                <w:rFonts w:cs="B Nazanin"/>
                <w:rtl/>
              </w:rPr>
            </w:pPr>
            <w:r w:rsidRPr="001A14D3">
              <w:rPr>
                <w:rFonts w:cs="B Nazanin"/>
                <w:rtl/>
              </w:rPr>
              <w:t>ابزار</w:t>
            </w:r>
          </w:p>
        </w:tc>
      </w:tr>
    </w:tbl>
    <w:p w:rsidR="00131BAA" w:rsidRPr="001A14D3" w:rsidRDefault="00131BAA" w:rsidP="00131BAA">
      <w:pPr>
        <w:rPr>
          <w:rFonts w:cs="B Nazanin"/>
          <w:rtl/>
        </w:rPr>
      </w:pPr>
    </w:p>
    <w:p w:rsidR="00131BAA" w:rsidRPr="001A14D3" w:rsidRDefault="00131BAA" w:rsidP="00131BAA">
      <w:pPr>
        <w:rPr>
          <w:rFonts w:cs="B Nazanin"/>
          <w:rtl/>
        </w:rPr>
      </w:pPr>
    </w:p>
    <w:p w:rsidR="00131BAA" w:rsidRPr="001A14D3" w:rsidRDefault="00131BAA" w:rsidP="00131BAA">
      <w:pPr>
        <w:rPr>
          <w:rFonts w:cs="B Nazanin"/>
          <w:rtl/>
        </w:rPr>
      </w:pPr>
    </w:p>
    <w:p w:rsidR="00131BAA" w:rsidRDefault="00131BAA" w:rsidP="00131BAA">
      <w:pPr>
        <w:rPr>
          <w:rFonts w:cs="B Nazanin"/>
          <w:rtl/>
        </w:rPr>
      </w:pPr>
    </w:p>
    <w:p w:rsidR="004B4D3D" w:rsidRDefault="004B4D3D" w:rsidP="00131BAA">
      <w:pPr>
        <w:rPr>
          <w:rFonts w:cs="B Nazanin"/>
          <w:rtl/>
        </w:rPr>
      </w:pPr>
    </w:p>
    <w:p w:rsidR="004B4D3D" w:rsidRDefault="004B4D3D" w:rsidP="00131BAA">
      <w:pPr>
        <w:rPr>
          <w:rFonts w:cs="B Nazanin"/>
          <w:rtl/>
        </w:rPr>
      </w:pPr>
    </w:p>
    <w:p w:rsidR="004B4D3D" w:rsidRDefault="004B4D3D" w:rsidP="00131BAA">
      <w:pPr>
        <w:rPr>
          <w:rFonts w:cs="B Nazanin"/>
          <w:rtl/>
        </w:rPr>
      </w:pPr>
    </w:p>
    <w:p w:rsidR="004B4D3D" w:rsidRDefault="004B4D3D" w:rsidP="00131BAA">
      <w:pPr>
        <w:rPr>
          <w:rFonts w:cs="B Nazanin"/>
          <w:rtl/>
        </w:rPr>
      </w:pPr>
    </w:p>
    <w:p w:rsidR="004B4D3D" w:rsidRPr="001A14D3" w:rsidRDefault="004B4D3D" w:rsidP="00131BAA">
      <w:pPr>
        <w:rPr>
          <w:rFonts w:cs="B Nazanin"/>
          <w:rtl/>
        </w:rPr>
      </w:pPr>
    </w:p>
    <w:tbl>
      <w:tblPr>
        <w:tblStyle w:val="TableGrid"/>
        <w:bidiVisual/>
        <w:tblW w:w="0" w:type="auto"/>
        <w:tblLook w:val="04A0" w:firstRow="1" w:lastRow="0" w:firstColumn="1" w:lastColumn="0" w:noHBand="0" w:noVBand="1"/>
      </w:tblPr>
      <w:tblGrid>
        <w:gridCol w:w="2580"/>
        <w:gridCol w:w="1896"/>
        <w:gridCol w:w="1128"/>
        <w:gridCol w:w="3412"/>
      </w:tblGrid>
      <w:tr w:rsidR="00131BAA" w:rsidRPr="001A14D3" w:rsidTr="00B70123">
        <w:tc>
          <w:tcPr>
            <w:tcW w:w="9016" w:type="dxa"/>
            <w:gridSpan w:val="4"/>
            <w:shd w:val="clear" w:color="auto" w:fill="000000" w:themeFill="text1"/>
          </w:tcPr>
          <w:p w:rsidR="00131BAA" w:rsidRPr="001A14D3" w:rsidRDefault="00131BAA" w:rsidP="00B70123">
            <w:pPr>
              <w:tabs>
                <w:tab w:val="left" w:pos="4204"/>
                <w:tab w:val="center" w:pos="4400"/>
              </w:tabs>
              <w:bidi w:val="0"/>
              <w:rPr>
                <w:rFonts w:cs="B Nazanin"/>
              </w:rPr>
            </w:pPr>
            <w:r w:rsidRPr="001A14D3">
              <w:rPr>
                <w:rFonts w:cs="B Nazanin"/>
              </w:rPr>
              <w:t>ID: US10</w:t>
            </w:r>
          </w:p>
        </w:tc>
      </w:tr>
      <w:tr w:rsidR="00131BAA" w:rsidRPr="001A14D3" w:rsidTr="00B70123">
        <w:tc>
          <w:tcPr>
            <w:tcW w:w="9016" w:type="dxa"/>
            <w:gridSpan w:val="4"/>
            <w:shd w:val="clear" w:color="auto" w:fill="DEEAF6" w:themeFill="accent1" w:themeFillTint="33"/>
          </w:tcPr>
          <w:p w:rsidR="00131BAA" w:rsidRPr="001A14D3" w:rsidRDefault="00131BAA" w:rsidP="00B70123">
            <w:pPr>
              <w:tabs>
                <w:tab w:val="left" w:pos="2328"/>
                <w:tab w:val="center" w:pos="4400"/>
              </w:tabs>
              <w:rPr>
                <w:rFonts w:cs="B Nazanin"/>
                <w:rtl/>
              </w:rPr>
            </w:pPr>
            <w:r w:rsidRPr="001A14D3">
              <w:rPr>
                <w:rFonts w:cs="B Nazanin"/>
                <w:rtl/>
              </w:rPr>
              <w:t>عنوان: بازیابی رمز عبور</w:t>
            </w:r>
            <w:r w:rsidRPr="001A14D3">
              <w:rPr>
                <w:rFonts w:cs="B Nazanin"/>
                <w:rtl/>
              </w:rPr>
              <w:tab/>
            </w:r>
          </w:p>
        </w:tc>
      </w:tr>
      <w:tr w:rsidR="00131BAA" w:rsidRPr="001A14D3" w:rsidTr="00B70123">
        <w:trPr>
          <w:trHeight w:val="1401"/>
        </w:trPr>
        <w:tc>
          <w:tcPr>
            <w:tcW w:w="4476" w:type="dxa"/>
            <w:gridSpan w:val="2"/>
            <w:shd w:val="clear" w:color="auto" w:fill="EDEDED" w:themeFill="accent3" w:themeFillTint="33"/>
          </w:tcPr>
          <w:p w:rsidR="00131BAA" w:rsidRPr="001A14D3" w:rsidRDefault="00131BAA" w:rsidP="00B70123">
            <w:pPr>
              <w:jc w:val="both"/>
              <w:rPr>
                <w:rFonts w:cs="B Nazanin"/>
                <w:rtl/>
              </w:rPr>
            </w:pPr>
            <w:r w:rsidRPr="001A14D3">
              <w:rPr>
                <w:rFonts w:cs="B Nazanin"/>
                <w:rtl/>
              </w:rPr>
              <w:t>شرح: به عنوان یک کاربر مشتری ، با ورود به اپلیکیشن و انتخاب گزینه ی "فراموشی رمز عبور" به صفحه ای وارد شوم که درون آن شماره ی همراه من را بخواهد ، با وارد کردن شماره ی همراه و انتخاب گزینه ی "تایید شماره ی همراه" ، یک کد امنیتی برای تلفن همراه من ارسال گردد که باید در صفحه ی بعدی آن را وارد کنم. در صورت صحت کد امنیتی وارد شده ، به صفحه ی مربوطه برای ایجاد رمز عبور جدید هدایت شوم. رمز عبور خود را وارد کنم و گزینه ی ذخیره را انتخاب کنم.</w:t>
            </w:r>
          </w:p>
        </w:tc>
        <w:tc>
          <w:tcPr>
            <w:tcW w:w="4540" w:type="dxa"/>
            <w:gridSpan w:val="2"/>
            <w:shd w:val="clear" w:color="auto" w:fill="EDEDED" w:themeFill="accent3" w:themeFillTint="33"/>
          </w:tcPr>
          <w:p w:rsidR="00131BAA" w:rsidRPr="001A14D3" w:rsidRDefault="00131BAA" w:rsidP="00B70123">
            <w:pPr>
              <w:rPr>
                <w:rFonts w:cs="B Nazanin"/>
                <w:rtl/>
              </w:rPr>
            </w:pPr>
            <w:r w:rsidRPr="001A14D3">
              <w:rPr>
                <w:rFonts w:cs="B Nazanin"/>
                <w:rtl/>
              </w:rPr>
              <w:t>تاییدیه:</w:t>
            </w:r>
          </w:p>
          <w:p w:rsidR="00131BAA" w:rsidRPr="001A14D3" w:rsidRDefault="00131BAA" w:rsidP="00B70123">
            <w:pPr>
              <w:jc w:val="both"/>
              <w:rPr>
                <w:rFonts w:cs="B Nazanin"/>
                <w:rtl/>
              </w:rPr>
            </w:pPr>
            <w:r w:rsidRPr="001A14D3">
              <w:rPr>
                <w:rFonts w:cs="B Nazanin"/>
              </w:rPr>
              <w: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شماره</w:t>
            </w:r>
            <w:r w:rsidRPr="001A14D3">
              <w:rPr>
                <w:rFonts w:cs="B Nazanin"/>
                <w:rtl/>
              </w:rPr>
              <w:t xml:space="preserve"> </w:t>
            </w:r>
            <w:r w:rsidRPr="001A14D3">
              <w:rPr>
                <w:rFonts w:cs="B Nazanin" w:hint="cs"/>
                <w:rtl/>
              </w:rPr>
              <w:t>ی</w:t>
            </w:r>
            <w:r w:rsidRPr="001A14D3">
              <w:rPr>
                <w:rFonts w:cs="B Nazanin"/>
                <w:rtl/>
              </w:rPr>
              <w:t xml:space="preserve"> </w:t>
            </w:r>
            <w:r w:rsidRPr="001A14D3">
              <w:rPr>
                <w:rFonts w:cs="B Nazanin" w:hint="cs"/>
                <w:rtl/>
              </w:rPr>
              <w:t>همراه</w:t>
            </w:r>
            <w:r w:rsidRPr="001A14D3">
              <w:rPr>
                <w:rFonts w:cs="B Nazanin"/>
                <w:rtl/>
              </w:rPr>
              <w:t xml:space="preserve"> </w:t>
            </w:r>
            <w:r w:rsidRPr="001A14D3">
              <w:rPr>
                <w:rFonts w:cs="B Nazanin" w:hint="cs"/>
                <w:rtl/>
              </w:rPr>
              <w:t>باید</w:t>
            </w:r>
            <w:r w:rsidRPr="001A14D3">
              <w:rPr>
                <w:rFonts w:cs="B Nazanin"/>
                <w:rtl/>
              </w:rPr>
              <w:t xml:space="preserve"> </w:t>
            </w:r>
            <w:r w:rsidRPr="001A14D3">
              <w:rPr>
                <w:rFonts w:cs="B Nazanin" w:hint="cs"/>
                <w:rtl/>
              </w:rPr>
              <w:t>در</w:t>
            </w:r>
            <w:r w:rsidRPr="001A14D3">
              <w:rPr>
                <w:rFonts w:cs="B Nazanin"/>
                <w:rtl/>
              </w:rPr>
              <w:t xml:space="preserve"> </w:t>
            </w:r>
            <w:r w:rsidRPr="001A14D3">
              <w:rPr>
                <w:rFonts w:cs="B Nazanin" w:hint="cs"/>
                <w:rtl/>
              </w:rPr>
              <w:t>سیستم</w:t>
            </w:r>
            <w:r w:rsidRPr="001A14D3">
              <w:rPr>
                <w:rFonts w:cs="B Nazanin"/>
                <w:rtl/>
              </w:rPr>
              <w:t xml:space="preserve"> </w:t>
            </w:r>
            <w:r w:rsidRPr="001A14D3">
              <w:rPr>
                <w:rFonts w:cs="B Nazanin" w:hint="cs"/>
                <w:rtl/>
              </w:rPr>
              <w:t>با</w:t>
            </w:r>
            <w:r w:rsidRPr="001A14D3">
              <w:rPr>
                <w:rFonts w:cs="B Nazanin"/>
                <w:rtl/>
              </w:rPr>
              <w:t xml:space="preserve"> </w:t>
            </w:r>
            <w:r w:rsidRPr="001A14D3">
              <w:rPr>
                <w:rFonts w:cs="B Nazanin" w:hint="cs"/>
                <w:rtl/>
              </w:rPr>
              <w:t>شماره</w:t>
            </w:r>
            <w:r w:rsidRPr="001A14D3">
              <w:rPr>
                <w:rFonts w:cs="B Nazanin"/>
                <w:rtl/>
              </w:rPr>
              <w:t xml:space="preserve"> </w:t>
            </w:r>
            <w:r w:rsidRPr="001A14D3">
              <w:rPr>
                <w:rFonts w:cs="B Nazanin" w:hint="cs"/>
                <w:rtl/>
              </w:rPr>
              <w:t>ی</w:t>
            </w:r>
            <w:r w:rsidRPr="001A14D3">
              <w:rPr>
                <w:rFonts w:cs="B Nazanin"/>
                <w:rtl/>
              </w:rPr>
              <w:t xml:space="preserve"> </w:t>
            </w:r>
            <w:r w:rsidRPr="001A14D3">
              <w:rPr>
                <w:rFonts w:cs="B Nazanin" w:hint="cs"/>
                <w:rtl/>
              </w:rPr>
              <w:t>همراه</w:t>
            </w:r>
            <w:r w:rsidRPr="001A14D3">
              <w:rPr>
                <w:rFonts w:cs="B Nazanin"/>
                <w:rtl/>
              </w:rPr>
              <w:t xml:space="preserve"> </w:t>
            </w:r>
            <w:r w:rsidRPr="001A14D3">
              <w:rPr>
                <w:rFonts w:cs="B Nazanin" w:hint="cs"/>
                <w:rtl/>
              </w:rPr>
              <w:t>یکی</w:t>
            </w:r>
            <w:r w:rsidRPr="001A14D3">
              <w:rPr>
                <w:rFonts w:cs="B Nazanin"/>
                <w:rtl/>
              </w:rPr>
              <w:t xml:space="preserve"> </w:t>
            </w:r>
            <w:r w:rsidRPr="001A14D3">
              <w:rPr>
                <w:rFonts w:cs="B Nazanin" w:hint="cs"/>
                <w:rtl/>
              </w:rPr>
              <w:t>از</w:t>
            </w:r>
            <w:r w:rsidRPr="001A14D3">
              <w:rPr>
                <w:rFonts w:cs="B Nazanin"/>
                <w:rtl/>
              </w:rPr>
              <w:t xml:space="preserve"> </w:t>
            </w:r>
            <w:r w:rsidRPr="001A14D3">
              <w:rPr>
                <w:rFonts w:cs="B Nazanin" w:hint="cs"/>
                <w:rtl/>
              </w:rPr>
              <w:t>کاربران</w:t>
            </w:r>
            <w:r w:rsidRPr="001A14D3">
              <w:rPr>
                <w:rFonts w:cs="B Nazanin"/>
                <w:rtl/>
              </w:rPr>
              <w:t xml:space="preserve"> </w:t>
            </w:r>
            <w:r w:rsidRPr="001A14D3">
              <w:rPr>
                <w:rFonts w:cs="B Nazanin" w:hint="cs"/>
                <w:rtl/>
              </w:rPr>
              <w:t>موجود</w:t>
            </w:r>
            <w:r w:rsidRPr="001A14D3">
              <w:rPr>
                <w:rFonts w:cs="B Nazanin"/>
                <w:rtl/>
              </w:rPr>
              <w:t xml:space="preserve"> </w:t>
            </w:r>
            <w:r w:rsidRPr="001A14D3">
              <w:rPr>
                <w:rFonts w:cs="B Nazanin" w:hint="cs"/>
                <w:rtl/>
              </w:rPr>
              <w:t>در</w:t>
            </w:r>
            <w:r w:rsidRPr="001A14D3">
              <w:rPr>
                <w:rFonts w:cs="B Nazanin"/>
                <w:rtl/>
              </w:rPr>
              <w:t xml:space="preserve"> </w:t>
            </w:r>
            <w:r w:rsidRPr="001A14D3">
              <w:rPr>
                <w:rFonts w:cs="B Nazanin" w:hint="cs"/>
                <w:rtl/>
              </w:rPr>
              <w:t>سیستم</w:t>
            </w:r>
            <w:r w:rsidRPr="001A14D3">
              <w:rPr>
                <w:rFonts w:cs="B Nazanin"/>
                <w:rtl/>
              </w:rPr>
              <w:t xml:space="preserve"> </w:t>
            </w:r>
            <w:r w:rsidRPr="001A14D3">
              <w:rPr>
                <w:rFonts w:cs="B Nazanin" w:hint="cs"/>
                <w:rtl/>
              </w:rPr>
              <w:t>یکسان</w:t>
            </w:r>
            <w:r w:rsidRPr="001A14D3">
              <w:rPr>
                <w:rFonts w:cs="B Nazanin"/>
                <w:rtl/>
              </w:rPr>
              <w:t xml:space="preserve"> </w:t>
            </w:r>
            <w:r w:rsidRPr="001A14D3">
              <w:rPr>
                <w:rFonts w:cs="B Nazanin" w:hint="cs"/>
                <w:rtl/>
              </w:rPr>
              <w:t>باشد</w:t>
            </w:r>
            <w:r w:rsidRPr="001A14D3">
              <w:rPr>
                <w:rFonts w:cs="B Nazanin"/>
                <w:rtl/>
              </w:rPr>
              <w:t xml:space="preserve"> </w:t>
            </w:r>
            <w:r w:rsidRPr="001A14D3">
              <w:rPr>
                <w:rFonts w:cs="B Nazanin" w:hint="cs"/>
                <w:rtl/>
              </w:rPr>
              <w:t>تا</w:t>
            </w:r>
            <w:r w:rsidRPr="001A14D3">
              <w:rPr>
                <w:rFonts w:cs="B Nazanin"/>
                <w:rtl/>
              </w:rPr>
              <w:t xml:space="preserve"> </w:t>
            </w:r>
            <w:r w:rsidRPr="001A14D3">
              <w:rPr>
                <w:rFonts w:cs="B Nazanin" w:hint="cs"/>
                <w:rtl/>
              </w:rPr>
              <w:t>پیامک</w:t>
            </w:r>
            <w:r w:rsidRPr="001A14D3">
              <w:rPr>
                <w:rFonts w:cs="B Nazanin"/>
                <w:rtl/>
              </w:rPr>
              <w:t xml:space="preserve"> </w:t>
            </w:r>
            <w:r w:rsidRPr="001A14D3">
              <w:rPr>
                <w:rFonts w:cs="B Nazanin" w:hint="cs"/>
                <w:rtl/>
              </w:rPr>
              <w:t>برای</w:t>
            </w:r>
            <w:r w:rsidRPr="001A14D3">
              <w:rPr>
                <w:rFonts w:cs="B Nazanin"/>
                <w:rtl/>
              </w:rPr>
              <w:t xml:space="preserve"> </w:t>
            </w:r>
            <w:r w:rsidRPr="001A14D3">
              <w:rPr>
                <w:rFonts w:cs="B Nazanin" w:hint="cs"/>
                <w:rtl/>
              </w:rPr>
              <w:t>شخص</w:t>
            </w:r>
            <w:r w:rsidRPr="001A14D3">
              <w:rPr>
                <w:rFonts w:cs="B Nazanin"/>
                <w:rtl/>
              </w:rPr>
              <w:t xml:space="preserve"> </w:t>
            </w:r>
            <w:r w:rsidRPr="001A14D3">
              <w:rPr>
                <w:rFonts w:cs="B Nazanin" w:hint="cs"/>
                <w:rtl/>
              </w:rPr>
              <w:t>مورد</w:t>
            </w:r>
            <w:r w:rsidRPr="001A14D3">
              <w:rPr>
                <w:rFonts w:cs="B Nazanin"/>
                <w:rtl/>
              </w:rPr>
              <w:t xml:space="preserve"> </w:t>
            </w:r>
            <w:r w:rsidRPr="001A14D3">
              <w:rPr>
                <w:rFonts w:cs="B Nazanin" w:hint="cs"/>
                <w:rtl/>
              </w:rPr>
              <w:t>نظر</w:t>
            </w:r>
            <w:r w:rsidRPr="001A14D3">
              <w:rPr>
                <w:rFonts w:cs="B Nazanin"/>
                <w:rtl/>
              </w:rPr>
              <w:t xml:space="preserve"> </w:t>
            </w:r>
            <w:r w:rsidRPr="001A14D3">
              <w:rPr>
                <w:rFonts w:cs="B Nazanin" w:hint="cs"/>
                <w:rtl/>
              </w:rPr>
              <w:t>ارسال</w:t>
            </w:r>
            <w:r w:rsidRPr="001A14D3">
              <w:rPr>
                <w:rFonts w:cs="B Nazanin"/>
                <w:rtl/>
              </w:rPr>
              <w:t xml:space="preserve"> </w:t>
            </w:r>
            <w:r w:rsidRPr="001A14D3">
              <w:rPr>
                <w:rFonts w:cs="B Nazanin" w:hint="cs"/>
                <w:rtl/>
              </w:rPr>
              <w:t>گردد</w:t>
            </w:r>
            <w:r w:rsidRPr="001A14D3">
              <w:rPr>
                <w:rFonts w:cs="B Nazanin"/>
                <w:rtl/>
              </w:rPr>
              <w:t xml:space="preserve">. </w:t>
            </w:r>
            <w:r w:rsidRPr="001A14D3">
              <w:rPr>
                <w:rFonts w:cs="B Nazanin" w:hint="cs"/>
                <w:rtl/>
              </w:rPr>
              <w:t>همچنین</w:t>
            </w:r>
            <w:r w:rsidRPr="001A14D3">
              <w:rPr>
                <w:rFonts w:cs="B Nazanin"/>
                <w:rtl/>
              </w:rPr>
              <w:t xml:space="preserve"> </w:t>
            </w:r>
            <w:r w:rsidRPr="001A14D3">
              <w:rPr>
                <w:rFonts w:cs="B Nazanin" w:hint="cs"/>
                <w:rtl/>
              </w:rPr>
              <w:t>این</w:t>
            </w:r>
            <w:r w:rsidRPr="001A14D3">
              <w:rPr>
                <w:rFonts w:cs="B Nazanin"/>
                <w:rtl/>
              </w:rPr>
              <w:t xml:space="preserve"> </w:t>
            </w:r>
            <w:r w:rsidRPr="001A14D3">
              <w:rPr>
                <w:rFonts w:cs="B Nazanin" w:hint="cs"/>
                <w:rtl/>
              </w:rPr>
              <w:t>اطلاعات</w:t>
            </w:r>
            <w:r w:rsidRPr="001A14D3">
              <w:rPr>
                <w:rFonts w:cs="B Nazanin"/>
                <w:rtl/>
              </w:rPr>
              <w:t xml:space="preserve"> </w:t>
            </w:r>
            <w:r w:rsidRPr="001A14D3">
              <w:rPr>
                <w:rFonts w:cs="B Nazanin" w:hint="cs"/>
                <w:rtl/>
              </w:rPr>
              <w:t>پیامک</w:t>
            </w:r>
            <w:r w:rsidRPr="001A14D3">
              <w:rPr>
                <w:rFonts w:cs="B Nazanin"/>
                <w:rtl/>
              </w:rPr>
              <w:t xml:space="preserve"> </w:t>
            </w:r>
            <w:r w:rsidRPr="001A14D3">
              <w:rPr>
                <w:rFonts w:cs="B Nazanin" w:hint="cs"/>
                <w:rtl/>
              </w:rPr>
              <w:t>باید</w:t>
            </w:r>
            <w:r w:rsidRPr="001A14D3">
              <w:rPr>
                <w:rFonts w:cs="B Nazanin"/>
                <w:rtl/>
              </w:rPr>
              <w:t xml:space="preserve"> </w:t>
            </w:r>
            <w:r w:rsidRPr="001A14D3">
              <w:rPr>
                <w:rFonts w:cs="B Nazanin" w:hint="cs"/>
                <w:rtl/>
              </w:rPr>
              <w:t>در</w:t>
            </w:r>
            <w:r w:rsidRPr="001A14D3">
              <w:rPr>
                <w:rFonts w:cs="B Nazanin"/>
                <w:rtl/>
              </w:rPr>
              <w:t xml:space="preserve"> </w:t>
            </w:r>
            <w:r w:rsidRPr="001A14D3">
              <w:rPr>
                <w:rFonts w:cs="B Nazanin" w:hint="cs"/>
                <w:rtl/>
              </w:rPr>
              <w:t>حدود</w:t>
            </w:r>
            <w:r w:rsidRPr="001A14D3">
              <w:rPr>
                <w:rFonts w:cs="B Nazanin"/>
                <w:rtl/>
              </w:rPr>
              <w:t xml:space="preserve"> 1 </w:t>
            </w:r>
            <w:r w:rsidRPr="001A14D3">
              <w:rPr>
                <w:rFonts w:cs="B Nazanin" w:hint="cs"/>
                <w:rtl/>
              </w:rPr>
              <w:t>دقیقه</w:t>
            </w:r>
            <w:r w:rsidRPr="001A14D3">
              <w:rPr>
                <w:rFonts w:cs="B Nazanin"/>
                <w:rtl/>
              </w:rPr>
              <w:t xml:space="preserve"> </w:t>
            </w:r>
            <w:r w:rsidRPr="001A14D3">
              <w:rPr>
                <w:rFonts w:cs="B Nazanin" w:hint="cs"/>
                <w:rtl/>
              </w:rPr>
              <w:t>برای</w:t>
            </w:r>
            <w:r w:rsidRPr="001A14D3">
              <w:rPr>
                <w:rFonts w:cs="B Nazanin"/>
                <w:rtl/>
              </w:rPr>
              <w:t xml:space="preserve"> </w:t>
            </w:r>
            <w:r w:rsidRPr="001A14D3">
              <w:rPr>
                <w:rFonts w:cs="B Nazanin" w:hint="cs"/>
                <w:rtl/>
              </w:rPr>
              <w:t>کاربر</w:t>
            </w:r>
            <w:r w:rsidRPr="001A14D3">
              <w:rPr>
                <w:rFonts w:cs="B Nazanin"/>
                <w:rtl/>
              </w:rPr>
              <w:t xml:space="preserve"> فرستاده شود. پس از نوشتن رمز عبور جدید و انتخاب "ذخیره" باید اطلاعات جدید جایگزین اطلاعات قبلی در سیستم گردد.</w:t>
            </w:r>
          </w:p>
          <w:p w:rsidR="00131BAA" w:rsidRPr="001A14D3" w:rsidRDefault="00131BAA" w:rsidP="00B70123">
            <w:pPr>
              <w:jc w:val="both"/>
              <w:rPr>
                <w:rFonts w:cs="B Nazanin"/>
                <w:rtl/>
              </w:rPr>
            </w:pPr>
            <w:r w:rsidRPr="001A14D3">
              <w:rPr>
                <w:rFonts w:cs="B Nazanin"/>
              </w:rPr>
              <w:t>Not-scope</w:t>
            </w:r>
            <w:r w:rsidRPr="001A14D3">
              <w:rPr>
                <w:rFonts w:cs="B Nazanin"/>
                <w:rtl/>
              </w:rPr>
              <w:t xml:space="preserve"> </w:t>
            </w:r>
            <w:r w:rsidRPr="001A14D3">
              <w:rPr>
                <w:rFonts w:ascii="Times New Roman" w:hAnsi="Times New Roman" w:cs="Times New Roman" w:hint="cs"/>
                <w:rtl/>
              </w:rPr>
              <w:t>–</w:t>
            </w:r>
            <w:r w:rsidRPr="001A14D3">
              <w:rPr>
                <w:rFonts w:cs="B Nazanin"/>
                <w:rtl/>
              </w:rPr>
              <w:t xml:space="preserve"> </w:t>
            </w:r>
            <w:r w:rsidRPr="001A14D3">
              <w:rPr>
                <w:rFonts w:cs="B Nazanin" w:hint="cs"/>
                <w:rtl/>
              </w:rPr>
              <w:t>درصورتی</w:t>
            </w:r>
            <w:r w:rsidRPr="001A14D3">
              <w:rPr>
                <w:rFonts w:cs="B Nazanin"/>
                <w:rtl/>
              </w:rPr>
              <w:t xml:space="preserve"> </w:t>
            </w:r>
            <w:r w:rsidRPr="001A14D3">
              <w:rPr>
                <w:rFonts w:cs="B Nazanin" w:hint="cs"/>
                <w:rtl/>
              </w:rPr>
              <w:t>که</w:t>
            </w:r>
            <w:r w:rsidRPr="001A14D3">
              <w:rPr>
                <w:rFonts w:cs="B Nazanin"/>
                <w:rtl/>
              </w:rPr>
              <w:t xml:space="preserve"> </w:t>
            </w:r>
            <w:r w:rsidRPr="001A14D3">
              <w:rPr>
                <w:rFonts w:cs="B Nazanin" w:hint="cs"/>
                <w:rtl/>
              </w:rPr>
              <w:t>شماره</w:t>
            </w:r>
            <w:r w:rsidRPr="001A14D3">
              <w:rPr>
                <w:rFonts w:cs="B Nazanin"/>
                <w:rtl/>
              </w:rPr>
              <w:t xml:space="preserve"> </w:t>
            </w:r>
            <w:r w:rsidRPr="001A14D3">
              <w:rPr>
                <w:rFonts w:cs="B Nazanin" w:hint="cs"/>
                <w:rtl/>
              </w:rPr>
              <w:t>ی</w:t>
            </w:r>
            <w:r w:rsidRPr="001A14D3">
              <w:rPr>
                <w:rFonts w:cs="B Nazanin"/>
                <w:rtl/>
              </w:rPr>
              <w:t xml:space="preserve"> </w:t>
            </w:r>
            <w:r w:rsidRPr="001A14D3">
              <w:rPr>
                <w:rFonts w:cs="B Nazanin" w:hint="cs"/>
                <w:rtl/>
              </w:rPr>
              <w:t>همراه</w:t>
            </w:r>
            <w:r w:rsidRPr="001A14D3">
              <w:rPr>
                <w:rFonts w:cs="B Nazanin"/>
                <w:rtl/>
              </w:rPr>
              <w:t xml:space="preserve"> </w:t>
            </w:r>
            <w:r w:rsidRPr="001A14D3">
              <w:rPr>
                <w:rFonts w:cs="B Nazanin" w:hint="cs"/>
                <w:rtl/>
              </w:rPr>
              <w:t>وارد</w:t>
            </w:r>
            <w:r w:rsidRPr="001A14D3">
              <w:rPr>
                <w:rFonts w:cs="B Nazanin"/>
                <w:rtl/>
              </w:rPr>
              <w:t xml:space="preserve"> </w:t>
            </w:r>
            <w:r w:rsidRPr="001A14D3">
              <w:rPr>
                <w:rFonts w:cs="B Nazanin" w:hint="cs"/>
                <w:rtl/>
              </w:rPr>
              <w:t>شده</w:t>
            </w:r>
            <w:r w:rsidRPr="001A14D3">
              <w:rPr>
                <w:rFonts w:cs="B Nazanin"/>
                <w:rtl/>
              </w:rPr>
              <w:t xml:space="preserve"> </w:t>
            </w:r>
            <w:r w:rsidRPr="001A14D3">
              <w:rPr>
                <w:rFonts w:cs="B Nazanin" w:hint="cs"/>
                <w:rtl/>
              </w:rPr>
              <w:t>با</w:t>
            </w:r>
            <w:r w:rsidRPr="001A14D3">
              <w:rPr>
                <w:rFonts w:cs="B Nazanin"/>
                <w:rtl/>
              </w:rPr>
              <w:t xml:space="preserve"> </w:t>
            </w:r>
            <w:r w:rsidRPr="001A14D3">
              <w:rPr>
                <w:rFonts w:cs="B Nazanin" w:hint="cs"/>
                <w:rtl/>
              </w:rPr>
              <w:t>شماره</w:t>
            </w:r>
            <w:r w:rsidRPr="001A14D3">
              <w:rPr>
                <w:rFonts w:cs="B Nazanin"/>
                <w:rtl/>
              </w:rPr>
              <w:t xml:space="preserve"> </w:t>
            </w:r>
            <w:r w:rsidRPr="001A14D3">
              <w:rPr>
                <w:rFonts w:cs="B Nazanin" w:hint="cs"/>
                <w:rtl/>
              </w:rPr>
              <w:t>ی</w:t>
            </w:r>
            <w:r w:rsidRPr="001A14D3">
              <w:rPr>
                <w:rFonts w:cs="B Nazanin"/>
                <w:rtl/>
              </w:rPr>
              <w:t xml:space="preserve"> </w:t>
            </w:r>
            <w:r w:rsidRPr="001A14D3">
              <w:rPr>
                <w:rFonts w:cs="B Nazanin" w:hint="cs"/>
                <w:rtl/>
              </w:rPr>
              <w:t>همراه</w:t>
            </w:r>
            <w:r w:rsidRPr="001A14D3">
              <w:rPr>
                <w:rFonts w:cs="B Nazanin"/>
                <w:rtl/>
              </w:rPr>
              <w:t xml:space="preserve"> </w:t>
            </w:r>
            <w:r w:rsidRPr="001A14D3">
              <w:rPr>
                <w:rFonts w:cs="B Nazanin" w:hint="cs"/>
                <w:rtl/>
              </w:rPr>
              <w:t>هیچ</w:t>
            </w:r>
            <w:r w:rsidRPr="001A14D3">
              <w:rPr>
                <w:rFonts w:cs="B Nazanin"/>
                <w:rtl/>
              </w:rPr>
              <w:t xml:space="preserve"> </w:t>
            </w:r>
            <w:r w:rsidRPr="001A14D3">
              <w:rPr>
                <w:rFonts w:cs="B Nazanin" w:hint="cs"/>
                <w:rtl/>
              </w:rPr>
              <w:t>یک</w:t>
            </w:r>
            <w:r w:rsidRPr="001A14D3">
              <w:rPr>
                <w:rFonts w:cs="B Nazanin"/>
                <w:rtl/>
              </w:rPr>
              <w:t xml:space="preserve"> </w:t>
            </w:r>
            <w:r w:rsidRPr="001A14D3">
              <w:rPr>
                <w:rFonts w:cs="B Nazanin" w:hint="cs"/>
                <w:rtl/>
              </w:rPr>
              <w:t>از</w:t>
            </w:r>
            <w:r w:rsidRPr="001A14D3">
              <w:rPr>
                <w:rFonts w:cs="B Nazanin"/>
                <w:rtl/>
              </w:rPr>
              <w:t xml:space="preserve"> </w:t>
            </w:r>
            <w:r w:rsidRPr="001A14D3">
              <w:rPr>
                <w:rFonts w:cs="B Nazanin" w:hint="cs"/>
                <w:rtl/>
              </w:rPr>
              <w:t>کاربران</w:t>
            </w:r>
            <w:r w:rsidRPr="001A14D3">
              <w:rPr>
                <w:rFonts w:cs="B Nazanin"/>
                <w:rtl/>
              </w:rPr>
              <w:t xml:space="preserve"> </w:t>
            </w:r>
            <w:r w:rsidRPr="001A14D3">
              <w:rPr>
                <w:rFonts w:cs="B Nazanin" w:hint="cs"/>
                <w:rtl/>
              </w:rPr>
              <w:t>موجود</w:t>
            </w:r>
            <w:r w:rsidRPr="001A14D3">
              <w:rPr>
                <w:rFonts w:cs="B Nazanin"/>
                <w:rtl/>
              </w:rPr>
              <w:t xml:space="preserve"> </w:t>
            </w:r>
            <w:r w:rsidRPr="001A14D3">
              <w:rPr>
                <w:rFonts w:cs="B Nazanin" w:hint="cs"/>
                <w:rtl/>
              </w:rPr>
              <w:t>در</w:t>
            </w:r>
            <w:r w:rsidRPr="001A14D3">
              <w:rPr>
                <w:rFonts w:cs="B Nazanin"/>
                <w:rtl/>
              </w:rPr>
              <w:t xml:space="preserve"> </w:t>
            </w:r>
            <w:r w:rsidRPr="001A14D3">
              <w:rPr>
                <w:rFonts w:cs="B Nazanin" w:hint="cs"/>
                <w:rtl/>
              </w:rPr>
              <w:t>سیتسم</w:t>
            </w:r>
            <w:r w:rsidRPr="001A14D3">
              <w:rPr>
                <w:rFonts w:cs="B Nazanin"/>
                <w:rtl/>
              </w:rPr>
              <w:t xml:space="preserve"> </w:t>
            </w:r>
            <w:r w:rsidRPr="001A14D3">
              <w:rPr>
                <w:rFonts w:cs="B Nazanin" w:hint="cs"/>
                <w:rtl/>
              </w:rPr>
              <w:t>مطابقت</w:t>
            </w:r>
            <w:r w:rsidRPr="001A14D3">
              <w:rPr>
                <w:rFonts w:cs="B Nazanin"/>
                <w:rtl/>
              </w:rPr>
              <w:t xml:space="preserve"> </w:t>
            </w:r>
            <w:r w:rsidRPr="001A14D3">
              <w:rPr>
                <w:rFonts w:cs="B Nazanin" w:hint="cs"/>
                <w:rtl/>
              </w:rPr>
              <w:t>نداشت</w:t>
            </w:r>
            <w:r w:rsidRPr="001A14D3">
              <w:rPr>
                <w:rFonts w:cs="B Nazanin"/>
                <w:rtl/>
              </w:rPr>
              <w:t xml:space="preserve"> </w:t>
            </w:r>
            <w:r w:rsidRPr="001A14D3">
              <w:rPr>
                <w:rFonts w:cs="B Nazanin" w:hint="cs"/>
                <w:rtl/>
              </w:rPr>
              <w:t>باید</w:t>
            </w:r>
            <w:r w:rsidRPr="001A14D3">
              <w:rPr>
                <w:rFonts w:cs="B Nazanin"/>
                <w:rtl/>
              </w:rPr>
              <w:t xml:space="preserve"> </w:t>
            </w:r>
            <w:r w:rsidRPr="001A14D3">
              <w:rPr>
                <w:rFonts w:cs="B Nazanin" w:hint="cs"/>
                <w:rtl/>
              </w:rPr>
              <w:t>پیغام</w:t>
            </w:r>
            <w:r w:rsidRPr="001A14D3">
              <w:rPr>
                <w:rFonts w:cs="B Nazanin"/>
                <w:rtl/>
              </w:rPr>
              <w:t xml:space="preserve"> </w:t>
            </w:r>
            <w:r w:rsidRPr="001A14D3">
              <w:rPr>
                <w:rFonts w:cs="B Nazanin" w:hint="cs"/>
                <w:rtl/>
              </w:rPr>
              <w:t>مناسبی</w:t>
            </w:r>
            <w:r w:rsidRPr="001A14D3">
              <w:rPr>
                <w:rFonts w:cs="B Nazanin"/>
                <w:rtl/>
              </w:rPr>
              <w:t xml:space="preserve"> </w:t>
            </w:r>
            <w:r w:rsidRPr="001A14D3">
              <w:rPr>
                <w:rFonts w:cs="B Nazanin" w:hint="cs"/>
                <w:rtl/>
              </w:rPr>
              <w:t>برای</w:t>
            </w:r>
            <w:r w:rsidRPr="001A14D3">
              <w:rPr>
                <w:rFonts w:cs="B Nazanin"/>
                <w:rtl/>
              </w:rPr>
              <w:t xml:space="preserve"> </w:t>
            </w:r>
            <w:r w:rsidRPr="001A14D3">
              <w:rPr>
                <w:rFonts w:cs="B Nazanin" w:hint="cs"/>
                <w:rtl/>
              </w:rPr>
              <w:t>کاربر</w:t>
            </w:r>
            <w:r w:rsidRPr="001A14D3">
              <w:rPr>
                <w:rFonts w:cs="B Nazanin"/>
                <w:rtl/>
              </w:rPr>
              <w:t xml:space="preserve"> </w:t>
            </w:r>
            <w:r w:rsidRPr="001A14D3">
              <w:rPr>
                <w:rFonts w:cs="B Nazanin" w:hint="cs"/>
                <w:rtl/>
              </w:rPr>
              <w:t>به</w:t>
            </w:r>
            <w:r w:rsidRPr="001A14D3">
              <w:rPr>
                <w:rFonts w:cs="B Nazanin"/>
                <w:rtl/>
              </w:rPr>
              <w:t xml:space="preserve"> </w:t>
            </w:r>
            <w:r w:rsidRPr="001A14D3">
              <w:rPr>
                <w:rFonts w:cs="B Nazanin" w:hint="cs"/>
                <w:rtl/>
              </w:rPr>
              <w:t>نمایش</w:t>
            </w:r>
            <w:r w:rsidRPr="001A14D3">
              <w:rPr>
                <w:rFonts w:cs="B Nazanin"/>
                <w:rtl/>
              </w:rPr>
              <w:t xml:space="preserve"> در آید. همچنین اگر کد امنیتی ارسال شده برای کاربر با کد امنیتی وارد شده از سوی او مطابقت نداشت باید پیغام خطای مناسبی نمایش داده شود.</w:t>
            </w:r>
          </w:p>
        </w:tc>
      </w:tr>
      <w:tr w:rsidR="00131BAA" w:rsidRPr="001A14D3" w:rsidTr="00B70123">
        <w:tc>
          <w:tcPr>
            <w:tcW w:w="9016" w:type="dxa"/>
            <w:gridSpan w:val="4"/>
          </w:tcPr>
          <w:p w:rsidR="00131BAA" w:rsidRPr="001A14D3" w:rsidRDefault="00131BAA" w:rsidP="00B70123">
            <w:pPr>
              <w:rPr>
                <w:rFonts w:cs="B Nazanin"/>
                <w:rtl/>
              </w:rPr>
            </w:pPr>
            <w:r w:rsidRPr="001A14D3">
              <w:rPr>
                <w:rFonts w:cs="B Nazanin"/>
                <w:rtl/>
              </w:rPr>
              <w:t xml:space="preserve">داستان های مربوط: </w:t>
            </w:r>
            <w:r w:rsidRPr="001A14D3">
              <w:rPr>
                <w:rFonts w:cs="B Nazanin"/>
              </w:rPr>
              <w:t>US08</w:t>
            </w:r>
          </w:p>
        </w:tc>
      </w:tr>
      <w:tr w:rsidR="00131BAA" w:rsidRPr="001A14D3" w:rsidTr="00B70123">
        <w:tc>
          <w:tcPr>
            <w:tcW w:w="2580" w:type="dxa"/>
            <w:shd w:val="clear" w:color="auto" w:fill="FFFF00"/>
          </w:tcPr>
          <w:p w:rsidR="00131BAA" w:rsidRPr="001A14D3" w:rsidRDefault="00131BAA" w:rsidP="00B70123">
            <w:pPr>
              <w:rPr>
                <w:rFonts w:cs="B Nazanin"/>
              </w:rPr>
            </w:pPr>
            <w:r w:rsidRPr="001A14D3">
              <w:rPr>
                <w:rFonts w:cs="B Nazanin"/>
                <w:rtl/>
              </w:rPr>
              <w:t xml:space="preserve">نویسنده: </w:t>
            </w:r>
            <w:r w:rsidRPr="001A14D3">
              <w:rPr>
                <w:rFonts w:cs="B Nazanin"/>
              </w:rPr>
              <w:t>MAMOMASA</w:t>
            </w:r>
          </w:p>
        </w:tc>
        <w:tc>
          <w:tcPr>
            <w:tcW w:w="3024" w:type="dxa"/>
            <w:gridSpan w:val="2"/>
            <w:shd w:val="clear" w:color="auto" w:fill="FFFF00"/>
          </w:tcPr>
          <w:p w:rsidR="00131BAA" w:rsidRPr="001A14D3" w:rsidRDefault="00131BAA" w:rsidP="00B70123">
            <w:pPr>
              <w:rPr>
                <w:rFonts w:cs="B Nazanin"/>
                <w:rtl/>
              </w:rPr>
            </w:pPr>
            <w:r w:rsidRPr="001A14D3">
              <w:rPr>
                <w:rFonts w:cs="B Nazanin"/>
                <w:rtl/>
              </w:rPr>
              <w:t>تاریخ: 27/06/99</w:t>
            </w:r>
          </w:p>
        </w:tc>
        <w:tc>
          <w:tcPr>
            <w:tcW w:w="3412" w:type="dxa"/>
            <w:shd w:val="clear" w:color="auto" w:fill="FFFF00"/>
          </w:tcPr>
          <w:p w:rsidR="00131BAA" w:rsidRPr="001A14D3" w:rsidRDefault="00131BAA" w:rsidP="00B70123">
            <w:pPr>
              <w:rPr>
                <w:rFonts w:cs="B Nazanin"/>
                <w:rtl/>
              </w:rPr>
            </w:pPr>
            <w:r w:rsidRPr="001A14D3">
              <w:rPr>
                <w:rFonts w:cs="B Nazanin"/>
                <w:rtl/>
              </w:rPr>
              <w:t>اولویت: پایین</w:t>
            </w:r>
          </w:p>
        </w:tc>
      </w:tr>
      <w:tr w:rsidR="00131BAA" w:rsidRPr="001A14D3" w:rsidTr="00B70123">
        <w:tc>
          <w:tcPr>
            <w:tcW w:w="2580" w:type="dxa"/>
            <w:shd w:val="clear" w:color="auto" w:fill="FFFF00"/>
          </w:tcPr>
          <w:p w:rsidR="00131BAA" w:rsidRPr="001A14D3" w:rsidRDefault="00131BAA" w:rsidP="00B70123">
            <w:pPr>
              <w:rPr>
                <w:rFonts w:cs="B Nazanin"/>
                <w:rtl/>
              </w:rPr>
            </w:pPr>
            <w:r w:rsidRPr="001A14D3">
              <w:rPr>
                <w:rFonts w:cs="B Nazanin"/>
                <w:rtl/>
              </w:rPr>
              <w:t>وضعیت: در دست تولید</w:t>
            </w:r>
          </w:p>
        </w:tc>
        <w:tc>
          <w:tcPr>
            <w:tcW w:w="3024" w:type="dxa"/>
            <w:gridSpan w:val="2"/>
            <w:shd w:val="clear" w:color="auto" w:fill="FFFF00"/>
          </w:tcPr>
          <w:p w:rsidR="00131BAA" w:rsidRPr="001A14D3" w:rsidRDefault="00131BAA" w:rsidP="00B70123">
            <w:pPr>
              <w:rPr>
                <w:rFonts w:cs="B Nazanin"/>
                <w:rtl/>
              </w:rPr>
            </w:pPr>
            <w:r w:rsidRPr="001A14D3">
              <w:rPr>
                <w:rFonts w:cs="B Nazanin"/>
                <w:rtl/>
              </w:rPr>
              <w:t>زمان: 2 نفر/ساعت</w:t>
            </w:r>
          </w:p>
        </w:tc>
        <w:tc>
          <w:tcPr>
            <w:tcW w:w="3412" w:type="dxa"/>
            <w:shd w:val="clear" w:color="auto" w:fill="FFFF00"/>
          </w:tcPr>
          <w:p w:rsidR="00131BAA" w:rsidRPr="001A14D3" w:rsidRDefault="00131BAA" w:rsidP="00B70123">
            <w:pPr>
              <w:rPr>
                <w:rFonts w:cs="B Nazanin"/>
                <w:rtl/>
              </w:rPr>
            </w:pPr>
            <w:r w:rsidRPr="001A14D3">
              <w:rPr>
                <w:rFonts w:cs="B Nazanin"/>
                <w:rtl/>
              </w:rPr>
              <w:t>سختی: بالا</w:t>
            </w:r>
          </w:p>
        </w:tc>
      </w:tr>
      <w:tr w:rsidR="00131BAA" w:rsidRPr="001A14D3" w:rsidTr="00B70123">
        <w:tc>
          <w:tcPr>
            <w:tcW w:w="9016" w:type="dxa"/>
            <w:gridSpan w:val="4"/>
            <w:shd w:val="clear" w:color="auto" w:fill="FFC000"/>
          </w:tcPr>
          <w:p w:rsidR="00131BAA" w:rsidRPr="001A14D3" w:rsidRDefault="00131BAA" w:rsidP="00B70123">
            <w:pPr>
              <w:rPr>
                <w:rFonts w:cs="B Nazanin"/>
                <w:rtl/>
              </w:rPr>
            </w:pPr>
            <w:r w:rsidRPr="001A14D3">
              <w:rPr>
                <w:rFonts w:cs="B Nazanin"/>
                <w:rtl/>
              </w:rPr>
              <w:t>ابزار</w:t>
            </w:r>
          </w:p>
        </w:tc>
      </w:tr>
    </w:tbl>
    <w:p w:rsidR="009E0F40" w:rsidRPr="001A14D3" w:rsidRDefault="009E0F40" w:rsidP="00C13BBA">
      <w:pPr>
        <w:pStyle w:val="ListParagraph"/>
        <w:rPr>
          <w:rFonts w:cs="B Nazanin"/>
          <w:b/>
          <w:bCs/>
          <w:i/>
          <w:iCs/>
          <w:sz w:val="24"/>
          <w:szCs w:val="24"/>
          <w:rtl/>
        </w:rPr>
      </w:pPr>
    </w:p>
    <w:p w:rsidR="00C13BBA" w:rsidRPr="001A14D3" w:rsidRDefault="00C13BBA" w:rsidP="00C13BBA">
      <w:pPr>
        <w:rPr>
          <w:rFonts w:cs="B Nazanin"/>
          <w:b/>
          <w:bCs/>
          <w:i/>
          <w:iCs/>
          <w:sz w:val="24"/>
          <w:szCs w:val="24"/>
          <w:rtl/>
        </w:rPr>
      </w:pPr>
    </w:p>
    <w:p w:rsidR="00C13BBA" w:rsidRPr="009A7901" w:rsidRDefault="00C13BBA" w:rsidP="009A7901">
      <w:pPr>
        <w:pStyle w:val="Heading3"/>
        <w:rPr>
          <w:b/>
          <w:bCs/>
        </w:rPr>
      </w:pPr>
      <w:bookmarkStart w:id="61" w:name="_Toc47446174"/>
      <w:r w:rsidRPr="009A7901">
        <w:rPr>
          <w:b/>
          <w:bCs/>
        </w:rPr>
        <w:t>DoD</w:t>
      </w:r>
      <w:bookmarkEnd w:id="61"/>
    </w:p>
    <w:p w:rsidR="00C13BBA" w:rsidRPr="001A14D3" w:rsidRDefault="00C13BBA" w:rsidP="00C13BBA">
      <w:pPr>
        <w:pStyle w:val="ListParagraph"/>
        <w:bidi w:val="0"/>
        <w:rPr>
          <w:rFonts w:cs="B Nazanin"/>
          <w:b/>
          <w:bCs/>
          <w:i/>
          <w:iCs/>
          <w:sz w:val="24"/>
          <w:szCs w:val="24"/>
        </w:rPr>
      </w:pPr>
    </w:p>
    <w:p w:rsidR="00C13BBA" w:rsidRPr="001A14D3" w:rsidRDefault="00C13BBA" w:rsidP="00FB36E6">
      <w:pPr>
        <w:pStyle w:val="ListParagraph"/>
        <w:rPr>
          <w:rFonts w:cs="B Nazanin"/>
          <w:b/>
          <w:bCs/>
          <w:i/>
          <w:iCs/>
          <w:sz w:val="24"/>
          <w:szCs w:val="24"/>
        </w:rPr>
      </w:pPr>
      <w:r w:rsidRPr="001A14D3">
        <w:rPr>
          <w:rFonts w:cs="B Nazanin"/>
          <w:b/>
          <w:bCs/>
          <w:i/>
          <w:iCs/>
          <w:noProof/>
          <w:sz w:val="24"/>
          <w:szCs w:val="24"/>
          <w:lang w:bidi="ar-SA"/>
        </w:rPr>
        <w:drawing>
          <wp:inline distT="0" distB="0" distL="0" distR="0" wp14:anchorId="737F6C55" wp14:editId="7A6BF555">
            <wp:extent cx="4358640" cy="1417320"/>
            <wp:effectExtent l="0" t="0" r="3810" b="0"/>
            <wp:docPr id="30" name="Picture 30" descr="photo_2020-07-22_17-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oto_2020-07-22_17-13-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58640" cy="1417320"/>
                    </a:xfrm>
                    <a:prstGeom prst="rect">
                      <a:avLst/>
                    </a:prstGeom>
                    <a:noFill/>
                    <a:ln>
                      <a:noFill/>
                    </a:ln>
                  </pic:spPr>
                </pic:pic>
              </a:graphicData>
            </a:graphic>
          </wp:inline>
        </w:drawing>
      </w:r>
    </w:p>
    <w:p w:rsidR="00C13BBA" w:rsidRPr="001A14D3" w:rsidRDefault="00C13BBA" w:rsidP="00C13BBA">
      <w:pPr>
        <w:pStyle w:val="ListParagraph"/>
        <w:rPr>
          <w:rFonts w:cs="B Nazanin"/>
          <w:b/>
          <w:bCs/>
          <w:i/>
          <w:iCs/>
          <w:sz w:val="24"/>
          <w:szCs w:val="24"/>
        </w:rPr>
      </w:pPr>
    </w:p>
    <w:p w:rsidR="00C13BBA" w:rsidRPr="001A14D3" w:rsidRDefault="00C13BBA" w:rsidP="00C13BBA">
      <w:pPr>
        <w:pStyle w:val="ListParagraph"/>
        <w:numPr>
          <w:ilvl w:val="3"/>
          <w:numId w:val="46"/>
        </w:numPr>
        <w:spacing w:line="256" w:lineRule="auto"/>
        <w:rPr>
          <w:rFonts w:cs="B Nazanin"/>
          <w:sz w:val="24"/>
          <w:szCs w:val="24"/>
        </w:rPr>
      </w:pPr>
      <w:r w:rsidRPr="001A14D3">
        <w:rPr>
          <w:rFonts w:cs="B Nazanin"/>
          <w:sz w:val="24"/>
          <w:szCs w:val="24"/>
        </w:rPr>
        <w:t xml:space="preserve">sprint </w:t>
      </w:r>
      <w:r w:rsidRPr="001A14D3">
        <w:rPr>
          <w:rFonts w:cs="B Nazanin" w:hint="cs"/>
          <w:sz w:val="24"/>
          <w:szCs w:val="24"/>
          <w:rtl/>
        </w:rPr>
        <w:t xml:space="preserve"> اول : </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t>تست کردن اتوماتیک</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t xml:space="preserve">توافق بین اعضا مبنی بر تکمیل شدن </w:t>
      </w:r>
      <w:r w:rsidRPr="001A14D3">
        <w:rPr>
          <w:rFonts w:cs="B Nazanin"/>
          <w:sz w:val="24"/>
          <w:szCs w:val="24"/>
        </w:rPr>
        <w:t>code</w:t>
      </w:r>
      <w:r w:rsidRPr="001A14D3">
        <w:rPr>
          <w:rFonts w:cs="B Nazanin" w:hint="cs"/>
          <w:sz w:val="24"/>
          <w:szCs w:val="24"/>
          <w:rtl/>
        </w:rPr>
        <w:t xml:space="preserve"> در این </w:t>
      </w:r>
      <w:r w:rsidRPr="001A14D3">
        <w:rPr>
          <w:rFonts w:cs="B Nazanin"/>
          <w:sz w:val="24"/>
          <w:szCs w:val="24"/>
        </w:rPr>
        <w:t xml:space="preserve">sprint </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t xml:space="preserve">مالک محصول اجازه ادامه کار دهد </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t xml:space="preserve">بررسی </w:t>
      </w:r>
      <w:r w:rsidRPr="001A14D3">
        <w:rPr>
          <w:rFonts w:cs="B Nazanin"/>
          <w:sz w:val="24"/>
          <w:szCs w:val="24"/>
        </w:rPr>
        <w:t xml:space="preserve">Response Time </w:t>
      </w:r>
      <w:r w:rsidRPr="001A14D3">
        <w:rPr>
          <w:rFonts w:cs="B Nazanin" w:hint="cs"/>
          <w:sz w:val="24"/>
          <w:szCs w:val="24"/>
          <w:rtl/>
        </w:rPr>
        <w:t xml:space="preserve"> ( کارکرد بالاتر از 1 ثانیه مجاز نیست)</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t xml:space="preserve">نیازمند </w:t>
      </w:r>
      <w:r w:rsidRPr="001A14D3">
        <w:rPr>
          <w:rFonts w:cs="B Nazanin"/>
          <w:sz w:val="24"/>
          <w:szCs w:val="24"/>
        </w:rPr>
        <w:t xml:space="preserve">Sprint </w:t>
      </w:r>
      <w:r w:rsidRPr="001A14D3">
        <w:rPr>
          <w:rFonts w:cs="B Nazanin" w:hint="cs"/>
          <w:sz w:val="24"/>
          <w:szCs w:val="24"/>
          <w:rtl/>
        </w:rPr>
        <w:t xml:space="preserve"> دوم </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sz w:val="24"/>
          <w:szCs w:val="24"/>
        </w:rPr>
        <w:t xml:space="preserve">integrate </w:t>
      </w:r>
      <w:r w:rsidRPr="001A14D3">
        <w:rPr>
          <w:rFonts w:cs="B Nazanin" w:hint="cs"/>
          <w:sz w:val="24"/>
          <w:szCs w:val="24"/>
          <w:rtl/>
        </w:rPr>
        <w:t xml:space="preserve"> شدن کد با </w:t>
      </w:r>
      <w:r w:rsidRPr="001A14D3">
        <w:rPr>
          <w:rFonts w:cs="B Nazanin"/>
          <w:sz w:val="24"/>
          <w:szCs w:val="24"/>
        </w:rPr>
        <w:t>master branch</w:t>
      </w:r>
    </w:p>
    <w:p w:rsidR="00C13BBA" w:rsidRPr="001A14D3" w:rsidRDefault="00C13BBA" w:rsidP="00C13BBA">
      <w:pPr>
        <w:pStyle w:val="ListParagraph"/>
        <w:ind w:left="2880"/>
        <w:rPr>
          <w:rFonts w:cs="B Nazanin"/>
          <w:sz w:val="24"/>
          <w:szCs w:val="24"/>
          <w:rtl/>
        </w:rPr>
      </w:pPr>
    </w:p>
    <w:p w:rsidR="004E786A" w:rsidRPr="001A14D3" w:rsidRDefault="004E786A" w:rsidP="004E786A">
      <w:pPr>
        <w:pStyle w:val="ListParagraph"/>
        <w:ind w:left="2880"/>
        <w:rPr>
          <w:rFonts w:cs="B Nazanin"/>
          <w:sz w:val="24"/>
          <w:szCs w:val="24"/>
        </w:rPr>
      </w:pPr>
    </w:p>
    <w:p w:rsidR="00C13BBA" w:rsidRPr="001A14D3" w:rsidRDefault="00C13BBA" w:rsidP="00C13BBA">
      <w:pPr>
        <w:pStyle w:val="ListParagraph"/>
        <w:numPr>
          <w:ilvl w:val="3"/>
          <w:numId w:val="46"/>
        </w:numPr>
        <w:spacing w:line="256" w:lineRule="auto"/>
        <w:rPr>
          <w:rFonts w:cs="B Nazanin"/>
          <w:sz w:val="24"/>
          <w:szCs w:val="24"/>
        </w:rPr>
      </w:pPr>
      <w:r w:rsidRPr="001A14D3">
        <w:rPr>
          <w:rFonts w:cs="B Nazanin"/>
          <w:sz w:val="24"/>
          <w:szCs w:val="24"/>
        </w:rPr>
        <w:t xml:space="preserve">Sprint </w:t>
      </w:r>
      <w:r w:rsidRPr="001A14D3">
        <w:rPr>
          <w:rFonts w:cs="B Nazanin" w:hint="cs"/>
          <w:sz w:val="24"/>
          <w:szCs w:val="24"/>
          <w:rtl/>
        </w:rPr>
        <w:t xml:space="preserve"> دوم : </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t xml:space="preserve">تست کردن اتوماتیک </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t xml:space="preserve">توافق بین اعضا مبنی بر تکمیل شدن </w:t>
      </w:r>
      <w:r w:rsidRPr="001A14D3">
        <w:rPr>
          <w:rFonts w:cs="B Nazanin"/>
          <w:sz w:val="24"/>
          <w:szCs w:val="24"/>
        </w:rPr>
        <w:t>code</w:t>
      </w:r>
      <w:r w:rsidRPr="001A14D3">
        <w:rPr>
          <w:rFonts w:cs="B Nazanin" w:hint="cs"/>
          <w:sz w:val="24"/>
          <w:szCs w:val="24"/>
          <w:rtl/>
        </w:rPr>
        <w:t xml:space="preserve"> در این </w:t>
      </w:r>
      <w:r w:rsidRPr="001A14D3">
        <w:rPr>
          <w:rFonts w:cs="B Nazanin"/>
          <w:sz w:val="24"/>
          <w:szCs w:val="24"/>
        </w:rPr>
        <w:t xml:space="preserve">sprint </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t xml:space="preserve">مالک محصول اجازه ادامه کار دهد </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t xml:space="preserve">بررسی </w:t>
      </w:r>
      <w:r w:rsidRPr="001A14D3">
        <w:rPr>
          <w:rFonts w:cs="B Nazanin"/>
          <w:sz w:val="24"/>
          <w:szCs w:val="24"/>
        </w:rPr>
        <w:t>Response Time</w:t>
      </w:r>
    </w:p>
    <w:p w:rsidR="00C13BBA" w:rsidRPr="001A14D3" w:rsidRDefault="00C13BBA" w:rsidP="00C13BBA">
      <w:pPr>
        <w:pStyle w:val="ListParagraph"/>
        <w:numPr>
          <w:ilvl w:val="7"/>
          <w:numId w:val="46"/>
        </w:numPr>
        <w:spacing w:line="256" w:lineRule="auto"/>
        <w:rPr>
          <w:rFonts w:cs="B Nazanin"/>
          <w:sz w:val="24"/>
          <w:szCs w:val="24"/>
        </w:rPr>
      </w:pPr>
      <w:r w:rsidRPr="001A14D3">
        <w:rPr>
          <w:rStyle w:val="FootnoteReference"/>
          <w:rFonts w:cs="B Nazanin"/>
          <w:sz w:val="24"/>
          <w:szCs w:val="24"/>
        </w:rPr>
        <w:footnoteReference w:id="1"/>
      </w:r>
      <w:r w:rsidRPr="001A14D3">
        <w:rPr>
          <w:rFonts w:cs="B Nazanin"/>
          <w:sz w:val="24"/>
          <w:szCs w:val="24"/>
        </w:rPr>
        <w:t>Cyclomatic Complexity</w:t>
      </w:r>
      <w:r w:rsidRPr="001A14D3">
        <w:rPr>
          <w:rFonts w:cs="B Nazanin" w:hint="cs"/>
          <w:sz w:val="24"/>
          <w:szCs w:val="24"/>
          <w:rtl/>
        </w:rPr>
        <w:t xml:space="preserve"> از حد انتظار کمتر باشد </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sz w:val="24"/>
          <w:szCs w:val="24"/>
        </w:rPr>
        <w:t xml:space="preserve">integrate </w:t>
      </w:r>
      <w:r w:rsidRPr="001A14D3">
        <w:rPr>
          <w:rFonts w:cs="B Nazanin" w:hint="cs"/>
          <w:sz w:val="24"/>
          <w:szCs w:val="24"/>
          <w:rtl/>
        </w:rPr>
        <w:t xml:space="preserve"> شدن کد با </w:t>
      </w:r>
      <w:r w:rsidRPr="001A14D3">
        <w:rPr>
          <w:rFonts w:cs="B Nazanin"/>
          <w:sz w:val="24"/>
          <w:szCs w:val="24"/>
        </w:rPr>
        <w:t>master branch</w:t>
      </w:r>
    </w:p>
    <w:p w:rsidR="00C13BBA" w:rsidRPr="001A14D3" w:rsidRDefault="00C13BBA" w:rsidP="00C13BBA">
      <w:pPr>
        <w:rPr>
          <w:rFonts w:cs="B Nazanin"/>
          <w:sz w:val="24"/>
          <w:szCs w:val="24"/>
        </w:rPr>
      </w:pPr>
    </w:p>
    <w:p w:rsidR="00C13BBA" w:rsidRPr="001A14D3" w:rsidRDefault="00C13BBA" w:rsidP="00C13BBA">
      <w:pPr>
        <w:pStyle w:val="ListParagraph"/>
        <w:numPr>
          <w:ilvl w:val="3"/>
          <w:numId w:val="46"/>
        </w:numPr>
        <w:spacing w:line="256" w:lineRule="auto"/>
        <w:rPr>
          <w:rFonts w:cs="B Nazanin"/>
          <w:sz w:val="24"/>
          <w:szCs w:val="24"/>
        </w:rPr>
      </w:pPr>
      <w:r w:rsidRPr="001A14D3">
        <w:rPr>
          <w:rFonts w:cs="B Nazanin"/>
          <w:sz w:val="24"/>
          <w:szCs w:val="24"/>
        </w:rPr>
        <w:t xml:space="preserve">Sprint </w:t>
      </w:r>
      <w:r w:rsidRPr="001A14D3">
        <w:rPr>
          <w:rFonts w:cs="B Nazanin" w:hint="cs"/>
          <w:sz w:val="24"/>
          <w:szCs w:val="24"/>
          <w:rtl/>
        </w:rPr>
        <w:t xml:space="preserve"> سوم : </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t xml:space="preserve">تست کردن اتوماتیک </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t xml:space="preserve">توافق بین اعضا مبنی بر تکمیل شدن </w:t>
      </w:r>
      <w:r w:rsidRPr="001A14D3">
        <w:rPr>
          <w:rFonts w:cs="B Nazanin"/>
          <w:sz w:val="24"/>
          <w:szCs w:val="24"/>
        </w:rPr>
        <w:t>code</w:t>
      </w:r>
      <w:r w:rsidRPr="001A14D3">
        <w:rPr>
          <w:rFonts w:cs="B Nazanin" w:hint="cs"/>
          <w:sz w:val="24"/>
          <w:szCs w:val="24"/>
          <w:rtl/>
        </w:rPr>
        <w:t xml:space="preserve"> در این </w:t>
      </w:r>
      <w:r w:rsidRPr="001A14D3">
        <w:rPr>
          <w:rFonts w:cs="B Nazanin"/>
          <w:sz w:val="24"/>
          <w:szCs w:val="24"/>
        </w:rPr>
        <w:t xml:space="preserve">sprint </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t xml:space="preserve">مالک محصول اجازه ادامه کار دهد </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t xml:space="preserve">بررسی </w:t>
      </w:r>
      <w:r w:rsidRPr="001A14D3">
        <w:rPr>
          <w:rFonts w:cs="B Nazanin"/>
          <w:sz w:val="24"/>
          <w:szCs w:val="24"/>
        </w:rPr>
        <w:t>Response Time</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sz w:val="24"/>
          <w:szCs w:val="24"/>
        </w:rPr>
        <w:t xml:space="preserve">Refactor </w:t>
      </w:r>
      <w:r w:rsidRPr="001A14D3">
        <w:rPr>
          <w:rFonts w:cs="B Nazanin" w:hint="cs"/>
          <w:sz w:val="24"/>
          <w:szCs w:val="24"/>
          <w:rtl/>
        </w:rPr>
        <w:t xml:space="preserve"> کردن کدها</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sz w:val="24"/>
          <w:szCs w:val="24"/>
        </w:rPr>
        <w:t xml:space="preserve">integrate </w:t>
      </w:r>
      <w:r w:rsidRPr="001A14D3">
        <w:rPr>
          <w:rFonts w:cs="B Nazanin" w:hint="cs"/>
          <w:sz w:val="24"/>
          <w:szCs w:val="24"/>
          <w:rtl/>
        </w:rPr>
        <w:t xml:space="preserve"> شدن کد با </w:t>
      </w:r>
      <w:r w:rsidRPr="001A14D3">
        <w:rPr>
          <w:rFonts w:cs="B Nazanin"/>
          <w:sz w:val="24"/>
          <w:szCs w:val="24"/>
        </w:rPr>
        <w:t>master branch</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sz w:val="24"/>
          <w:szCs w:val="24"/>
        </w:rPr>
        <w:lastRenderedPageBreak/>
        <w:t xml:space="preserve">deploy </w:t>
      </w:r>
      <w:r w:rsidRPr="001A14D3">
        <w:rPr>
          <w:rFonts w:cs="B Nazanin" w:hint="cs"/>
          <w:sz w:val="24"/>
          <w:szCs w:val="24"/>
          <w:rtl/>
        </w:rPr>
        <w:t xml:space="preserve">کردن کد </w:t>
      </w:r>
    </w:p>
    <w:p w:rsidR="00C13BBA" w:rsidRPr="001A14D3" w:rsidRDefault="00C13BBA" w:rsidP="00C13BBA">
      <w:pPr>
        <w:pStyle w:val="ListParagraph"/>
        <w:ind w:left="2880"/>
        <w:rPr>
          <w:rFonts w:cs="B Nazanin"/>
          <w:sz w:val="24"/>
          <w:szCs w:val="24"/>
          <w:rtl/>
        </w:rPr>
      </w:pPr>
    </w:p>
    <w:p w:rsidR="009E1F51" w:rsidRPr="001A14D3" w:rsidRDefault="009E1F51" w:rsidP="009E1F51">
      <w:pPr>
        <w:pStyle w:val="ListParagraph"/>
        <w:ind w:left="2880"/>
        <w:rPr>
          <w:rFonts w:cs="B Nazanin"/>
          <w:sz w:val="24"/>
          <w:szCs w:val="24"/>
          <w:rtl/>
        </w:rPr>
      </w:pPr>
    </w:p>
    <w:p w:rsidR="009E1F51" w:rsidRPr="001A14D3" w:rsidRDefault="009E1F51" w:rsidP="009E1F51">
      <w:pPr>
        <w:pStyle w:val="ListParagraph"/>
        <w:ind w:left="2880"/>
        <w:rPr>
          <w:rFonts w:cs="B Nazanin"/>
          <w:sz w:val="24"/>
          <w:szCs w:val="24"/>
          <w:rtl/>
        </w:rPr>
      </w:pPr>
    </w:p>
    <w:p w:rsidR="009E1F51" w:rsidRDefault="009E1F51" w:rsidP="009E1F51">
      <w:pPr>
        <w:pStyle w:val="ListParagraph"/>
        <w:ind w:left="2880"/>
        <w:rPr>
          <w:rFonts w:cs="B Nazanin"/>
          <w:sz w:val="24"/>
          <w:szCs w:val="24"/>
          <w:rtl/>
        </w:rPr>
      </w:pPr>
    </w:p>
    <w:p w:rsidR="001E34A3" w:rsidRDefault="001E34A3" w:rsidP="009E1F51">
      <w:pPr>
        <w:pStyle w:val="ListParagraph"/>
        <w:ind w:left="2880"/>
        <w:rPr>
          <w:rFonts w:cs="B Nazanin"/>
          <w:sz w:val="24"/>
          <w:szCs w:val="24"/>
          <w:rtl/>
        </w:rPr>
      </w:pPr>
    </w:p>
    <w:p w:rsidR="001E34A3" w:rsidRDefault="001E34A3" w:rsidP="009E1F51">
      <w:pPr>
        <w:pStyle w:val="ListParagraph"/>
        <w:ind w:left="2880"/>
        <w:rPr>
          <w:rFonts w:cs="B Nazanin"/>
          <w:sz w:val="24"/>
          <w:szCs w:val="24"/>
          <w:rtl/>
        </w:rPr>
      </w:pPr>
    </w:p>
    <w:p w:rsidR="001E34A3" w:rsidRDefault="001E34A3" w:rsidP="009E1F51">
      <w:pPr>
        <w:pStyle w:val="ListParagraph"/>
        <w:ind w:left="2880"/>
        <w:rPr>
          <w:rFonts w:cs="B Nazanin"/>
          <w:sz w:val="24"/>
          <w:szCs w:val="24"/>
          <w:rtl/>
        </w:rPr>
      </w:pPr>
    </w:p>
    <w:p w:rsidR="001E34A3" w:rsidRDefault="001E34A3" w:rsidP="009E1F51">
      <w:pPr>
        <w:pStyle w:val="ListParagraph"/>
        <w:ind w:left="2880"/>
        <w:rPr>
          <w:rFonts w:cs="B Nazanin"/>
          <w:sz w:val="24"/>
          <w:szCs w:val="24"/>
          <w:rtl/>
        </w:rPr>
      </w:pPr>
    </w:p>
    <w:p w:rsidR="001E34A3" w:rsidRDefault="001E34A3" w:rsidP="009E1F51">
      <w:pPr>
        <w:pStyle w:val="ListParagraph"/>
        <w:ind w:left="2880"/>
        <w:rPr>
          <w:rFonts w:cs="B Nazanin"/>
          <w:sz w:val="24"/>
          <w:szCs w:val="24"/>
          <w:rtl/>
        </w:rPr>
      </w:pPr>
    </w:p>
    <w:p w:rsidR="001E34A3" w:rsidRDefault="001E34A3" w:rsidP="009E1F51">
      <w:pPr>
        <w:pStyle w:val="ListParagraph"/>
        <w:ind w:left="2880"/>
        <w:rPr>
          <w:rFonts w:cs="B Nazanin"/>
          <w:sz w:val="24"/>
          <w:szCs w:val="24"/>
          <w:rtl/>
        </w:rPr>
      </w:pPr>
    </w:p>
    <w:p w:rsidR="001E34A3" w:rsidRDefault="001E34A3" w:rsidP="009E1F51">
      <w:pPr>
        <w:pStyle w:val="ListParagraph"/>
        <w:ind w:left="2880"/>
        <w:rPr>
          <w:rFonts w:cs="B Nazanin"/>
          <w:sz w:val="24"/>
          <w:szCs w:val="24"/>
          <w:rtl/>
        </w:rPr>
      </w:pPr>
    </w:p>
    <w:p w:rsidR="001E34A3" w:rsidRDefault="001E34A3" w:rsidP="009E1F51">
      <w:pPr>
        <w:pStyle w:val="ListParagraph"/>
        <w:ind w:left="2880"/>
        <w:rPr>
          <w:rFonts w:cs="B Nazanin"/>
          <w:sz w:val="24"/>
          <w:szCs w:val="24"/>
          <w:rtl/>
        </w:rPr>
      </w:pPr>
    </w:p>
    <w:p w:rsidR="001E34A3" w:rsidRDefault="001E34A3" w:rsidP="009E1F51">
      <w:pPr>
        <w:pStyle w:val="ListParagraph"/>
        <w:ind w:left="2880"/>
        <w:rPr>
          <w:rFonts w:cs="B Nazanin"/>
          <w:sz w:val="24"/>
          <w:szCs w:val="24"/>
          <w:rtl/>
        </w:rPr>
      </w:pPr>
    </w:p>
    <w:p w:rsidR="001E34A3" w:rsidRDefault="001E34A3" w:rsidP="009E1F51">
      <w:pPr>
        <w:pStyle w:val="ListParagraph"/>
        <w:ind w:left="2880"/>
        <w:rPr>
          <w:rFonts w:cs="B Nazanin"/>
          <w:sz w:val="24"/>
          <w:szCs w:val="24"/>
          <w:rtl/>
        </w:rPr>
      </w:pPr>
    </w:p>
    <w:p w:rsidR="001E34A3" w:rsidRDefault="001E34A3" w:rsidP="009E1F51">
      <w:pPr>
        <w:pStyle w:val="ListParagraph"/>
        <w:ind w:left="2880"/>
        <w:rPr>
          <w:rFonts w:cs="B Nazanin"/>
          <w:sz w:val="24"/>
          <w:szCs w:val="24"/>
          <w:rtl/>
        </w:rPr>
      </w:pPr>
    </w:p>
    <w:p w:rsidR="001E34A3" w:rsidRPr="001A14D3" w:rsidRDefault="001E34A3" w:rsidP="009E1F51">
      <w:pPr>
        <w:pStyle w:val="ListParagraph"/>
        <w:ind w:left="2880"/>
        <w:rPr>
          <w:rFonts w:cs="B Nazanin"/>
          <w:sz w:val="24"/>
          <w:szCs w:val="24"/>
        </w:rPr>
      </w:pPr>
    </w:p>
    <w:p w:rsidR="00C13BBA" w:rsidRPr="001A14D3" w:rsidRDefault="00C13BBA" w:rsidP="00C13BBA">
      <w:pPr>
        <w:pStyle w:val="ListParagraph"/>
        <w:ind w:left="2880"/>
        <w:rPr>
          <w:rFonts w:cs="B Nazanin"/>
          <w:sz w:val="24"/>
          <w:szCs w:val="24"/>
          <w:rtl/>
        </w:rPr>
      </w:pPr>
    </w:p>
    <w:p w:rsidR="00C13BBA" w:rsidRPr="009A7901" w:rsidRDefault="00C13BBA" w:rsidP="009A7901">
      <w:pPr>
        <w:pStyle w:val="Heading3"/>
        <w:rPr>
          <w:b/>
          <w:bCs/>
        </w:rPr>
      </w:pPr>
      <w:bookmarkStart w:id="62" w:name="_Toc47446175"/>
      <w:r w:rsidRPr="009A7901">
        <w:rPr>
          <w:b/>
          <w:bCs/>
        </w:rPr>
        <w:t>DoR</w:t>
      </w:r>
      <w:bookmarkEnd w:id="62"/>
    </w:p>
    <w:p w:rsidR="00C13BBA" w:rsidRPr="001A14D3" w:rsidRDefault="00C13BBA" w:rsidP="00C13BBA">
      <w:pPr>
        <w:pStyle w:val="ListParagraph"/>
        <w:rPr>
          <w:rFonts w:cs="B Nazanin"/>
          <w:sz w:val="24"/>
          <w:szCs w:val="24"/>
        </w:rPr>
      </w:pPr>
    </w:p>
    <w:p w:rsidR="001E34A3" w:rsidRPr="00BA6B51" w:rsidRDefault="00C13BBA" w:rsidP="00BA6B51">
      <w:pPr>
        <w:pStyle w:val="ListParagraph"/>
        <w:jc w:val="center"/>
        <w:rPr>
          <w:rFonts w:cs="B Nazanin"/>
          <w:sz w:val="24"/>
          <w:szCs w:val="24"/>
          <w:rtl/>
        </w:rPr>
      </w:pPr>
      <w:r w:rsidRPr="001A14D3">
        <w:rPr>
          <w:rFonts w:cs="B Nazanin"/>
          <w:noProof/>
          <w:sz w:val="24"/>
          <w:szCs w:val="24"/>
          <w:lang w:bidi="ar-SA"/>
        </w:rPr>
        <w:drawing>
          <wp:inline distT="0" distB="0" distL="0" distR="0" wp14:anchorId="1AAFB2D8" wp14:editId="616CD0C6">
            <wp:extent cx="4960620" cy="1737360"/>
            <wp:effectExtent l="0" t="0" r="0" b="0"/>
            <wp:docPr id="4" name="Picture 4" descr="photo_2020-07-22_17-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to_2020-07-22_17-17-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60620" cy="1737360"/>
                    </a:xfrm>
                    <a:prstGeom prst="rect">
                      <a:avLst/>
                    </a:prstGeom>
                    <a:noFill/>
                    <a:ln>
                      <a:noFill/>
                    </a:ln>
                  </pic:spPr>
                </pic:pic>
              </a:graphicData>
            </a:graphic>
          </wp:inline>
        </w:drawing>
      </w:r>
    </w:p>
    <w:p w:rsidR="001E34A3" w:rsidRDefault="001E34A3" w:rsidP="00C13BBA">
      <w:pPr>
        <w:pStyle w:val="ListParagraph"/>
        <w:rPr>
          <w:rFonts w:cs="B Nazanin"/>
          <w:sz w:val="24"/>
          <w:szCs w:val="24"/>
          <w:rtl/>
        </w:rPr>
      </w:pPr>
    </w:p>
    <w:p w:rsidR="00C13BBA" w:rsidRPr="001A14D3" w:rsidRDefault="00C13BBA" w:rsidP="00C13BBA">
      <w:pPr>
        <w:pStyle w:val="ListParagraph"/>
        <w:rPr>
          <w:rFonts w:cs="B Nazanin"/>
          <w:sz w:val="24"/>
          <w:szCs w:val="24"/>
        </w:rPr>
      </w:pPr>
      <w:r w:rsidRPr="001A14D3">
        <w:rPr>
          <w:rFonts w:cs="B Nazanin" w:hint="cs"/>
          <w:sz w:val="24"/>
          <w:szCs w:val="24"/>
          <w:rtl/>
        </w:rPr>
        <w:t xml:space="preserve">معنای </w:t>
      </w:r>
      <w:r w:rsidRPr="001A14D3">
        <w:rPr>
          <w:rFonts w:cs="B Nazanin"/>
          <w:sz w:val="24"/>
          <w:szCs w:val="24"/>
        </w:rPr>
        <w:t>DoR</w:t>
      </w:r>
      <w:r w:rsidRPr="001A14D3">
        <w:rPr>
          <w:rFonts w:cs="B Nazanin"/>
          <w:sz w:val="24"/>
          <w:szCs w:val="24"/>
          <w:rtl/>
        </w:rPr>
        <w:t xml:space="preserve"> </w:t>
      </w:r>
      <w:r w:rsidRPr="001A14D3">
        <w:rPr>
          <w:rFonts w:cs="B Nazanin"/>
          <w:sz w:val="24"/>
          <w:szCs w:val="24"/>
        </w:rPr>
        <w:t>(Definition of Ready)</w:t>
      </w:r>
      <w:r w:rsidRPr="001A14D3">
        <w:rPr>
          <w:rFonts w:cs="B Nazanin" w:hint="cs"/>
          <w:sz w:val="24"/>
          <w:szCs w:val="24"/>
          <w:rtl/>
        </w:rPr>
        <w:t xml:space="preserve"> : </w:t>
      </w:r>
    </w:p>
    <w:p w:rsidR="00C13BBA" w:rsidRPr="001A14D3" w:rsidRDefault="00C13BBA" w:rsidP="00C13BBA">
      <w:pPr>
        <w:pStyle w:val="ListParagraph"/>
        <w:rPr>
          <w:rFonts w:cs="B Nazanin"/>
          <w:sz w:val="24"/>
          <w:szCs w:val="24"/>
          <w:rtl/>
        </w:rPr>
      </w:pPr>
      <w:r w:rsidRPr="001A14D3">
        <w:rPr>
          <w:rFonts w:cs="B Nazanin" w:hint="cs"/>
          <w:sz w:val="24"/>
          <w:szCs w:val="24"/>
          <w:rtl/>
        </w:rPr>
        <w:t xml:space="preserve">قبل از اینکه </w:t>
      </w:r>
      <w:r w:rsidRPr="001A14D3">
        <w:rPr>
          <w:rFonts w:cs="B Nazanin"/>
          <w:sz w:val="24"/>
          <w:szCs w:val="24"/>
        </w:rPr>
        <w:t xml:space="preserve">Sprint </w:t>
      </w:r>
      <w:r w:rsidRPr="001A14D3">
        <w:rPr>
          <w:rFonts w:cs="B Nazanin" w:hint="cs"/>
          <w:sz w:val="24"/>
          <w:szCs w:val="24"/>
          <w:rtl/>
        </w:rPr>
        <w:t xml:space="preserve"> شروع شود ، بهتر است که یک </w:t>
      </w:r>
      <w:r w:rsidRPr="001A14D3">
        <w:rPr>
          <w:rFonts w:cs="B Nazanin"/>
          <w:sz w:val="24"/>
          <w:szCs w:val="24"/>
        </w:rPr>
        <w:t xml:space="preserve">check-list </w:t>
      </w:r>
      <w:r w:rsidRPr="001A14D3">
        <w:rPr>
          <w:rFonts w:cs="B Nazanin" w:hint="cs"/>
          <w:sz w:val="24"/>
          <w:szCs w:val="24"/>
          <w:rtl/>
        </w:rPr>
        <w:t xml:space="preserve"> تهیه شود و در آن مشخص شود که کدام یک از کار ها قرار هست که روی </w:t>
      </w:r>
      <w:r w:rsidRPr="001A14D3">
        <w:rPr>
          <w:rFonts w:cs="B Nazanin"/>
          <w:sz w:val="24"/>
          <w:szCs w:val="24"/>
        </w:rPr>
        <w:t xml:space="preserve">PBI(Product backlog item) </w:t>
      </w:r>
      <w:r w:rsidRPr="001A14D3">
        <w:rPr>
          <w:rFonts w:cs="B Nazanin" w:hint="cs"/>
          <w:sz w:val="24"/>
          <w:szCs w:val="24"/>
          <w:rtl/>
        </w:rPr>
        <w:t xml:space="preserve">  انجام شود . البته این جزو راهنمای </w:t>
      </w:r>
      <w:r w:rsidRPr="001A14D3">
        <w:rPr>
          <w:rFonts w:cs="B Nazanin"/>
          <w:sz w:val="24"/>
          <w:szCs w:val="24"/>
        </w:rPr>
        <w:t xml:space="preserve">Scrum  </w:t>
      </w:r>
      <w:r w:rsidRPr="001A14D3">
        <w:rPr>
          <w:rFonts w:cs="B Nazanin" w:hint="cs"/>
          <w:sz w:val="24"/>
          <w:szCs w:val="24"/>
          <w:rtl/>
        </w:rPr>
        <w:t xml:space="preserve"> نیست ولی توصیه شده است که انجام شود . </w:t>
      </w:r>
    </w:p>
    <w:p w:rsidR="00C13BBA" w:rsidRPr="001A14D3" w:rsidRDefault="00C13BBA" w:rsidP="00C13BBA">
      <w:pPr>
        <w:pStyle w:val="ListParagraph"/>
        <w:rPr>
          <w:rFonts w:cs="B Nazanin"/>
          <w:sz w:val="24"/>
          <w:szCs w:val="24"/>
          <w:rtl/>
        </w:rPr>
      </w:pPr>
      <w:r w:rsidRPr="001A14D3">
        <w:rPr>
          <w:rFonts w:cs="B Nazanin" w:hint="cs"/>
          <w:sz w:val="24"/>
          <w:szCs w:val="24"/>
          <w:rtl/>
        </w:rPr>
        <w:t xml:space="preserve">وظیفه تکمیل این لیست به عهده </w:t>
      </w:r>
      <w:r w:rsidRPr="001A14D3">
        <w:rPr>
          <w:rFonts w:cs="B Nazanin"/>
          <w:sz w:val="24"/>
          <w:szCs w:val="24"/>
        </w:rPr>
        <w:t>Product owner</w:t>
      </w:r>
      <w:r w:rsidRPr="001A14D3">
        <w:rPr>
          <w:rFonts w:cs="B Nazanin" w:hint="cs"/>
          <w:sz w:val="24"/>
          <w:szCs w:val="24"/>
          <w:rtl/>
        </w:rPr>
        <w:t xml:space="preserve"> است . </w:t>
      </w:r>
    </w:p>
    <w:p w:rsidR="00C13BBA" w:rsidRPr="001A14D3" w:rsidRDefault="00C13BBA" w:rsidP="00C13BBA">
      <w:pPr>
        <w:pStyle w:val="ListParagraph"/>
        <w:rPr>
          <w:rFonts w:cs="B Nazanin"/>
          <w:sz w:val="24"/>
          <w:szCs w:val="24"/>
          <w:rtl/>
        </w:rPr>
      </w:pPr>
    </w:p>
    <w:p w:rsidR="00C13BBA" w:rsidRPr="001A14D3" w:rsidRDefault="00C13BBA" w:rsidP="00C13BBA">
      <w:pPr>
        <w:pStyle w:val="ListParagraph"/>
        <w:rPr>
          <w:rFonts w:cs="B Nazanin"/>
          <w:sz w:val="24"/>
          <w:szCs w:val="24"/>
        </w:rPr>
      </w:pPr>
    </w:p>
    <w:p w:rsidR="00C13BBA" w:rsidRPr="001A14D3" w:rsidRDefault="00C13BBA" w:rsidP="00C13BBA">
      <w:pPr>
        <w:pStyle w:val="ListParagraph"/>
        <w:numPr>
          <w:ilvl w:val="3"/>
          <w:numId w:val="46"/>
        </w:numPr>
        <w:spacing w:line="256" w:lineRule="auto"/>
        <w:rPr>
          <w:rFonts w:cs="B Nazanin"/>
          <w:sz w:val="24"/>
          <w:szCs w:val="24"/>
        </w:rPr>
      </w:pPr>
      <w:r w:rsidRPr="001A14D3">
        <w:rPr>
          <w:rFonts w:cs="B Nazanin"/>
          <w:sz w:val="24"/>
          <w:szCs w:val="24"/>
        </w:rPr>
        <w:t xml:space="preserve">Sprint </w:t>
      </w:r>
      <w:r w:rsidRPr="001A14D3">
        <w:rPr>
          <w:rFonts w:cs="B Nazanin" w:hint="cs"/>
          <w:sz w:val="24"/>
          <w:szCs w:val="24"/>
          <w:rtl/>
        </w:rPr>
        <w:t xml:space="preserve"> اول : </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lastRenderedPageBreak/>
        <w:t xml:space="preserve">صحبت راجع به </w:t>
      </w:r>
      <w:r w:rsidRPr="001A14D3">
        <w:rPr>
          <w:rFonts w:cs="B Nazanin"/>
          <w:sz w:val="24"/>
          <w:szCs w:val="24"/>
        </w:rPr>
        <w:t>Story</w:t>
      </w:r>
      <w:r w:rsidRPr="001A14D3">
        <w:rPr>
          <w:rFonts w:cs="B Nazanin" w:hint="cs"/>
          <w:sz w:val="24"/>
          <w:szCs w:val="24"/>
          <w:rtl/>
        </w:rPr>
        <w:t xml:space="preserve"> های این </w:t>
      </w:r>
      <w:r w:rsidRPr="001A14D3">
        <w:rPr>
          <w:rFonts w:cs="B Nazanin"/>
          <w:sz w:val="24"/>
          <w:szCs w:val="24"/>
        </w:rPr>
        <w:t xml:space="preserve">Sprint </w:t>
      </w:r>
      <w:r w:rsidRPr="001A14D3">
        <w:rPr>
          <w:rFonts w:cs="B Nazanin" w:hint="cs"/>
          <w:sz w:val="24"/>
          <w:szCs w:val="24"/>
          <w:rtl/>
        </w:rPr>
        <w:t xml:space="preserve"> بین تیم توسعه و مالک محصول با هدف رفع ابهام از مفهوم </w:t>
      </w:r>
      <w:r w:rsidRPr="001A14D3">
        <w:rPr>
          <w:rFonts w:cs="B Nazanin"/>
          <w:sz w:val="24"/>
          <w:szCs w:val="24"/>
        </w:rPr>
        <w:t xml:space="preserve">Story </w:t>
      </w:r>
      <w:r w:rsidRPr="001A14D3">
        <w:rPr>
          <w:rFonts w:cs="B Nazanin" w:hint="cs"/>
          <w:sz w:val="24"/>
          <w:szCs w:val="24"/>
          <w:rtl/>
        </w:rPr>
        <w:t xml:space="preserve"> به جهت تکمیل و انجام </w:t>
      </w:r>
      <w:r w:rsidRPr="001A14D3">
        <w:rPr>
          <w:rFonts w:cs="B Nazanin"/>
          <w:sz w:val="24"/>
          <w:szCs w:val="24"/>
        </w:rPr>
        <w:t xml:space="preserve">PBI </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t xml:space="preserve">بررسی ارزش محصول از نظر </w:t>
      </w:r>
      <w:r w:rsidRPr="001A14D3">
        <w:rPr>
          <w:rFonts w:cs="B Nazanin"/>
          <w:sz w:val="24"/>
          <w:szCs w:val="24"/>
        </w:rPr>
        <w:t>business</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t xml:space="preserve">تخمین تلاش مورد نیاز در طی </w:t>
      </w:r>
      <w:r w:rsidRPr="001A14D3">
        <w:rPr>
          <w:rFonts w:cs="B Nazanin"/>
          <w:sz w:val="24"/>
          <w:szCs w:val="24"/>
        </w:rPr>
        <w:t>Sprint</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t xml:space="preserve">مشخص کردن وابسنگی ها به گونه ای که وابستگی های خارجی جلوی کار را نگیرد </w:t>
      </w:r>
    </w:p>
    <w:p w:rsidR="00C13BBA" w:rsidRPr="001A14D3" w:rsidRDefault="00C13BBA" w:rsidP="00C13BBA">
      <w:pPr>
        <w:pStyle w:val="ListParagraph"/>
        <w:ind w:left="2880"/>
        <w:rPr>
          <w:rFonts w:cs="B Nazanin"/>
          <w:sz w:val="24"/>
          <w:szCs w:val="24"/>
        </w:rPr>
      </w:pPr>
    </w:p>
    <w:p w:rsidR="00C13BBA" w:rsidRPr="001A14D3" w:rsidRDefault="00C13BBA" w:rsidP="00C13BBA">
      <w:pPr>
        <w:pStyle w:val="ListParagraph"/>
        <w:ind w:left="2880"/>
        <w:rPr>
          <w:rFonts w:cs="B Nazanin"/>
          <w:sz w:val="24"/>
          <w:szCs w:val="24"/>
          <w:rtl/>
        </w:rPr>
      </w:pPr>
    </w:p>
    <w:p w:rsidR="00C13BBA" w:rsidRPr="001A14D3" w:rsidRDefault="00C13BBA" w:rsidP="00C13BBA">
      <w:pPr>
        <w:pStyle w:val="ListParagraph"/>
        <w:numPr>
          <w:ilvl w:val="3"/>
          <w:numId w:val="46"/>
        </w:numPr>
        <w:spacing w:line="256" w:lineRule="auto"/>
        <w:rPr>
          <w:rFonts w:cs="B Nazanin"/>
          <w:sz w:val="24"/>
          <w:szCs w:val="24"/>
        </w:rPr>
      </w:pPr>
      <w:r w:rsidRPr="001A14D3">
        <w:rPr>
          <w:rFonts w:cs="B Nazanin"/>
          <w:sz w:val="24"/>
          <w:szCs w:val="24"/>
        </w:rPr>
        <w:t xml:space="preserve">Sprint </w:t>
      </w:r>
      <w:r w:rsidRPr="001A14D3">
        <w:rPr>
          <w:rFonts w:cs="B Nazanin" w:hint="cs"/>
          <w:sz w:val="24"/>
          <w:szCs w:val="24"/>
          <w:rtl/>
        </w:rPr>
        <w:t xml:space="preserve"> دوم : </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t xml:space="preserve">تخمین تلاش مورد نیاز در طی </w:t>
      </w:r>
      <w:r w:rsidRPr="001A14D3">
        <w:rPr>
          <w:rFonts w:cs="B Nazanin"/>
          <w:sz w:val="24"/>
          <w:szCs w:val="24"/>
        </w:rPr>
        <w:t>Sprint</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sz w:val="24"/>
          <w:szCs w:val="24"/>
        </w:rPr>
        <w:t xml:space="preserve">Story </w:t>
      </w:r>
      <w:r w:rsidRPr="001A14D3">
        <w:rPr>
          <w:rFonts w:cs="B Nazanin" w:hint="cs"/>
          <w:sz w:val="24"/>
          <w:szCs w:val="24"/>
          <w:rtl/>
        </w:rPr>
        <w:t xml:space="preserve"> به اندازه کافی شکسته شود تا در داخل یک </w:t>
      </w:r>
      <w:r w:rsidRPr="001A14D3">
        <w:rPr>
          <w:rFonts w:cs="B Nazanin"/>
          <w:sz w:val="24"/>
          <w:szCs w:val="24"/>
        </w:rPr>
        <w:t xml:space="preserve">sprint </w:t>
      </w:r>
      <w:r w:rsidRPr="001A14D3">
        <w:rPr>
          <w:rFonts w:cs="B Nazanin" w:hint="cs"/>
          <w:sz w:val="24"/>
          <w:szCs w:val="24"/>
          <w:rtl/>
        </w:rPr>
        <w:t xml:space="preserve"> جا شود </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t xml:space="preserve">مشخص کردن </w:t>
      </w:r>
      <w:r w:rsidRPr="001A14D3">
        <w:rPr>
          <w:rFonts w:cs="B Nazanin"/>
          <w:sz w:val="24"/>
          <w:szCs w:val="24"/>
        </w:rPr>
        <w:t>Acceptance Criteria</w:t>
      </w:r>
      <w:r w:rsidRPr="001A14D3">
        <w:rPr>
          <w:rFonts w:cs="B Nazanin" w:hint="cs"/>
          <w:sz w:val="24"/>
          <w:szCs w:val="24"/>
          <w:rtl/>
        </w:rPr>
        <w:t xml:space="preserve"> (معیار پذیرش)</w:t>
      </w:r>
    </w:p>
    <w:p w:rsidR="00C13BBA" w:rsidRPr="001A14D3" w:rsidRDefault="00C13BBA" w:rsidP="00C13BBA">
      <w:pPr>
        <w:pStyle w:val="ListParagraph"/>
        <w:numPr>
          <w:ilvl w:val="7"/>
          <w:numId w:val="46"/>
        </w:numPr>
        <w:spacing w:line="240" w:lineRule="auto"/>
        <w:rPr>
          <w:rFonts w:cs="B Nazanin"/>
          <w:sz w:val="24"/>
          <w:szCs w:val="24"/>
        </w:rPr>
      </w:pPr>
      <w:r w:rsidRPr="001A14D3">
        <w:rPr>
          <w:rFonts w:cs="B Nazanin" w:hint="cs"/>
          <w:sz w:val="24"/>
          <w:szCs w:val="24"/>
          <w:rtl/>
        </w:rPr>
        <w:t xml:space="preserve">مشخص کردن اینکه تیم به اندازه کافی توانایی دارد تا آن </w:t>
      </w:r>
      <w:r w:rsidRPr="001A14D3">
        <w:rPr>
          <w:rFonts w:cs="B Nazanin"/>
          <w:sz w:val="24"/>
          <w:szCs w:val="24"/>
        </w:rPr>
        <w:t xml:space="preserve">Sprint </w:t>
      </w:r>
      <w:r w:rsidRPr="001A14D3">
        <w:rPr>
          <w:rFonts w:cs="B Nazanin" w:hint="cs"/>
          <w:sz w:val="24"/>
          <w:szCs w:val="24"/>
          <w:rtl/>
        </w:rPr>
        <w:t xml:space="preserve"> را انجام دهد </w:t>
      </w:r>
    </w:p>
    <w:p w:rsidR="00C13BBA" w:rsidRPr="001A14D3" w:rsidRDefault="00C13BBA" w:rsidP="00C13BBA">
      <w:pPr>
        <w:pStyle w:val="ListParagraph"/>
        <w:spacing w:line="240" w:lineRule="auto"/>
        <w:ind w:left="2880"/>
        <w:rPr>
          <w:rFonts w:cs="B Nazanin"/>
          <w:sz w:val="24"/>
          <w:szCs w:val="24"/>
        </w:rPr>
      </w:pPr>
    </w:p>
    <w:p w:rsidR="00C13BBA" w:rsidRPr="001A14D3" w:rsidRDefault="00C13BBA" w:rsidP="00C13BBA">
      <w:pPr>
        <w:pStyle w:val="ListParagraph"/>
        <w:spacing w:line="240" w:lineRule="auto"/>
        <w:ind w:left="2880"/>
        <w:rPr>
          <w:rFonts w:cs="B Nazanin"/>
          <w:sz w:val="24"/>
          <w:szCs w:val="24"/>
          <w:rtl/>
        </w:rPr>
      </w:pPr>
    </w:p>
    <w:p w:rsidR="00C13BBA" w:rsidRPr="001A14D3" w:rsidRDefault="00C13BBA" w:rsidP="00C13BBA">
      <w:pPr>
        <w:pStyle w:val="ListParagraph"/>
        <w:numPr>
          <w:ilvl w:val="3"/>
          <w:numId w:val="46"/>
        </w:numPr>
        <w:spacing w:line="240" w:lineRule="auto"/>
        <w:rPr>
          <w:rFonts w:cs="B Nazanin"/>
          <w:sz w:val="24"/>
          <w:szCs w:val="24"/>
        </w:rPr>
      </w:pPr>
      <w:r w:rsidRPr="001A14D3">
        <w:rPr>
          <w:rFonts w:cs="B Nazanin"/>
          <w:sz w:val="24"/>
          <w:szCs w:val="24"/>
        </w:rPr>
        <w:t xml:space="preserve">Sprint </w:t>
      </w:r>
      <w:r w:rsidRPr="001A14D3">
        <w:rPr>
          <w:rFonts w:cs="B Nazanin" w:hint="cs"/>
          <w:sz w:val="24"/>
          <w:szCs w:val="24"/>
          <w:rtl/>
        </w:rPr>
        <w:t xml:space="preserve"> سوم  :</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t xml:space="preserve">تخمین تلاش مورد نیاز در طی </w:t>
      </w:r>
      <w:r w:rsidRPr="001A14D3">
        <w:rPr>
          <w:rFonts w:cs="B Nazanin"/>
          <w:sz w:val="24"/>
          <w:szCs w:val="24"/>
        </w:rPr>
        <w:t>Sprint</w:t>
      </w:r>
    </w:p>
    <w:p w:rsidR="00C13BBA" w:rsidRPr="001A14D3" w:rsidRDefault="00C13BBA" w:rsidP="00C13BBA">
      <w:pPr>
        <w:pStyle w:val="ListParagraph"/>
        <w:numPr>
          <w:ilvl w:val="7"/>
          <w:numId w:val="46"/>
        </w:numPr>
        <w:spacing w:line="256" w:lineRule="auto"/>
        <w:rPr>
          <w:rFonts w:cs="B Nazanin"/>
          <w:sz w:val="24"/>
          <w:szCs w:val="24"/>
        </w:rPr>
      </w:pPr>
      <w:r w:rsidRPr="001A14D3">
        <w:rPr>
          <w:rFonts w:cs="B Nazanin" w:hint="cs"/>
          <w:sz w:val="24"/>
          <w:szCs w:val="24"/>
          <w:rtl/>
        </w:rPr>
        <w:t xml:space="preserve">بررسی ارزش محصول از نظر </w:t>
      </w:r>
      <w:r w:rsidRPr="001A14D3">
        <w:rPr>
          <w:rFonts w:cs="B Nazanin"/>
          <w:sz w:val="24"/>
          <w:szCs w:val="24"/>
        </w:rPr>
        <w:t>business</w:t>
      </w:r>
    </w:p>
    <w:p w:rsidR="004A2F69" w:rsidRDefault="00C13BBA" w:rsidP="00D9071F">
      <w:pPr>
        <w:pStyle w:val="ListParagraph"/>
        <w:numPr>
          <w:ilvl w:val="7"/>
          <w:numId w:val="46"/>
        </w:numPr>
        <w:spacing w:line="256" w:lineRule="auto"/>
        <w:rPr>
          <w:rFonts w:cs="B Nazanin"/>
          <w:sz w:val="24"/>
          <w:szCs w:val="24"/>
        </w:rPr>
      </w:pPr>
      <w:r w:rsidRPr="001A14D3">
        <w:rPr>
          <w:rFonts w:cs="B Nazanin" w:hint="cs"/>
          <w:sz w:val="24"/>
          <w:szCs w:val="24"/>
          <w:rtl/>
        </w:rPr>
        <w:t xml:space="preserve">مشخص کردن </w:t>
      </w:r>
      <w:r w:rsidRPr="001A14D3">
        <w:rPr>
          <w:rFonts w:cs="B Nazanin"/>
          <w:sz w:val="24"/>
          <w:szCs w:val="24"/>
        </w:rPr>
        <w:t>Acceptance Criteria</w:t>
      </w:r>
      <w:r w:rsidRPr="001A14D3">
        <w:rPr>
          <w:rFonts w:cs="B Nazanin" w:hint="cs"/>
          <w:sz w:val="24"/>
          <w:szCs w:val="24"/>
          <w:rtl/>
        </w:rPr>
        <w:t xml:space="preserve"> (معیار پذیرش)</w:t>
      </w:r>
    </w:p>
    <w:p w:rsidR="0088738F" w:rsidRPr="0088738F" w:rsidRDefault="0088738F" w:rsidP="0088738F">
      <w:pPr>
        <w:spacing w:line="256" w:lineRule="auto"/>
        <w:rPr>
          <w:rFonts w:cs="B Nazanin"/>
          <w:sz w:val="24"/>
          <w:szCs w:val="24"/>
          <w:rtl/>
        </w:rPr>
      </w:pPr>
    </w:p>
    <w:p w:rsidR="00C13BBA" w:rsidRPr="009A7901" w:rsidRDefault="00C13BBA" w:rsidP="009A7901">
      <w:pPr>
        <w:pStyle w:val="Heading3"/>
        <w:rPr>
          <w:b/>
          <w:bCs/>
          <w:sz w:val="26"/>
          <w:szCs w:val="26"/>
        </w:rPr>
      </w:pPr>
      <w:bookmarkStart w:id="63" w:name="_Toc47446176"/>
      <w:r w:rsidRPr="009A7901">
        <w:rPr>
          <w:rFonts w:cs="B Nazanin" w:hint="cs"/>
          <w:b/>
          <w:bCs/>
          <w:rtl/>
        </w:rPr>
        <w:t>خروجی یکی از جلسات</w:t>
      </w:r>
      <w:r w:rsidRPr="009A7901">
        <w:rPr>
          <w:rFonts w:hint="cs"/>
          <w:b/>
          <w:bCs/>
          <w:rtl/>
        </w:rPr>
        <w:t xml:space="preserve"> </w:t>
      </w:r>
      <w:r w:rsidRPr="009A7901">
        <w:rPr>
          <w:b/>
          <w:bCs/>
        </w:rPr>
        <w:t>Sprint Review</w:t>
      </w:r>
      <w:bookmarkEnd w:id="63"/>
      <w:r w:rsidRPr="009A7901">
        <w:rPr>
          <w:b/>
          <w:bCs/>
          <w:rtl/>
        </w:rPr>
        <w:t xml:space="preserve"> </w:t>
      </w:r>
    </w:p>
    <w:p w:rsidR="00C13BBA" w:rsidRPr="00DA443A" w:rsidRDefault="00C13BBA" w:rsidP="00C13BBA">
      <w:pPr>
        <w:spacing w:line="240" w:lineRule="auto"/>
        <w:rPr>
          <w:rFonts w:cs="B Nazanin"/>
          <w:sz w:val="24"/>
          <w:szCs w:val="24"/>
          <w:rtl/>
        </w:rPr>
      </w:pPr>
      <w:r w:rsidRPr="00DA443A">
        <w:rPr>
          <w:rFonts w:cs="B Nazanin" w:hint="cs"/>
          <w:sz w:val="24"/>
          <w:szCs w:val="24"/>
          <w:rtl/>
        </w:rPr>
        <w:t xml:space="preserve">تیم ما </w:t>
      </w:r>
      <w:r w:rsidRPr="00DA443A">
        <w:rPr>
          <w:rFonts w:cs="B Nazanin" w:hint="cs"/>
          <w:sz w:val="28"/>
          <w:szCs w:val="28"/>
          <w:rtl/>
        </w:rPr>
        <w:t>فرصت</w:t>
      </w:r>
      <w:r w:rsidRPr="00DA443A">
        <w:rPr>
          <w:rFonts w:cs="B Nazanin" w:hint="cs"/>
          <w:sz w:val="28"/>
          <w:szCs w:val="28"/>
        </w:rPr>
        <w:t xml:space="preserve"> </w:t>
      </w:r>
      <w:r w:rsidRPr="00DA443A">
        <w:rPr>
          <w:rFonts w:cs="B Nazanin" w:hint="cs"/>
          <w:sz w:val="28"/>
          <w:szCs w:val="28"/>
          <w:rtl/>
        </w:rPr>
        <w:t>پیاده</w:t>
      </w:r>
      <w:r w:rsidRPr="00DA443A">
        <w:rPr>
          <w:rFonts w:cs="B Nazanin" w:hint="cs"/>
          <w:sz w:val="28"/>
          <w:szCs w:val="28"/>
        </w:rPr>
        <w:t xml:space="preserve"> </w:t>
      </w:r>
      <w:r w:rsidRPr="00DA443A">
        <w:rPr>
          <w:rFonts w:cs="B Nazanin" w:hint="cs"/>
          <w:sz w:val="28"/>
          <w:szCs w:val="28"/>
          <w:rtl/>
        </w:rPr>
        <w:t>سازی</w:t>
      </w:r>
      <w:r w:rsidRPr="00DA443A">
        <w:rPr>
          <w:rFonts w:cs="B Nazanin" w:hint="cs"/>
          <w:sz w:val="28"/>
          <w:szCs w:val="28"/>
        </w:rPr>
        <w:t xml:space="preserve"> </w:t>
      </w:r>
      <w:r w:rsidRPr="00DA443A">
        <w:rPr>
          <w:rFonts w:cs="B Nazanin" w:hint="cs"/>
          <w:sz w:val="28"/>
          <w:szCs w:val="28"/>
          <w:rtl/>
        </w:rPr>
        <w:t>را</w:t>
      </w:r>
      <w:r w:rsidRPr="00DA443A">
        <w:rPr>
          <w:rFonts w:cs="B Nazanin" w:hint="cs"/>
          <w:sz w:val="28"/>
          <w:szCs w:val="28"/>
        </w:rPr>
        <w:t xml:space="preserve"> </w:t>
      </w:r>
      <w:r w:rsidRPr="00DA443A">
        <w:rPr>
          <w:rFonts w:cs="B Nazanin" w:hint="cs"/>
          <w:sz w:val="28"/>
          <w:szCs w:val="28"/>
          <w:rtl/>
        </w:rPr>
        <w:t>نداشته است لذا</w:t>
      </w:r>
      <w:r w:rsidRPr="00DA443A">
        <w:rPr>
          <w:rFonts w:cs="B Nazanin" w:hint="cs"/>
          <w:sz w:val="28"/>
          <w:szCs w:val="28"/>
        </w:rPr>
        <w:t xml:space="preserve"> </w:t>
      </w:r>
      <w:r w:rsidRPr="00DA443A">
        <w:rPr>
          <w:rFonts w:cs="B Nazanin" w:hint="cs"/>
          <w:sz w:val="28"/>
          <w:szCs w:val="28"/>
          <w:rtl/>
        </w:rPr>
        <w:t>جلسه</w:t>
      </w:r>
      <w:r w:rsidRPr="00DA443A">
        <w:rPr>
          <w:rFonts w:cs="B Nazanin" w:hint="cs"/>
          <w:sz w:val="28"/>
          <w:szCs w:val="28"/>
        </w:rPr>
        <w:t xml:space="preserve"> </w:t>
      </w:r>
      <w:r w:rsidRPr="00DA443A">
        <w:rPr>
          <w:rFonts w:cs="B Nazanin"/>
          <w:sz w:val="26"/>
          <w:szCs w:val="26"/>
        </w:rPr>
        <w:t xml:space="preserve">Sprint Review </w:t>
      </w:r>
      <w:r w:rsidRPr="00DA443A">
        <w:rPr>
          <w:rFonts w:cs="B Nazanin" w:hint="cs"/>
          <w:sz w:val="28"/>
          <w:szCs w:val="28"/>
          <w:rtl/>
        </w:rPr>
        <w:t>تشکیل</w:t>
      </w:r>
      <w:r w:rsidRPr="00DA443A">
        <w:rPr>
          <w:rFonts w:cs="B Nazanin" w:hint="cs"/>
          <w:sz w:val="28"/>
          <w:szCs w:val="28"/>
        </w:rPr>
        <w:t xml:space="preserve"> </w:t>
      </w:r>
      <w:r w:rsidRPr="00DA443A">
        <w:rPr>
          <w:rFonts w:cs="B Nazanin" w:hint="cs"/>
          <w:sz w:val="28"/>
          <w:szCs w:val="28"/>
          <w:rtl/>
        </w:rPr>
        <w:t>نشد</w:t>
      </w:r>
      <w:r w:rsidRPr="00DA443A">
        <w:rPr>
          <w:rFonts w:cs="B Nazanin"/>
          <w:sz w:val="28"/>
          <w:szCs w:val="28"/>
        </w:rPr>
        <w:t>.</w:t>
      </w:r>
    </w:p>
    <w:p w:rsidR="00BA1E8B" w:rsidRDefault="00BA1E8B" w:rsidP="00BA1E8B">
      <w:pPr>
        <w:jc w:val="both"/>
        <w:rPr>
          <w:rFonts w:cs="B Nazanin"/>
          <w:b/>
          <w:bCs/>
          <w:rtl/>
        </w:rPr>
      </w:pPr>
    </w:p>
    <w:p w:rsidR="00CD1D69" w:rsidRDefault="00F34050" w:rsidP="00CD1D69">
      <w:pPr>
        <w:jc w:val="both"/>
        <w:rPr>
          <w:rFonts w:cs="B Nazanin"/>
          <w:b/>
          <w:bCs/>
          <w:rtl/>
        </w:rPr>
      </w:pPr>
      <w:r>
        <w:rPr>
          <w:rFonts w:cs="B Nazanin"/>
          <w:b/>
          <w:bCs/>
        </w:rPr>
        <w:t>Technical Review</w:t>
      </w:r>
      <w:r>
        <w:rPr>
          <w:rFonts w:cs="B Nazanin" w:hint="cs"/>
          <w:b/>
          <w:bCs/>
          <w:rtl/>
        </w:rPr>
        <w:t xml:space="preserve"> </w:t>
      </w:r>
    </w:p>
    <w:p w:rsidR="00CD1D69" w:rsidRPr="00CD1D69" w:rsidRDefault="00CD1D69" w:rsidP="00CD1D69">
      <w:pPr>
        <w:pStyle w:val="ListParagraph"/>
        <w:numPr>
          <w:ilvl w:val="3"/>
          <w:numId w:val="46"/>
        </w:numPr>
        <w:jc w:val="both"/>
        <w:rPr>
          <w:rFonts w:cs="B Nazanin"/>
        </w:rPr>
      </w:pPr>
      <w:r w:rsidRPr="00CD1D69">
        <w:rPr>
          <w:rFonts w:cs="B Nazanin" w:hint="cs"/>
          <w:rtl/>
        </w:rPr>
        <w:t>شماره : 3</w:t>
      </w:r>
    </w:p>
    <w:p w:rsidR="00CD1D69" w:rsidRDefault="00CD1D69" w:rsidP="00CD1D69">
      <w:pPr>
        <w:pStyle w:val="ListParagraph"/>
        <w:numPr>
          <w:ilvl w:val="3"/>
          <w:numId w:val="46"/>
        </w:numPr>
        <w:jc w:val="both"/>
        <w:rPr>
          <w:rFonts w:cs="B Nazanin"/>
        </w:rPr>
      </w:pPr>
      <w:r w:rsidRPr="00CD1D69">
        <w:rPr>
          <w:rFonts w:cs="B Nazanin" w:hint="cs"/>
          <w:rtl/>
        </w:rPr>
        <w:t>مسیول جلسه :</w:t>
      </w:r>
      <w:r w:rsidR="007D0246">
        <w:rPr>
          <w:rFonts w:cs="B Nazanin" w:hint="cs"/>
          <w:rtl/>
        </w:rPr>
        <w:t xml:space="preserve"> مهدی نیک نژاد</w:t>
      </w:r>
    </w:p>
    <w:p w:rsidR="00CD1D69" w:rsidRDefault="007D0246" w:rsidP="00CD1D69">
      <w:pPr>
        <w:pStyle w:val="ListParagraph"/>
        <w:numPr>
          <w:ilvl w:val="3"/>
          <w:numId w:val="46"/>
        </w:numPr>
        <w:jc w:val="both"/>
        <w:rPr>
          <w:rFonts w:cs="B Nazanin"/>
        </w:rPr>
      </w:pPr>
      <w:r>
        <w:rPr>
          <w:rFonts w:cs="B Nazanin" w:hint="cs"/>
          <w:rtl/>
        </w:rPr>
        <w:t>تاریخ جلسه : 01/05/1399</w:t>
      </w:r>
    </w:p>
    <w:p w:rsidR="007D0246" w:rsidRPr="00B14EBE" w:rsidRDefault="007D0246" w:rsidP="00B14EBE">
      <w:pPr>
        <w:pStyle w:val="ListParagraph"/>
        <w:numPr>
          <w:ilvl w:val="3"/>
          <w:numId w:val="46"/>
        </w:numPr>
        <w:jc w:val="both"/>
        <w:rPr>
          <w:rFonts w:cs="B Nazanin"/>
          <w:rtl/>
        </w:rPr>
      </w:pPr>
      <w:r>
        <w:rPr>
          <w:rFonts w:cs="B Nazanin" w:hint="cs"/>
          <w:rtl/>
        </w:rPr>
        <w:t>نظرات و جمع بندی ها :</w:t>
      </w:r>
    </w:p>
    <w:p w:rsidR="00BA1E8B" w:rsidRPr="00B14EBE" w:rsidRDefault="00BA1E8B" w:rsidP="00B14EBE">
      <w:pPr>
        <w:ind w:left="1440"/>
        <w:jc w:val="both"/>
        <w:rPr>
          <w:rFonts w:cs="B Nazanin"/>
          <w:rtl/>
        </w:rPr>
      </w:pPr>
      <w:r w:rsidRPr="00B14EBE">
        <w:rPr>
          <w:rFonts w:cs="B Nazanin"/>
          <w:rtl/>
        </w:rPr>
        <w:t xml:space="preserve"> این جلسه به مدت 80 دقیقه طول کشید ، در مورد چند ابهام و چند نظر جدید صحبت شد .</w:t>
      </w:r>
    </w:p>
    <w:p w:rsidR="00E12AE7" w:rsidRPr="001A14D3" w:rsidRDefault="00E12AE7" w:rsidP="00B14EBE">
      <w:pPr>
        <w:pStyle w:val="ListParagraph"/>
        <w:numPr>
          <w:ilvl w:val="0"/>
          <w:numId w:val="42"/>
        </w:numPr>
        <w:rPr>
          <w:rFonts w:cs="B Nazanin"/>
        </w:rPr>
      </w:pPr>
      <w:r w:rsidRPr="001A14D3">
        <w:rPr>
          <w:rFonts w:cs="B Nazanin" w:hint="cs"/>
          <w:rtl/>
        </w:rPr>
        <w:t>بیان شد که آیا ذکر "جزییات" در مورد قابلیت های محصول لازم هست یا خیر . که در نتیجه تصمیم بر این شد که در این بخش زیاد به جزییات پرداخته نشود .</w:t>
      </w:r>
    </w:p>
    <w:p w:rsidR="00E12AE7" w:rsidRPr="001A14D3" w:rsidRDefault="00E12AE7" w:rsidP="00E12AE7">
      <w:pPr>
        <w:pStyle w:val="ListParagraph"/>
        <w:ind w:left="408"/>
        <w:rPr>
          <w:rFonts w:cs="B Nazanin"/>
        </w:rPr>
      </w:pPr>
    </w:p>
    <w:p w:rsidR="00E12AE7" w:rsidRPr="001A14D3" w:rsidRDefault="00E12AE7" w:rsidP="00E12AE7">
      <w:pPr>
        <w:pStyle w:val="ListParagraph"/>
        <w:numPr>
          <w:ilvl w:val="0"/>
          <w:numId w:val="42"/>
        </w:numPr>
        <w:rPr>
          <w:rFonts w:cs="B Nazanin"/>
        </w:rPr>
      </w:pPr>
      <w:r w:rsidRPr="001A14D3">
        <w:rPr>
          <w:rFonts w:cs="B Nazanin" w:hint="cs"/>
          <w:rtl/>
        </w:rPr>
        <w:t xml:space="preserve">کمی ابهام در مورد نقش پیک وجود داشت در مورد 2 وظیفه این نقش . یکی تحویل سفارش مشتریان و دیگری تهیه مواد اولیه رستوران . در این مورد بحث شد که آیا بهتر نیست که این نقش را به 2 مورد تقسیم کنیم یکی پیک تحویل غذا و دیگری پیک تهیه مواد اولیه . اما نتیجه بر آن شد که پروژه را تا این حد خرد نکنیم و صرفا یک مدل پیک داشته باشیم . با توجه به جلسه قبلی ای که داشتیم بررسی شد که پیک باید با </w:t>
      </w:r>
      <w:r w:rsidRPr="001A14D3">
        <w:rPr>
          <w:rFonts w:cs="B Nazanin" w:hint="cs"/>
          <w:rtl/>
        </w:rPr>
        <w:lastRenderedPageBreak/>
        <w:t xml:space="preserve">انباردار هم در ارتباط باشد. و یک نکته کوچک هم در مورد نام انبار دار که </w:t>
      </w:r>
      <w:r w:rsidRPr="001A14D3">
        <w:rPr>
          <w:rFonts w:cs="B Nazanin"/>
        </w:rPr>
        <w:t>supplier</w:t>
      </w:r>
      <w:r w:rsidRPr="001A14D3">
        <w:rPr>
          <w:rFonts w:cs="B Nazanin" w:hint="cs"/>
          <w:rtl/>
        </w:rPr>
        <w:t xml:space="preserve"> انتخاب شده است عنوان شد که بهتر است نامش </w:t>
      </w:r>
      <w:r w:rsidRPr="001A14D3">
        <w:rPr>
          <w:rFonts w:cs="B Nazanin"/>
        </w:rPr>
        <w:t>storekeeper</w:t>
      </w:r>
      <w:r w:rsidRPr="001A14D3">
        <w:rPr>
          <w:rFonts w:cs="B Nazanin" w:hint="cs"/>
          <w:rtl/>
        </w:rPr>
        <w:t xml:space="preserve"> باشد .</w:t>
      </w:r>
    </w:p>
    <w:p w:rsidR="00E12AE7" w:rsidRPr="001A14D3" w:rsidRDefault="00E12AE7" w:rsidP="00E12AE7">
      <w:pPr>
        <w:pStyle w:val="ListParagraph"/>
        <w:rPr>
          <w:rFonts w:cs="B Nazanin"/>
          <w:rtl/>
        </w:rPr>
      </w:pPr>
    </w:p>
    <w:p w:rsidR="00E12AE7" w:rsidRPr="001A14D3" w:rsidRDefault="00E12AE7" w:rsidP="00E12AE7">
      <w:pPr>
        <w:pStyle w:val="ListParagraph"/>
        <w:ind w:left="408"/>
        <w:rPr>
          <w:rFonts w:cs="B Nazanin"/>
        </w:rPr>
      </w:pPr>
    </w:p>
    <w:p w:rsidR="00E12AE7" w:rsidRPr="001A14D3" w:rsidRDefault="00E12AE7" w:rsidP="00E12AE7">
      <w:pPr>
        <w:pStyle w:val="ListParagraph"/>
        <w:numPr>
          <w:ilvl w:val="0"/>
          <w:numId w:val="42"/>
        </w:numPr>
        <w:rPr>
          <w:rFonts w:cs="B Nazanin"/>
        </w:rPr>
      </w:pPr>
      <w:r w:rsidRPr="001A14D3">
        <w:rPr>
          <w:rFonts w:cs="B Nazanin" w:hint="cs"/>
          <w:rtl/>
        </w:rPr>
        <w:t xml:space="preserve">همانطور که در جلسه قبل بیان شد ، پرداخت و ویرایش حقوق کارمندان (بعد از اعمال ویرایش نهایی حسابدار) به عهده مدیر و فقط </w:t>
      </w:r>
      <w:r w:rsidRPr="001A14D3">
        <w:rPr>
          <w:rFonts w:cs="B Nazanin" w:hint="cs"/>
          <w:i/>
          <w:iCs/>
          <w:rtl/>
        </w:rPr>
        <w:t>ویرایش</w:t>
      </w:r>
      <w:r w:rsidRPr="001A14D3">
        <w:rPr>
          <w:rFonts w:cs="B Nazanin" w:hint="cs"/>
          <w:rtl/>
        </w:rPr>
        <w:t xml:space="preserve"> حقوق کارمندان به عهده حسابدار است .</w:t>
      </w:r>
    </w:p>
    <w:p w:rsidR="00E12AE7" w:rsidRPr="001A14D3" w:rsidRDefault="00E12AE7" w:rsidP="00E12AE7">
      <w:pPr>
        <w:pStyle w:val="ListParagraph"/>
        <w:ind w:left="408"/>
        <w:rPr>
          <w:rFonts w:cs="B Nazanin"/>
        </w:rPr>
      </w:pPr>
    </w:p>
    <w:p w:rsidR="00E12AE7" w:rsidRPr="001A14D3" w:rsidRDefault="00E12AE7" w:rsidP="00E12AE7">
      <w:pPr>
        <w:pStyle w:val="ListParagraph"/>
        <w:numPr>
          <w:ilvl w:val="0"/>
          <w:numId w:val="42"/>
        </w:numPr>
        <w:rPr>
          <w:rFonts w:cs="B Nazanin"/>
        </w:rPr>
      </w:pPr>
      <w:r w:rsidRPr="001A14D3">
        <w:rPr>
          <w:rFonts w:cs="B Nazanin" w:hint="cs"/>
          <w:rtl/>
        </w:rPr>
        <w:t xml:space="preserve">در ضمن در مورد "تخفیف" روی غذا ها هم که در قابلیت ها عنوان شده بود بحث شد که حذف گردد . </w:t>
      </w:r>
    </w:p>
    <w:p w:rsidR="00E12AE7" w:rsidRPr="001A14D3" w:rsidRDefault="00E12AE7" w:rsidP="00E12AE7">
      <w:pPr>
        <w:pStyle w:val="ListParagraph"/>
        <w:rPr>
          <w:rFonts w:cs="B Nazanin"/>
          <w:rtl/>
        </w:rPr>
      </w:pPr>
    </w:p>
    <w:p w:rsidR="00E12AE7" w:rsidRPr="001A14D3" w:rsidRDefault="00E12AE7" w:rsidP="00E12AE7">
      <w:pPr>
        <w:pStyle w:val="ListParagraph"/>
        <w:ind w:left="408"/>
        <w:rPr>
          <w:rFonts w:cs="B Nazanin"/>
        </w:rPr>
      </w:pPr>
    </w:p>
    <w:p w:rsidR="00E12AE7" w:rsidRPr="001A14D3" w:rsidRDefault="00E12AE7" w:rsidP="00E12AE7">
      <w:pPr>
        <w:pStyle w:val="ListParagraph"/>
        <w:numPr>
          <w:ilvl w:val="0"/>
          <w:numId w:val="42"/>
        </w:numPr>
        <w:rPr>
          <w:rFonts w:cs="B Nazanin"/>
        </w:rPr>
      </w:pPr>
      <w:r w:rsidRPr="001A14D3">
        <w:rPr>
          <w:rFonts w:cs="B Nazanin" w:hint="cs"/>
          <w:rtl/>
        </w:rPr>
        <w:t xml:space="preserve">در ضمن یکی از دوستان در مورد "گزینه بیرون بر" در اپلیکیشن بحث داشت و کلا با داشتن این </w:t>
      </w:r>
      <w:r w:rsidRPr="001A14D3">
        <w:rPr>
          <w:rFonts w:cs="B Nazanin"/>
        </w:rPr>
        <w:t xml:space="preserve">feature </w:t>
      </w:r>
      <w:r w:rsidRPr="001A14D3">
        <w:rPr>
          <w:rFonts w:cs="B Nazanin" w:hint="cs"/>
          <w:rtl/>
        </w:rPr>
        <w:t xml:space="preserve"> مخالف بود و استدلالش هم این بود که اگر کاربری قرار هست که از این اپلیکیشن استفاده کند احتمالا در داخل رستوران حضور ندارد و لذا باید طبیعتا از پیک برای دریافت غذا استفاده کند ؛ اما برایش توضیح داده شد که پروژه ای که داریم انجام میدهیم چیزی شبیه به اسنپ فود نیست بلکه فرضا به این صورت هست که کاربر با این اپلیکیشن ، سفارش خود را ثبت میکند و بعد اگر گزینه بیرون بر را تیک بزند که پیک برایش غذت رت می آورد و اگر هم که این گزینه را تیک نزده باشد ، باید خودش به رستوران مراجعه کند و سفارشش را بگیرد </w:t>
      </w:r>
      <w:r w:rsidRPr="001A14D3">
        <w:rPr>
          <w:rFonts w:ascii="Times New Roman" w:hAnsi="Times New Roman" w:cs="Times New Roman" w:hint="cs"/>
          <w:rtl/>
        </w:rPr>
        <w:t>–</w:t>
      </w:r>
      <w:r w:rsidRPr="001A14D3">
        <w:rPr>
          <w:rFonts w:cs="B Nazanin" w:hint="cs"/>
          <w:rtl/>
        </w:rPr>
        <w:t xml:space="preserve"> وقتی که وضعیت سفارش تکمیل شده بود یعنی "غذا حاضر است" شده بود -  </w:t>
      </w:r>
    </w:p>
    <w:p w:rsidR="00E12AE7" w:rsidRPr="001A14D3" w:rsidRDefault="00E12AE7" w:rsidP="006A4B93">
      <w:pPr>
        <w:pStyle w:val="ListParagraph"/>
        <w:numPr>
          <w:ilvl w:val="4"/>
          <w:numId w:val="46"/>
        </w:numPr>
        <w:rPr>
          <w:rFonts w:cs="B Nazanin"/>
        </w:rPr>
      </w:pPr>
      <w:r w:rsidRPr="001A14D3">
        <w:rPr>
          <w:rFonts w:cs="B Nazanin" w:hint="cs"/>
          <w:rtl/>
        </w:rPr>
        <w:t xml:space="preserve"> پس نتیجه گیری دوستان در مورد </w:t>
      </w:r>
      <w:r w:rsidRPr="001A14D3">
        <w:rPr>
          <w:rFonts w:cs="B Nazanin"/>
        </w:rPr>
        <w:t>review</w:t>
      </w:r>
      <w:r w:rsidRPr="001A14D3">
        <w:rPr>
          <w:rFonts w:cs="B Nazanin" w:hint="cs"/>
          <w:rtl/>
        </w:rPr>
        <w:t xml:space="preserve"> قبل به این صورت شد در مورد قالب آشپز : </w:t>
      </w:r>
    </w:p>
    <w:p w:rsidR="00E12AE7" w:rsidRPr="001A14D3" w:rsidRDefault="00E12AE7" w:rsidP="00D46C4F">
      <w:pPr>
        <w:pStyle w:val="ListParagraph"/>
        <w:ind w:left="2160"/>
        <w:rPr>
          <w:rFonts w:cs="B Nazanin"/>
          <w:rtl/>
        </w:rPr>
      </w:pPr>
      <w:r w:rsidRPr="001A14D3">
        <w:rPr>
          <w:rFonts w:cs="B Nazanin" w:hint="cs"/>
          <w:rtl/>
        </w:rPr>
        <w:t xml:space="preserve">آشپز به سیستم اعلام میکند که غذا حاضر است و حالا سیستم باید بر اساس آن تیک که کاربر زده است تصمیم بگیرد که عملکرد مناسب داشته باشد ؛ یعنی اگر تیک گزینه بیرون بر زده شده بود ، سیستم به کاربر پیام دهد که غذا در حال ارسال است و به پیک هم پیام دهد تا غذا از آشپز دریافت و به کاربر تحویل داده شود و اگر که این گزینه زده نشده باشد باید به مشتری پیام دهد که غذا حاضر است و آماده تحویل میباشد .  </w:t>
      </w:r>
    </w:p>
    <w:p w:rsidR="00E12AE7" w:rsidRPr="001A14D3" w:rsidRDefault="00E12AE7" w:rsidP="00E12AE7">
      <w:pPr>
        <w:pStyle w:val="ListParagraph"/>
        <w:rPr>
          <w:rFonts w:cs="B Nazanin"/>
          <w:rtl/>
        </w:rPr>
      </w:pPr>
    </w:p>
    <w:p w:rsidR="00E12AE7" w:rsidRPr="001A14D3" w:rsidRDefault="00E12AE7" w:rsidP="00E12AE7">
      <w:pPr>
        <w:pStyle w:val="ListParagraph"/>
        <w:numPr>
          <w:ilvl w:val="0"/>
          <w:numId w:val="42"/>
        </w:numPr>
        <w:rPr>
          <w:rFonts w:cs="B Nazanin"/>
        </w:rPr>
      </w:pPr>
      <w:r w:rsidRPr="001A14D3">
        <w:rPr>
          <w:rFonts w:cs="B Nazanin" w:hint="cs"/>
          <w:rtl/>
        </w:rPr>
        <w:t xml:space="preserve">بحث دیگری که پیش آمد این بود که آیا حسابدار هر شعبه توانایی و اجازه مشاهده دخل و خرج سایر شعبات را دارد یا خیر که به نتیجه رسیدیم که این اجازه داده شود برای بحث رقابت بین شعبات با هم دیگر و مشاهده پیشرفت و پسرفت یکدیگر . </w:t>
      </w:r>
    </w:p>
    <w:p w:rsidR="00E12AE7" w:rsidRPr="001A14D3" w:rsidRDefault="00E12AE7" w:rsidP="00E12AE7">
      <w:pPr>
        <w:pStyle w:val="ListParagraph"/>
        <w:ind w:left="408"/>
        <w:rPr>
          <w:rFonts w:cs="B Nazanin"/>
          <w:rtl/>
        </w:rPr>
      </w:pPr>
    </w:p>
    <w:p w:rsidR="00E12AE7" w:rsidRPr="001A14D3" w:rsidRDefault="00E12AE7" w:rsidP="00E12AE7">
      <w:pPr>
        <w:pStyle w:val="ListParagraph"/>
        <w:numPr>
          <w:ilvl w:val="0"/>
          <w:numId w:val="42"/>
        </w:numPr>
        <w:rPr>
          <w:rFonts w:cs="B Nazanin"/>
        </w:rPr>
      </w:pPr>
      <w:r w:rsidRPr="001A14D3">
        <w:rPr>
          <w:rFonts w:cs="B Nazanin" w:hint="cs"/>
          <w:rtl/>
        </w:rPr>
        <w:t>بحث دیگری که ابهام داشت در مورد قابلیت تایید حساب کاربری کارکنان بود که اجازه اش به حسابدار هم داده شود اما با تصمیم جمع این امکان فقط در انحصار مدیر میباشد .</w:t>
      </w:r>
    </w:p>
    <w:p w:rsidR="00E12AE7" w:rsidRPr="001A14D3" w:rsidRDefault="00E12AE7" w:rsidP="00E12AE7">
      <w:pPr>
        <w:pStyle w:val="ListParagraph"/>
        <w:rPr>
          <w:rFonts w:cs="B Nazanin"/>
          <w:rtl/>
        </w:rPr>
      </w:pPr>
    </w:p>
    <w:p w:rsidR="00E12AE7" w:rsidRPr="001A14D3" w:rsidRDefault="00E12AE7" w:rsidP="00E12AE7">
      <w:pPr>
        <w:pStyle w:val="ListParagraph"/>
        <w:numPr>
          <w:ilvl w:val="0"/>
          <w:numId w:val="42"/>
        </w:numPr>
        <w:rPr>
          <w:rFonts w:cs="B Nazanin"/>
        </w:rPr>
      </w:pPr>
      <w:r w:rsidRPr="001A14D3">
        <w:rPr>
          <w:rFonts w:cs="B Nazanin" w:hint="cs"/>
          <w:rtl/>
        </w:rPr>
        <w:t>در بخش ویرایش حقوق کارکنان ( هم وظیفه مدیر و هم وظیفه حسابدار) این بحث پیش آمد که مبلغ وارد شده میتواند به عنوان حکم جربمه کارمند منفی وارد شود و اینکه " نباید مبلغ وارد شده منفی باشد" غلط میباشد اما مسیول این قسمت بیان کرد که در نظرش این طور بوده که یک حقوق ثابت برای یک کارمند در نظر نمیگیریم بلکه هر ماه هنگام واریز حقوق کارمندان ، میزان حقوق هر کارمند آپدیت میشود و طبیعتا نمیتواند مقدار منفی باشد و جمع هم نظر را پذیرفت .</w:t>
      </w:r>
    </w:p>
    <w:p w:rsidR="00E12AE7" w:rsidRPr="001A14D3" w:rsidRDefault="00E12AE7" w:rsidP="00E12AE7">
      <w:pPr>
        <w:pStyle w:val="ListParagraph"/>
        <w:rPr>
          <w:rFonts w:cs="B Nazanin"/>
          <w:rtl/>
        </w:rPr>
      </w:pPr>
    </w:p>
    <w:p w:rsidR="00E12AE7" w:rsidRPr="001A14D3" w:rsidRDefault="00E12AE7" w:rsidP="00E12AE7">
      <w:pPr>
        <w:pStyle w:val="ListParagraph"/>
        <w:numPr>
          <w:ilvl w:val="0"/>
          <w:numId w:val="42"/>
        </w:numPr>
        <w:rPr>
          <w:rFonts w:cs="B Nazanin"/>
        </w:rPr>
      </w:pPr>
      <w:r w:rsidRPr="001A14D3">
        <w:rPr>
          <w:rFonts w:cs="B Nazanin" w:hint="cs"/>
          <w:rtl/>
        </w:rPr>
        <w:t xml:space="preserve">در ضمن بحثی هم پیش آمد که شاید خود دیتابیس طوری نوشته شود که یک </w:t>
      </w:r>
      <w:r w:rsidRPr="001A14D3">
        <w:rPr>
          <w:rFonts w:cs="B Nazanin"/>
        </w:rPr>
        <w:t>record</w:t>
      </w:r>
      <w:r w:rsidRPr="001A14D3">
        <w:rPr>
          <w:rFonts w:cs="B Nazanin" w:hint="cs"/>
          <w:rtl/>
        </w:rPr>
        <w:t xml:space="preserve"> با اطلاعات کاملا یکسان را نپذیرد اما ما باید آنرا </w:t>
      </w:r>
      <w:r w:rsidRPr="001A14D3">
        <w:rPr>
          <w:rFonts w:cs="B Nazanin"/>
        </w:rPr>
        <w:t>handle</w:t>
      </w:r>
      <w:r w:rsidRPr="001A14D3">
        <w:rPr>
          <w:rFonts w:cs="B Nazanin" w:hint="cs"/>
          <w:rtl/>
        </w:rPr>
        <w:t xml:space="preserve"> کنیم و از وارد کردن اطلاعات یکسان جلوگیری کنیم . </w:t>
      </w:r>
      <w:r w:rsidRPr="001A14D3">
        <w:rPr>
          <w:rFonts w:cs="B Nazanin"/>
        </w:rPr>
        <w:t xml:space="preserve">(Eception Handling) </w:t>
      </w:r>
    </w:p>
    <w:p w:rsidR="00E12AE7" w:rsidRPr="001A14D3" w:rsidRDefault="00E12AE7" w:rsidP="00E12AE7">
      <w:pPr>
        <w:pStyle w:val="ListParagraph"/>
        <w:rPr>
          <w:rFonts w:cs="B Nazanin"/>
          <w:rtl/>
        </w:rPr>
      </w:pPr>
    </w:p>
    <w:p w:rsidR="00E12AE7" w:rsidRPr="001A14D3" w:rsidRDefault="00E12AE7" w:rsidP="00E12AE7">
      <w:pPr>
        <w:pStyle w:val="ListParagraph"/>
        <w:numPr>
          <w:ilvl w:val="0"/>
          <w:numId w:val="42"/>
        </w:numPr>
        <w:rPr>
          <w:rFonts w:cs="B Nazanin"/>
        </w:rPr>
      </w:pPr>
      <w:r w:rsidRPr="001A14D3">
        <w:rPr>
          <w:rFonts w:cs="B Nazanin" w:hint="cs"/>
          <w:rtl/>
        </w:rPr>
        <w:t xml:space="preserve">بیان شد که میتوانیم برای بحث احراز هویت از سیستم پیامکی مرسوم (مثل آپارات ، مکتبخونه و ... ) استفاده کنیم که کاربر فقط شماره تلفن را وارد میکند و بعد پیامکی برایش می آید و آنرا وارد میکند در اپلیکیشن وبعد وارد سایت میشود . و اطلاعات قبلی برای ورود دیگر نیاز نیست مثل نام کاربری و رمز عبور . در واقع داریم از یک رمز عبوریکبار مصرف استفاده میکنیم. که با تصمیم جمع نهایی شد که اگر بنا بود پروژه نسخه </w:t>
      </w:r>
      <w:r w:rsidRPr="001A14D3">
        <w:rPr>
          <w:rFonts w:cs="B Nazanin"/>
        </w:rPr>
        <w:t>beta</w:t>
      </w:r>
      <w:r w:rsidRPr="001A14D3">
        <w:rPr>
          <w:rFonts w:cs="B Nazanin" w:hint="cs"/>
          <w:rtl/>
        </w:rPr>
        <w:t xml:space="preserve"> ای داشته باشد در آنجا این مورد را بحث کنیم. </w:t>
      </w:r>
    </w:p>
    <w:p w:rsidR="00E12AE7" w:rsidRPr="001A14D3" w:rsidRDefault="00E12AE7" w:rsidP="00E12AE7">
      <w:pPr>
        <w:pStyle w:val="ListParagraph"/>
        <w:rPr>
          <w:rFonts w:cs="B Nazanin"/>
          <w:rtl/>
        </w:rPr>
      </w:pPr>
    </w:p>
    <w:p w:rsidR="00E12AE7" w:rsidRPr="001A14D3" w:rsidRDefault="00E12AE7" w:rsidP="00CB7508">
      <w:pPr>
        <w:pStyle w:val="ListParagraph"/>
        <w:numPr>
          <w:ilvl w:val="0"/>
          <w:numId w:val="42"/>
        </w:numPr>
        <w:rPr>
          <w:rFonts w:cs="B Nazanin"/>
        </w:rPr>
      </w:pPr>
      <w:r w:rsidRPr="001A14D3">
        <w:rPr>
          <w:rFonts w:cs="B Nazanin" w:hint="cs"/>
          <w:rtl/>
        </w:rPr>
        <w:t xml:space="preserve">چندین سوال هم پیش </w:t>
      </w:r>
      <w:r w:rsidR="00CB7508">
        <w:rPr>
          <w:rFonts w:cs="B Nazanin" w:hint="cs"/>
          <w:rtl/>
        </w:rPr>
        <w:t>آمد که باید در جلسه بعد  مطرح میشد</w:t>
      </w:r>
      <w:r w:rsidRPr="001A14D3">
        <w:rPr>
          <w:rFonts w:cs="B Nazanin" w:hint="cs"/>
          <w:rtl/>
        </w:rPr>
        <w:t xml:space="preserve"> راجع به </w:t>
      </w:r>
      <w:r w:rsidRPr="001A14D3">
        <w:rPr>
          <w:rFonts w:cs="B Nazanin"/>
        </w:rPr>
        <w:t>use case diagram</w:t>
      </w:r>
      <w:r w:rsidR="00CB7508">
        <w:rPr>
          <w:rFonts w:cs="B Nazanin" w:hint="cs"/>
          <w:rtl/>
        </w:rPr>
        <w:t xml:space="preserve"> .</w:t>
      </w:r>
    </w:p>
    <w:p w:rsidR="00E12AE7" w:rsidRPr="001A14D3" w:rsidRDefault="00E12AE7" w:rsidP="00E12AE7">
      <w:pPr>
        <w:pStyle w:val="ListParagraph"/>
        <w:rPr>
          <w:rFonts w:cs="B Nazanin"/>
          <w:rtl/>
        </w:rPr>
      </w:pPr>
    </w:p>
    <w:p w:rsidR="00E12AE7" w:rsidRPr="001A14D3" w:rsidRDefault="00E12AE7" w:rsidP="00E12AE7">
      <w:pPr>
        <w:pStyle w:val="ListParagraph"/>
        <w:numPr>
          <w:ilvl w:val="2"/>
          <w:numId w:val="42"/>
        </w:numPr>
        <w:rPr>
          <w:rFonts w:cs="B Nazanin"/>
        </w:rPr>
      </w:pPr>
      <w:r w:rsidRPr="001A14D3">
        <w:rPr>
          <w:rFonts w:cs="B Nazanin" w:hint="cs"/>
          <w:rtl/>
        </w:rPr>
        <w:t xml:space="preserve">مورد </w:t>
      </w:r>
      <w:r w:rsidRPr="001A14D3">
        <w:rPr>
          <w:rFonts w:cs="B Nazanin"/>
        </w:rPr>
        <w:t xml:space="preserve">sign up </w:t>
      </w:r>
      <w:r w:rsidRPr="001A14D3">
        <w:rPr>
          <w:rFonts w:cs="B Nazanin" w:hint="cs"/>
          <w:rtl/>
        </w:rPr>
        <w:t xml:space="preserve"> و </w:t>
      </w:r>
      <w:r w:rsidRPr="001A14D3">
        <w:rPr>
          <w:rFonts w:cs="B Nazanin"/>
        </w:rPr>
        <w:t xml:space="preserve">log in </w:t>
      </w:r>
      <w:r w:rsidRPr="001A14D3">
        <w:rPr>
          <w:rFonts w:cs="B Nazanin" w:hint="cs"/>
          <w:rtl/>
        </w:rPr>
        <w:t xml:space="preserve"> قرار هست که تغیر کند .</w:t>
      </w:r>
    </w:p>
    <w:p w:rsidR="00E12AE7" w:rsidRPr="001A14D3" w:rsidRDefault="00E12AE7" w:rsidP="00E12AE7">
      <w:pPr>
        <w:pStyle w:val="ListParagraph"/>
        <w:numPr>
          <w:ilvl w:val="2"/>
          <w:numId w:val="42"/>
        </w:numPr>
        <w:rPr>
          <w:rFonts w:cs="B Nazanin"/>
        </w:rPr>
      </w:pPr>
      <w:r w:rsidRPr="001A14D3">
        <w:rPr>
          <w:rFonts w:cs="B Nazanin" w:hint="cs"/>
          <w:rtl/>
        </w:rPr>
        <w:t xml:space="preserve">علت اینکه هم </w:t>
      </w:r>
      <w:r w:rsidRPr="001A14D3">
        <w:rPr>
          <w:rFonts w:cs="B Nazanin"/>
        </w:rPr>
        <w:t>user</w:t>
      </w:r>
      <w:r w:rsidRPr="001A14D3">
        <w:rPr>
          <w:rFonts w:cs="B Nazanin" w:hint="cs"/>
          <w:rtl/>
        </w:rPr>
        <w:t xml:space="preserve"> داریم و هم </w:t>
      </w:r>
      <w:r w:rsidRPr="001A14D3">
        <w:rPr>
          <w:rFonts w:cs="B Nazanin"/>
        </w:rPr>
        <w:t>customer</w:t>
      </w:r>
      <w:r w:rsidRPr="001A14D3">
        <w:rPr>
          <w:rFonts w:cs="B Nazanin" w:hint="cs"/>
          <w:rtl/>
        </w:rPr>
        <w:t xml:space="preserve"> در ابتدا مورد داشت اما بعدا متوجه شدیم که هر کارمندی یک </w:t>
      </w:r>
      <w:r w:rsidRPr="001A14D3">
        <w:rPr>
          <w:rFonts w:cs="B Nazanin"/>
        </w:rPr>
        <w:t>user</w:t>
      </w:r>
      <w:r w:rsidRPr="001A14D3">
        <w:rPr>
          <w:rFonts w:cs="B Nazanin" w:hint="cs"/>
          <w:rtl/>
        </w:rPr>
        <w:t xml:space="preserve"> است و از ارث بری استفاده شده است. </w:t>
      </w:r>
    </w:p>
    <w:p w:rsidR="00E12AE7" w:rsidRPr="001A14D3" w:rsidRDefault="00E12AE7" w:rsidP="00E12AE7">
      <w:pPr>
        <w:pStyle w:val="ListParagraph"/>
        <w:numPr>
          <w:ilvl w:val="2"/>
          <w:numId w:val="42"/>
        </w:numPr>
        <w:rPr>
          <w:rFonts w:cs="B Nazanin"/>
        </w:rPr>
      </w:pPr>
      <w:r w:rsidRPr="001A14D3">
        <w:rPr>
          <w:rFonts w:cs="B Nazanin" w:hint="cs"/>
          <w:rtl/>
        </w:rPr>
        <w:t xml:space="preserve">آیا ارور ها یعنی </w:t>
      </w:r>
      <w:r w:rsidRPr="001A14D3">
        <w:rPr>
          <w:rFonts w:cs="B Nazanin"/>
        </w:rPr>
        <w:t xml:space="preserve">error message </w:t>
      </w:r>
      <w:r w:rsidRPr="001A14D3">
        <w:rPr>
          <w:rFonts w:cs="B Nazanin" w:hint="cs"/>
          <w:rtl/>
        </w:rPr>
        <w:t xml:space="preserve"> ها برای </w:t>
      </w:r>
      <w:r w:rsidRPr="001A14D3">
        <w:rPr>
          <w:rFonts w:cs="B Nazanin"/>
        </w:rPr>
        <w:t>sign up</w:t>
      </w:r>
      <w:r w:rsidRPr="001A14D3">
        <w:rPr>
          <w:rFonts w:cs="B Nazanin" w:hint="cs"/>
          <w:rtl/>
        </w:rPr>
        <w:t xml:space="preserve"> و </w:t>
      </w:r>
      <w:r w:rsidRPr="001A14D3">
        <w:rPr>
          <w:rFonts w:cs="B Nazanin"/>
        </w:rPr>
        <w:t xml:space="preserve">log in </w:t>
      </w:r>
      <w:r w:rsidRPr="001A14D3">
        <w:rPr>
          <w:rFonts w:cs="B Nazanin" w:hint="cs"/>
          <w:rtl/>
        </w:rPr>
        <w:t xml:space="preserve"> فرق داشته که جا کشیده شده ؟ چون میشد فقط یک </w:t>
      </w:r>
      <w:r w:rsidRPr="001A14D3">
        <w:rPr>
          <w:rFonts w:cs="B Nazanin"/>
        </w:rPr>
        <w:t>use case</w:t>
      </w:r>
      <w:r w:rsidRPr="001A14D3">
        <w:rPr>
          <w:rFonts w:cs="B Nazanin" w:hint="cs"/>
          <w:rtl/>
        </w:rPr>
        <w:t xml:space="preserve"> باشد برای آن . </w:t>
      </w:r>
    </w:p>
    <w:p w:rsidR="00E12AE7" w:rsidRPr="001A14D3" w:rsidRDefault="00E12AE7" w:rsidP="00E12AE7">
      <w:pPr>
        <w:pStyle w:val="ListParagraph"/>
        <w:numPr>
          <w:ilvl w:val="2"/>
          <w:numId w:val="42"/>
        </w:numPr>
        <w:rPr>
          <w:rFonts w:cs="B Nazanin"/>
        </w:rPr>
      </w:pPr>
      <w:r w:rsidRPr="001A14D3">
        <w:rPr>
          <w:rFonts w:cs="B Nazanin" w:hint="cs"/>
          <w:rtl/>
        </w:rPr>
        <w:t xml:space="preserve">راجع به </w:t>
      </w:r>
      <w:r w:rsidRPr="001A14D3">
        <w:rPr>
          <w:rFonts w:cs="B Nazanin"/>
        </w:rPr>
        <w:t>cash flow</w:t>
      </w:r>
      <w:r w:rsidRPr="001A14D3">
        <w:rPr>
          <w:rFonts w:cs="B Nazanin" w:hint="cs"/>
          <w:rtl/>
        </w:rPr>
        <w:t xml:space="preserve">(جریان پرداخت) توضیح دهید لطفا.و همچنین جهت </w:t>
      </w:r>
      <w:r w:rsidRPr="001A14D3">
        <w:rPr>
          <w:rFonts w:cs="B Nazanin"/>
        </w:rPr>
        <w:t>cash flow</w:t>
      </w:r>
      <w:r w:rsidRPr="001A14D3">
        <w:rPr>
          <w:rFonts w:cs="B Nazanin" w:hint="cs"/>
          <w:rtl/>
        </w:rPr>
        <w:t xml:space="preserve"> به </w:t>
      </w:r>
      <w:r w:rsidRPr="001A14D3">
        <w:rPr>
          <w:rFonts w:cs="B Nazanin"/>
        </w:rPr>
        <w:t xml:space="preserve">branches under control </w:t>
      </w:r>
      <w:r w:rsidRPr="001A14D3">
        <w:rPr>
          <w:rFonts w:cs="B Nazanin" w:hint="cs"/>
          <w:rtl/>
        </w:rPr>
        <w:t xml:space="preserve"> نباید برعکس باشد؟</w:t>
      </w:r>
    </w:p>
    <w:p w:rsidR="00E12AE7" w:rsidRPr="001A14D3" w:rsidRDefault="00E12AE7" w:rsidP="00E12AE7">
      <w:pPr>
        <w:pStyle w:val="ListParagraph"/>
        <w:numPr>
          <w:ilvl w:val="2"/>
          <w:numId w:val="42"/>
        </w:numPr>
        <w:rPr>
          <w:rFonts w:cs="B Nazanin"/>
        </w:rPr>
      </w:pPr>
      <w:r w:rsidRPr="001A14D3">
        <w:rPr>
          <w:rFonts w:cs="B Nazanin" w:hint="cs"/>
          <w:rtl/>
        </w:rPr>
        <w:t>در بالا هم گفتیم که حسابدار اینقدر دسترسی دارد که دخل و خرج سایر شعبات را میتواند مشاهده کند .چرا؟ از نطر بیزینس که این غلطه !</w:t>
      </w:r>
    </w:p>
    <w:p w:rsidR="00E12AE7" w:rsidRPr="001A14D3" w:rsidRDefault="00E12AE7" w:rsidP="00E12AE7">
      <w:pPr>
        <w:pStyle w:val="ListParagraph"/>
        <w:numPr>
          <w:ilvl w:val="2"/>
          <w:numId w:val="42"/>
        </w:numPr>
        <w:rPr>
          <w:rFonts w:cs="B Nazanin"/>
        </w:rPr>
      </w:pPr>
      <w:r w:rsidRPr="001A14D3">
        <w:rPr>
          <w:rFonts w:cs="B Nazanin" w:hint="cs"/>
          <w:rtl/>
        </w:rPr>
        <w:t xml:space="preserve">رابطه بین </w:t>
      </w:r>
      <w:r w:rsidRPr="001A14D3">
        <w:rPr>
          <w:rFonts w:cs="B Nazanin"/>
        </w:rPr>
        <w:t>orders</w:t>
      </w:r>
      <w:r w:rsidRPr="001A14D3">
        <w:rPr>
          <w:rFonts w:cs="B Nazanin" w:hint="cs"/>
          <w:rtl/>
        </w:rPr>
        <w:t xml:space="preserve"> و </w:t>
      </w:r>
      <w:r w:rsidRPr="001A14D3">
        <w:rPr>
          <w:rFonts w:cs="B Nazanin"/>
        </w:rPr>
        <w:t>edit status of orders</w:t>
      </w:r>
      <w:r w:rsidRPr="001A14D3">
        <w:rPr>
          <w:rFonts w:cs="B Nazanin" w:hint="cs"/>
          <w:rtl/>
        </w:rPr>
        <w:t xml:space="preserve"> نباید </w:t>
      </w:r>
      <w:r w:rsidRPr="001A14D3">
        <w:rPr>
          <w:rFonts w:cs="B Nazanin"/>
        </w:rPr>
        <w:t>include</w:t>
      </w:r>
      <w:r w:rsidRPr="001A14D3">
        <w:rPr>
          <w:rFonts w:cs="B Nazanin" w:hint="cs"/>
          <w:rtl/>
        </w:rPr>
        <w:t xml:space="preserve"> یا </w:t>
      </w:r>
      <w:r w:rsidRPr="001A14D3">
        <w:rPr>
          <w:rFonts w:cs="B Nazanin"/>
        </w:rPr>
        <w:t>extend</w:t>
      </w:r>
      <w:r w:rsidRPr="001A14D3">
        <w:rPr>
          <w:rFonts w:cs="B Nazanin" w:hint="cs"/>
          <w:rtl/>
        </w:rPr>
        <w:t xml:space="preserve"> باشه ؟</w:t>
      </w:r>
    </w:p>
    <w:p w:rsidR="00E12AE7" w:rsidRPr="001A14D3" w:rsidRDefault="00E12AE7" w:rsidP="00E12AE7">
      <w:pPr>
        <w:pStyle w:val="ListParagraph"/>
        <w:numPr>
          <w:ilvl w:val="2"/>
          <w:numId w:val="42"/>
        </w:numPr>
        <w:rPr>
          <w:rFonts w:cs="B Nazanin"/>
        </w:rPr>
      </w:pPr>
      <w:r w:rsidRPr="001A14D3">
        <w:rPr>
          <w:rFonts w:cs="B Nazanin" w:hint="cs"/>
          <w:rtl/>
        </w:rPr>
        <w:t xml:space="preserve">چرا </w:t>
      </w:r>
      <w:r w:rsidRPr="001A14D3">
        <w:rPr>
          <w:rFonts w:cs="B Nazanin"/>
        </w:rPr>
        <w:t>edit wages</w:t>
      </w:r>
      <w:r w:rsidRPr="001A14D3">
        <w:rPr>
          <w:rFonts w:cs="B Nazanin" w:hint="cs"/>
          <w:rtl/>
        </w:rPr>
        <w:t xml:space="preserve"> (ویرایش حقوق کارمندان)به </w:t>
      </w:r>
      <w:r w:rsidRPr="001A14D3">
        <w:rPr>
          <w:rFonts w:cs="B Nazanin"/>
        </w:rPr>
        <w:t xml:space="preserve">Restaurant </w:t>
      </w:r>
      <w:r w:rsidRPr="001A14D3">
        <w:rPr>
          <w:rFonts w:cs="B Nazanin" w:hint="cs"/>
          <w:rtl/>
        </w:rPr>
        <w:t xml:space="preserve"> وصل شده است ؟ مگر نباید به </w:t>
      </w:r>
      <w:r w:rsidRPr="001A14D3">
        <w:rPr>
          <w:rFonts w:cs="B Nazanin"/>
        </w:rPr>
        <w:t>system database</w:t>
      </w:r>
      <w:r w:rsidRPr="001A14D3">
        <w:rPr>
          <w:rFonts w:cs="B Nazanin" w:hint="cs"/>
          <w:rtl/>
        </w:rPr>
        <w:t xml:space="preserve"> وصل شود؟ و اصلا </w:t>
      </w:r>
      <w:r w:rsidRPr="001A14D3">
        <w:rPr>
          <w:rFonts w:cs="B Nazanin"/>
        </w:rPr>
        <w:t>system db , Restaurant , account db</w:t>
      </w:r>
      <w:r w:rsidRPr="001A14D3">
        <w:rPr>
          <w:rFonts w:cs="B Nazanin" w:hint="cs"/>
          <w:rtl/>
        </w:rPr>
        <w:t xml:space="preserve"> چی هستند و چه فرقی دارند؟</w:t>
      </w:r>
    </w:p>
    <w:p w:rsidR="00E12AE7" w:rsidRPr="001A14D3" w:rsidRDefault="00E12AE7" w:rsidP="00E12AE7">
      <w:pPr>
        <w:pStyle w:val="ListParagraph"/>
        <w:numPr>
          <w:ilvl w:val="2"/>
          <w:numId w:val="42"/>
        </w:numPr>
        <w:rPr>
          <w:rFonts w:cs="B Nazanin"/>
        </w:rPr>
      </w:pPr>
      <w:r w:rsidRPr="001A14D3">
        <w:rPr>
          <w:rFonts w:cs="B Nazanin" w:hint="cs"/>
          <w:rtl/>
        </w:rPr>
        <w:t xml:space="preserve">بین </w:t>
      </w:r>
      <w:r w:rsidRPr="001A14D3">
        <w:rPr>
          <w:rFonts w:cs="B Nazanin"/>
        </w:rPr>
        <w:t>employees</w:t>
      </w:r>
      <w:r w:rsidRPr="001A14D3">
        <w:rPr>
          <w:rFonts w:cs="B Nazanin" w:hint="cs"/>
          <w:rtl/>
        </w:rPr>
        <w:t xml:space="preserve"> و </w:t>
      </w:r>
      <w:r w:rsidRPr="001A14D3">
        <w:rPr>
          <w:rFonts w:cs="B Nazanin"/>
        </w:rPr>
        <w:t>employee wages</w:t>
      </w:r>
      <w:r w:rsidRPr="001A14D3">
        <w:rPr>
          <w:rFonts w:cs="B Nazanin" w:hint="cs"/>
          <w:rtl/>
        </w:rPr>
        <w:t xml:space="preserve"> نباید رابطه </w:t>
      </w:r>
      <w:r w:rsidRPr="001A14D3">
        <w:rPr>
          <w:rFonts w:cs="B Nazanin"/>
        </w:rPr>
        <w:t>extend</w:t>
      </w:r>
      <w:r w:rsidRPr="001A14D3">
        <w:rPr>
          <w:rFonts w:cs="B Nazanin" w:hint="cs"/>
          <w:rtl/>
        </w:rPr>
        <w:t xml:space="preserve"> باشد؟ و همچنین علت 2 تا پشت سرهم </w:t>
      </w:r>
      <w:r w:rsidRPr="001A14D3">
        <w:rPr>
          <w:rFonts w:cs="B Nazanin"/>
        </w:rPr>
        <w:t xml:space="preserve">extend </w:t>
      </w:r>
      <w:r w:rsidRPr="001A14D3">
        <w:rPr>
          <w:rFonts w:cs="B Nazanin" w:hint="cs"/>
          <w:rtl/>
        </w:rPr>
        <w:t xml:space="preserve">چی هست ؟ </w:t>
      </w:r>
      <w:r w:rsidRPr="001A14D3">
        <w:rPr>
          <w:rFonts w:cs="B Nazanin"/>
        </w:rPr>
        <w:t xml:space="preserve">fire/hire --------- employees -------- branches </w:t>
      </w:r>
    </w:p>
    <w:p w:rsidR="00E12AE7" w:rsidRPr="001A14D3" w:rsidRDefault="00E12AE7" w:rsidP="00E12AE7">
      <w:pPr>
        <w:pStyle w:val="ListParagraph"/>
        <w:ind w:left="1848"/>
        <w:rPr>
          <w:rFonts w:cs="B Nazanin"/>
        </w:rPr>
      </w:pPr>
    </w:p>
    <w:p w:rsidR="00E12AE7" w:rsidRPr="001A14D3" w:rsidRDefault="00E12AE7" w:rsidP="00E12AE7">
      <w:pPr>
        <w:pStyle w:val="ListParagraph"/>
        <w:numPr>
          <w:ilvl w:val="0"/>
          <w:numId w:val="42"/>
        </w:numPr>
        <w:rPr>
          <w:rFonts w:cs="B Nazanin"/>
        </w:rPr>
      </w:pPr>
      <w:r w:rsidRPr="001A14D3">
        <w:rPr>
          <w:rFonts w:cs="B Nazanin" w:hint="cs"/>
          <w:rtl/>
        </w:rPr>
        <w:t xml:space="preserve">موضوع خرید از نزدیکترین شعبه رستوران توسط کاربر هم مطرح شد که به نسخه </w:t>
      </w:r>
      <w:r w:rsidRPr="001A14D3">
        <w:rPr>
          <w:rFonts w:cs="B Nazanin"/>
        </w:rPr>
        <w:t>Beta</w:t>
      </w:r>
      <w:r w:rsidRPr="001A14D3">
        <w:rPr>
          <w:rFonts w:cs="B Nazanin" w:hint="cs"/>
          <w:rtl/>
        </w:rPr>
        <w:t xml:space="preserve"> سپرده شد . </w:t>
      </w:r>
    </w:p>
    <w:p w:rsidR="000B30DB" w:rsidRPr="001A14D3" w:rsidRDefault="000B30DB" w:rsidP="000B30DB">
      <w:pPr>
        <w:ind w:left="48"/>
        <w:rPr>
          <w:rFonts w:cs="B Nazanin"/>
          <w:rtl/>
        </w:rPr>
      </w:pPr>
    </w:p>
    <w:p w:rsidR="000B30DB" w:rsidRPr="00071677" w:rsidRDefault="00071677" w:rsidP="00071677">
      <w:pPr>
        <w:rPr>
          <w:rFonts w:cs="B Nazanin"/>
          <w:b/>
          <w:bCs/>
          <w:rtl/>
        </w:rPr>
      </w:pPr>
      <w:r w:rsidRPr="00071677">
        <w:rPr>
          <w:rFonts w:cs="B Nazanin"/>
          <w:b/>
          <w:bCs/>
        </w:rPr>
        <w:t>Technical Review</w:t>
      </w:r>
    </w:p>
    <w:p w:rsidR="00071677" w:rsidRDefault="00E07F23" w:rsidP="00071677">
      <w:pPr>
        <w:pStyle w:val="ListParagraph"/>
        <w:numPr>
          <w:ilvl w:val="3"/>
          <w:numId w:val="46"/>
        </w:numPr>
        <w:rPr>
          <w:rFonts w:cs="B Nazanin"/>
        </w:rPr>
      </w:pPr>
      <w:r>
        <w:rPr>
          <w:rFonts w:cs="B Nazanin" w:hint="cs"/>
          <w:rtl/>
        </w:rPr>
        <w:t>شماره : 4</w:t>
      </w:r>
    </w:p>
    <w:p w:rsidR="00E07F23" w:rsidRDefault="00E07F23" w:rsidP="00071677">
      <w:pPr>
        <w:pStyle w:val="ListParagraph"/>
        <w:numPr>
          <w:ilvl w:val="3"/>
          <w:numId w:val="46"/>
        </w:numPr>
        <w:rPr>
          <w:rFonts w:cs="B Nazanin"/>
        </w:rPr>
      </w:pPr>
      <w:r>
        <w:rPr>
          <w:rFonts w:cs="B Nazanin" w:hint="cs"/>
          <w:rtl/>
        </w:rPr>
        <w:t xml:space="preserve">مسیول جلسه : سعید معروف </w:t>
      </w:r>
    </w:p>
    <w:p w:rsidR="00E07F23" w:rsidRDefault="00E07F23" w:rsidP="00071677">
      <w:pPr>
        <w:pStyle w:val="ListParagraph"/>
        <w:numPr>
          <w:ilvl w:val="3"/>
          <w:numId w:val="46"/>
        </w:numPr>
        <w:rPr>
          <w:rFonts w:cs="B Nazanin"/>
        </w:rPr>
      </w:pPr>
      <w:r>
        <w:rPr>
          <w:rFonts w:cs="B Nazanin" w:hint="cs"/>
          <w:rtl/>
        </w:rPr>
        <w:t>تاریخ جلسه : 02/05/1399</w:t>
      </w:r>
    </w:p>
    <w:p w:rsidR="00E07F23" w:rsidRDefault="00E07F23" w:rsidP="00071677">
      <w:pPr>
        <w:pStyle w:val="ListParagraph"/>
        <w:numPr>
          <w:ilvl w:val="3"/>
          <w:numId w:val="46"/>
        </w:numPr>
        <w:rPr>
          <w:rFonts w:cs="B Nazanin"/>
        </w:rPr>
      </w:pPr>
      <w:r>
        <w:rPr>
          <w:rFonts w:cs="B Nazanin" w:hint="cs"/>
          <w:rtl/>
        </w:rPr>
        <w:t>نظرات و جمع بندی ها :</w:t>
      </w:r>
    </w:p>
    <w:p w:rsidR="00E04464" w:rsidRDefault="00E04464" w:rsidP="00E04464">
      <w:pPr>
        <w:pStyle w:val="ListParagraph"/>
        <w:ind w:left="1440"/>
        <w:rPr>
          <w:rFonts w:cs="B Nazanin"/>
        </w:rPr>
      </w:pPr>
    </w:p>
    <w:p w:rsidR="00E04464" w:rsidRPr="001A14D3" w:rsidRDefault="00E04464" w:rsidP="00E04464">
      <w:pPr>
        <w:pStyle w:val="ListParagraph"/>
        <w:ind w:left="1440"/>
        <w:rPr>
          <w:rFonts w:cs="B Nazanin"/>
        </w:rPr>
      </w:pPr>
      <w:r w:rsidRPr="001A14D3">
        <w:rPr>
          <w:rFonts w:cs="B Nazanin" w:hint="cs"/>
          <w:rtl/>
        </w:rPr>
        <w:t xml:space="preserve">اینبار به مسئله ی </w:t>
      </w:r>
      <w:r w:rsidRPr="001A14D3">
        <w:rPr>
          <w:rFonts w:cs="B Nazanin"/>
        </w:rPr>
        <w:t>Use case</w:t>
      </w:r>
      <w:r w:rsidRPr="001A14D3">
        <w:rPr>
          <w:rFonts w:cs="B Nazanin" w:hint="cs"/>
          <w:rtl/>
        </w:rPr>
        <w:t xml:space="preserve"> ها برگشتیم و از آن به بعد را بررسی کردیم که در ادامه بصورت مفصل آورده شده است.</w:t>
      </w:r>
    </w:p>
    <w:p w:rsidR="00E04464" w:rsidRPr="001A14D3" w:rsidRDefault="00E04464" w:rsidP="00E04464">
      <w:pPr>
        <w:pStyle w:val="ListParagraph"/>
        <w:numPr>
          <w:ilvl w:val="0"/>
          <w:numId w:val="42"/>
        </w:numPr>
        <w:rPr>
          <w:rFonts w:cs="B Nazanin"/>
        </w:rPr>
      </w:pPr>
      <w:r w:rsidRPr="001A14D3">
        <w:rPr>
          <w:rFonts w:cs="B Nazanin" w:hint="cs"/>
          <w:rtl/>
        </w:rPr>
        <w:t xml:space="preserve">در ابتدا به این مسئله پرداختیم که آیا </w:t>
      </w:r>
      <w:r w:rsidRPr="001A14D3">
        <w:rPr>
          <w:rFonts w:cs="B Nazanin"/>
        </w:rPr>
        <w:t>Database</w:t>
      </w:r>
      <w:r w:rsidRPr="001A14D3">
        <w:rPr>
          <w:rFonts w:cs="B Nazanin" w:hint="cs"/>
          <w:rtl/>
        </w:rPr>
        <w:t xml:space="preserve"> را بصورت </w:t>
      </w:r>
      <w:r w:rsidRPr="001A14D3">
        <w:rPr>
          <w:rFonts w:cs="B Nazanin"/>
        </w:rPr>
        <w:t>global</w:t>
      </w:r>
      <w:r w:rsidRPr="001A14D3">
        <w:rPr>
          <w:rFonts w:cs="B Nazanin" w:hint="cs"/>
          <w:rtl/>
        </w:rPr>
        <w:t xml:space="preserve"> در نظر بگیریم و </w:t>
      </w:r>
      <w:r w:rsidRPr="001A14D3">
        <w:rPr>
          <w:rFonts w:cs="B Nazanin"/>
        </w:rPr>
        <w:t>costumer</w:t>
      </w:r>
      <w:r w:rsidRPr="001A14D3">
        <w:rPr>
          <w:rFonts w:cs="B Nazanin" w:hint="cs"/>
          <w:rtl/>
        </w:rPr>
        <w:t xml:space="preserve"> و دیگران به یک دیتابیس مشترک شوند یا خیر. با بحثی که شد ، به دلیل اینکه </w:t>
      </w:r>
      <w:r w:rsidRPr="001A14D3">
        <w:rPr>
          <w:rFonts w:cs="B Nazanin"/>
        </w:rPr>
        <w:t>Costumer</w:t>
      </w:r>
      <w:r w:rsidRPr="001A14D3">
        <w:rPr>
          <w:rFonts w:cs="B Nazanin" w:hint="cs"/>
          <w:rtl/>
        </w:rPr>
        <w:t xml:space="preserve"> نیازی نیست به اطلاعات دیتابیس اصلی رستوران دسترسی داشته باشد و اینکه </w:t>
      </w:r>
      <w:r w:rsidRPr="001A14D3">
        <w:rPr>
          <w:rFonts w:cs="B Nazanin"/>
        </w:rPr>
        <w:t>security</w:t>
      </w:r>
      <w:r w:rsidRPr="001A14D3">
        <w:rPr>
          <w:rFonts w:cs="B Nazanin" w:hint="cs"/>
          <w:rtl/>
        </w:rPr>
        <w:t xml:space="preserve"> و نفوذ به سیستم اصلی را از این </w:t>
      </w:r>
      <w:r w:rsidRPr="001A14D3">
        <w:rPr>
          <w:rFonts w:cs="B Nazanin" w:hint="cs"/>
          <w:rtl/>
        </w:rPr>
        <w:lastRenderedPageBreak/>
        <w:t xml:space="preserve">جهت بگیریم ، تصمیم بر آن شد که دو دیتابیس اصلی داشته باشیم. یکی </w:t>
      </w:r>
      <w:r w:rsidRPr="001A14D3">
        <w:rPr>
          <w:rFonts w:cs="B Nazanin"/>
        </w:rPr>
        <w:t>Restaurant</w:t>
      </w:r>
      <w:r w:rsidRPr="001A14D3">
        <w:rPr>
          <w:rFonts w:cs="B Nazanin" w:hint="cs"/>
          <w:rtl/>
        </w:rPr>
        <w:t xml:space="preserve"> و یکی هم </w:t>
      </w:r>
      <w:r w:rsidRPr="001A14D3">
        <w:rPr>
          <w:rFonts w:cs="B Nazanin"/>
        </w:rPr>
        <w:t>system database</w:t>
      </w:r>
      <w:r w:rsidRPr="001A14D3">
        <w:rPr>
          <w:rFonts w:cs="B Nazanin" w:hint="cs"/>
          <w:rtl/>
        </w:rPr>
        <w:t xml:space="preserve">. به </w:t>
      </w:r>
      <w:r w:rsidRPr="001A14D3">
        <w:rPr>
          <w:rFonts w:cs="B Nazanin"/>
        </w:rPr>
        <w:t>Restaurant</w:t>
      </w:r>
      <w:r w:rsidRPr="001A14D3">
        <w:rPr>
          <w:rFonts w:cs="B Nazanin" w:hint="cs"/>
          <w:rtl/>
        </w:rPr>
        <w:t xml:space="preserve"> که داده های اصلی در آن وجود دارد مشتری نمیتواند به هیچ عنوان دسترسی پیدا کند.</w:t>
      </w:r>
    </w:p>
    <w:p w:rsidR="00E04464" w:rsidRPr="001A14D3" w:rsidRDefault="00E04464" w:rsidP="00E04464">
      <w:pPr>
        <w:pStyle w:val="ListParagraph"/>
        <w:ind w:left="408"/>
        <w:rPr>
          <w:rFonts w:cs="B Nazanin"/>
          <w:rtl/>
        </w:rPr>
      </w:pPr>
    </w:p>
    <w:p w:rsidR="00E04464" w:rsidRPr="001A14D3" w:rsidRDefault="00E04464" w:rsidP="00E04464">
      <w:pPr>
        <w:pStyle w:val="ListParagraph"/>
        <w:numPr>
          <w:ilvl w:val="0"/>
          <w:numId w:val="42"/>
        </w:numPr>
        <w:rPr>
          <w:rFonts w:cs="B Nazanin"/>
          <w:rtl/>
        </w:rPr>
      </w:pPr>
      <w:r w:rsidRPr="001A14D3">
        <w:rPr>
          <w:rFonts w:cs="B Nazanin" w:hint="cs"/>
          <w:rtl/>
        </w:rPr>
        <w:t xml:space="preserve">در قسمت بعدی چند رابطه در </w:t>
      </w:r>
      <w:r w:rsidRPr="001A14D3">
        <w:rPr>
          <w:rFonts w:cs="B Nazanin"/>
        </w:rPr>
        <w:t>Use case</w:t>
      </w:r>
      <w:r w:rsidRPr="001A14D3">
        <w:rPr>
          <w:rFonts w:cs="B Nazanin" w:hint="cs"/>
          <w:rtl/>
        </w:rPr>
        <w:t xml:space="preserve"> ها بهتر بود اصلاح شود که اصلاح شد. بدین شرح که میان </w:t>
      </w:r>
      <w:r w:rsidRPr="001A14D3">
        <w:rPr>
          <w:rFonts w:cs="B Nazanin"/>
        </w:rPr>
        <w:t>see order</w:t>
      </w:r>
      <w:r w:rsidRPr="001A14D3">
        <w:rPr>
          <w:rFonts w:cs="B Nazanin" w:hint="cs"/>
          <w:rtl/>
        </w:rPr>
        <w:t xml:space="preserve"> و </w:t>
      </w:r>
      <w:r w:rsidRPr="001A14D3">
        <w:rPr>
          <w:rFonts w:cs="B Nazanin"/>
        </w:rPr>
        <w:t>Edit</w:t>
      </w:r>
      <w:r w:rsidRPr="001A14D3">
        <w:rPr>
          <w:rFonts w:cs="B Nazanin" w:hint="cs"/>
          <w:rtl/>
        </w:rPr>
        <w:t xml:space="preserve"> آن ها توسط آشپز بهتر بود که رابطه ی </w:t>
      </w:r>
      <w:r w:rsidRPr="001A14D3">
        <w:rPr>
          <w:rFonts w:cs="B Nazanin"/>
        </w:rPr>
        <w:t>Extend</w:t>
      </w:r>
      <w:r w:rsidRPr="001A14D3">
        <w:rPr>
          <w:rFonts w:cs="B Nazanin" w:hint="cs"/>
          <w:rtl/>
        </w:rPr>
        <w:t xml:space="preserve"> باشد. چراکه آشپز لزوما وقتی سفارشات را میبیند تغییر وضعیت به "آماده شد" برای آن ها درج نمیکند. یا میتواند برای آمار گیری کلی بخواهد </w:t>
      </w:r>
      <w:r w:rsidRPr="001A14D3">
        <w:rPr>
          <w:rFonts w:cs="B Nazanin"/>
        </w:rPr>
        <w:t>order</w:t>
      </w:r>
      <w:r w:rsidRPr="001A14D3">
        <w:rPr>
          <w:rFonts w:cs="B Nazanin" w:hint="cs"/>
          <w:rtl/>
        </w:rPr>
        <w:t xml:space="preserve"> ها را مشاهده کند. پس لزوما هر </w:t>
      </w:r>
      <w:r w:rsidRPr="001A14D3">
        <w:rPr>
          <w:rFonts w:cs="B Nazanin"/>
        </w:rPr>
        <w:t>see order</w:t>
      </w:r>
      <w:r w:rsidRPr="001A14D3">
        <w:rPr>
          <w:rFonts w:cs="B Nazanin" w:hint="cs"/>
          <w:rtl/>
        </w:rPr>
        <w:t xml:space="preserve"> به </w:t>
      </w:r>
      <w:r w:rsidRPr="001A14D3">
        <w:rPr>
          <w:rFonts w:cs="B Nazanin"/>
        </w:rPr>
        <w:t>edit</w:t>
      </w:r>
      <w:r w:rsidRPr="001A14D3">
        <w:rPr>
          <w:rFonts w:cs="B Nazanin" w:hint="cs"/>
          <w:rtl/>
        </w:rPr>
        <w:t xml:space="preserve"> آن ها ختم نمیشود.(لزومی ندارد)</w:t>
      </w:r>
    </w:p>
    <w:p w:rsidR="00E04464" w:rsidRPr="001A14D3" w:rsidRDefault="00E04464" w:rsidP="00E04464">
      <w:pPr>
        <w:pStyle w:val="ListParagraph"/>
        <w:rPr>
          <w:rFonts w:cs="B Nazanin"/>
          <w:rtl/>
        </w:rPr>
      </w:pPr>
    </w:p>
    <w:p w:rsidR="00E04464" w:rsidRPr="001A14D3" w:rsidRDefault="00E04464" w:rsidP="00E04464">
      <w:pPr>
        <w:pStyle w:val="ListParagraph"/>
        <w:numPr>
          <w:ilvl w:val="0"/>
          <w:numId w:val="42"/>
        </w:numPr>
        <w:rPr>
          <w:rFonts w:cs="B Nazanin"/>
          <w:rtl/>
        </w:rPr>
      </w:pPr>
      <w:r w:rsidRPr="001A14D3">
        <w:rPr>
          <w:rFonts w:cs="B Nazanin" w:hint="cs"/>
          <w:rtl/>
        </w:rPr>
        <w:t xml:space="preserve">سپس در </w:t>
      </w:r>
      <w:r w:rsidRPr="001A14D3">
        <w:rPr>
          <w:rFonts w:cs="B Nazanin"/>
        </w:rPr>
        <w:t>Use case</w:t>
      </w:r>
      <w:r w:rsidRPr="001A14D3">
        <w:rPr>
          <w:rFonts w:cs="B Nazanin" w:hint="cs"/>
          <w:rtl/>
        </w:rPr>
        <w:t xml:space="preserve"> ، رابطه ی میان </w:t>
      </w:r>
      <w:r w:rsidRPr="001A14D3">
        <w:rPr>
          <w:rFonts w:cs="B Nazanin"/>
        </w:rPr>
        <w:t>Sing up</w:t>
      </w:r>
      <w:r w:rsidRPr="001A14D3">
        <w:rPr>
          <w:rFonts w:cs="B Nazanin" w:hint="cs"/>
          <w:rtl/>
        </w:rPr>
        <w:t xml:space="preserve"> و </w:t>
      </w:r>
      <w:r w:rsidRPr="001A14D3">
        <w:rPr>
          <w:rFonts w:cs="B Nazanin"/>
        </w:rPr>
        <w:t>create employee account</w:t>
      </w:r>
      <w:r w:rsidRPr="001A14D3">
        <w:rPr>
          <w:rFonts w:cs="B Nazanin" w:hint="cs"/>
          <w:rtl/>
        </w:rPr>
        <w:t xml:space="preserve"> یک رابطه ی </w:t>
      </w:r>
      <w:r w:rsidRPr="001A14D3">
        <w:rPr>
          <w:rFonts w:cs="B Nazanin"/>
        </w:rPr>
        <w:t>inheritance</w:t>
      </w:r>
      <w:r w:rsidRPr="001A14D3">
        <w:rPr>
          <w:rFonts w:cs="B Nazanin" w:hint="cs"/>
          <w:rtl/>
        </w:rPr>
        <w:t xml:space="preserve"> بود که بسار زیاد در این قسمت صحبت کردیم. نهایتا بر آن شدیم که این رابطه را از میان آن ها برداریم. در اصل صحبت حول این موضوع بود که چون </w:t>
      </w:r>
      <w:r w:rsidRPr="001A14D3">
        <w:rPr>
          <w:rFonts w:cs="B Nazanin"/>
        </w:rPr>
        <w:t>employee</w:t>
      </w:r>
      <w:r w:rsidRPr="001A14D3">
        <w:rPr>
          <w:rFonts w:cs="B Nazanin" w:hint="cs"/>
          <w:rtl/>
        </w:rPr>
        <w:t xml:space="preserve"> ها صرفا یک سری فیلد های بیشتری نسبت به </w:t>
      </w:r>
      <w:r w:rsidRPr="001A14D3">
        <w:rPr>
          <w:rFonts w:cs="B Nazanin"/>
        </w:rPr>
        <w:t>Sign up</w:t>
      </w:r>
      <w:r w:rsidRPr="001A14D3">
        <w:rPr>
          <w:rFonts w:cs="B Nazanin" w:hint="cs"/>
          <w:rtl/>
        </w:rPr>
        <w:t xml:space="preserve"> مشتری دارند بهتر است که از آن ارث بری داشته باشیم یا خیر. ولی از طرفی گفتیم که ممکن است بخواهیم بعد ها و در ورژن های بعدی نرم افزار قابلیت احراز هویت</w:t>
      </w:r>
      <w:r w:rsidRPr="001A14D3">
        <w:rPr>
          <w:rFonts w:cs="B Nazanin"/>
        </w:rPr>
        <w:t xml:space="preserve">(authentication) </w:t>
      </w:r>
      <w:r w:rsidRPr="001A14D3">
        <w:rPr>
          <w:rFonts w:cs="B Nazanin" w:hint="cs"/>
          <w:rtl/>
        </w:rPr>
        <w:t xml:space="preserve"> را اضافه کنیم که وارد </w:t>
      </w:r>
      <w:r w:rsidRPr="001A14D3">
        <w:rPr>
          <w:rFonts w:cs="B Nazanin"/>
        </w:rPr>
        <w:t>sing up</w:t>
      </w:r>
      <w:r w:rsidRPr="001A14D3">
        <w:rPr>
          <w:rFonts w:cs="B Nazanin" w:hint="cs"/>
          <w:rtl/>
        </w:rPr>
        <w:t xml:space="preserve"> میشود. یعنی هنگام </w:t>
      </w:r>
      <w:r w:rsidRPr="001A14D3">
        <w:rPr>
          <w:rFonts w:cs="B Nazanin"/>
        </w:rPr>
        <w:t>sing up</w:t>
      </w:r>
      <w:r w:rsidRPr="001A14D3">
        <w:rPr>
          <w:rFonts w:cs="B Nazanin" w:hint="cs"/>
          <w:rtl/>
        </w:rPr>
        <w:t xml:space="preserve"> به شماره ی همراه وارد شده توسط کاربر یک پیامک ارسال کنیم تا از ربات نبودن و صحت اطلاعات شماره ی تلفن همراه وی باخبر شویم. پس چون ممکن است </w:t>
      </w:r>
      <w:r w:rsidRPr="001A14D3">
        <w:rPr>
          <w:rFonts w:cs="B Nazanin"/>
        </w:rPr>
        <w:t>sing up</w:t>
      </w:r>
      <w:r w:rsidRPr="001A14D3">
        <w:rPr>
          <w:rFonts w:cs="B Nazanin" w:hint="cs"/>
          <w:rtl/>
        </w:rPr>
        <w:t xml:space="preserve"> در ورژن های بعدی فابلیت هایی را اضافه به خود  داشته باشد ، بهتر است از </w:t>
      </w:r>
      <w:r w:rsidRPr="001A14D3">
        <w:rPr>
          <w:rFonts w:cs="B Nazanin"/>
        </w:rPr>
        <w:t>create employee account</w:t>
      </w:r>
      <w:r w:rsidRPr="001A14D3">
        <w:rPr>
          <w:rFonts w:cs="B Nazanin" w:hint="cs"/>
          <w:rtl/>
        </w:rPr>
        <w:t xml:space="preserve"> مستقل باشد و رابطه ای میان آن دو نباشد.</w:t>
      </w:r>
    </w:p>
    <w:p w:rsidR="00E04464" w:rsidRPr="001A14D3" w:rsidRDefault="00E04464" w:rsidP="00E04464">
      <w:pPr>
        <w:pStyle w:val="ListParagraph"/>
        <w:rPr>
          <w:rFonts w:cs="B Nazanin"/>
          <w:rtl/>
        </w:rPr>
      </w:pPr>
    </w:p>
    <w:p w:rsidR="00E04464" w:rsidRPr="001A14D3" w:rsidRDefault="00E04464" w:rsidP="00E04464">
      <w:pPr>
        <w:pStyle w:val="ListParagraph"/>
        <w:numPr>
          <w:ilvl w:val="0"/>
          <w:numId w:val="42"/>
        </w:numPr>
        <w:rPr>
          <w:rFonts w:cs="B Nazanin"/>
          <w:rtl/>
        </w:rPr>
      </w:pPr>
      <w:r w:rsidRPr="001A14D3">
        <w:rPr>
          <w:rFonts w:cs="B Nazanin" w:hint="cs"/>
          <w:rtl/>
        </w:rPr>
        <w:t xml:space="preserve">در قسمت </w:t>
      </w:r>
      <w:r w:rsidRPr="001A14D3">
        <w:rPr>
          <w:rFonts w:cs="B Nazanin"/>
        </w:rPr>
        <w:t>Actor</w:t>
      </w:r>
      <w:r w:rsidRPr="001A14D3">
        <w:rPr>
          <w:rFonts w:cs="B Nazanin" w:hint="cs"/>
          <w:rtl/>
        </w:rPr>
        <w:t xml:space="preserve"> ها نیز یک </w:t>
      </w:r>
      <w:r w:rsidRPr="001A14D3">
        <w:rPr>
          <w:rFonts w:cs="B Nazanin"/>
        </w:rPr>
        <w:t>Actor</w:t>
      </w:r>
      <w:r w:rsidRPr="001A14D3">
        <w:rPr>
          <w:rFonts w:cs="B Nazanin" w:hint="cs"/>
          <w:rtl/>
        </w:rPr>
        <w:t xml:space="preserve"> به خود اضافه کرد به این شرح که </w:t>
      </w:r>
      <w:r w:rsidRPr="001A14D3">
        <w:rPr>
          <w:rFonts w:cs="B Nazanin"/>
        </w:rPr>
        <w:t>Actor</w:t>
      </w:r>
      <w:r w:rsidRPr="001A14D3">
        <w:rPr>
          <w:rFonts w:cs="B Nazanin" w:hint="cs"/>
          <w:rtl/>
        </w:rPr>
        <w:t xml:space="preserve"> ای با نام </w:t>
      </w:r>
      <w:r w:rsidRPr="001A14D3">
        <w:rPr>
          <w:rFonts w:cs="B Nazanin"/>
        </w:rPr>
        <w:t>Account</w:t>
      </w:r>
      <w:r w:rsidRPr="001A14D3">
        <w:rPr>
          <w:rFonts w:cs="B Nazanin" w:hint="cs"/>
          <w:rtl/>
        </w:rPr>
        <w:t xml:space="preserve"> که پدر تمام </w:t>
      </w:r>
      <w:r w:rsidRPr="001A14D3">
        <w:rPr>
          <w:rFonts w:cs="B Nazanin"/>
        </w:rPr>
        <w:t>Actor</w:t>
      </w:r>
      <w:r w:rsidRPr="001A14D3">
        <w:rPr>
          <w:rFonts w:cs="B Nazanin" w:hint="cs"/>
          <w:rtl/>
        </w:rPr>
        <w:t xml:space="preserve"> های دیگر است و از ان ارث</w:t>
      </w:r>
      <w:r w:rsidRPr="001A14D3">
        <w:rPr>
          <w:rFonts w:cs="B Nazanin"/>
        </w:rPr>
        <w:t xml:space="preserve"> </w:t>
      </w:r>
      <w:r w:rsidRPr="001A14D3">
        <w:rPr>
          <w:rFonts w:cs="B Nazanin" w:hint="cs"/>
          <w:rtl/>
        </w:rPr>
        <w:t xml:space="preserve">بری دارند پدید آمد که در اصل کار خاصی نمیکند و </w:t>
      </w:r>
      <w:r w:rsidRPr="001A14D3">
        <w:rPr>
          <w:rFonts w:cs="B Nazanin"/>
        </w:rPr>
        <w:t>Act</w:t>
      </w:r>
      <w:r w:rsidRPr="001A14D3">
        <w:rPr>
          <w:rFonts w:cs="B Nazanin" w:hint="cs"/>
          <w:rtl/>
        </w:rPr>
        <w:t xml:space="preserve"> انجام نمیدهد.</w:t>
      </w:r>
    </w:p>
    <w:p w:rsidR="00E04464" w:rsidRDefault="00E04464" w:rsidP="00E04464">
      <w:pPr>
        <w:pStyle w:val="ListParagraph"/>
        <w:ind w:left="408"/>
        <w:rPr>
          <w:rFonts w:cs="B Nazanin"/>
          <w:rtl/>
        </w:rPr>
      </w:pPr>
      <w:r w:rsidRPr="001A14D3">
        <w:rPr>
          <w:rFonts w:cs="B Nazanin" w:hint="cs"/>
          <w:rtl/>
        </w:rPr>
        <w:t>در انتها نیز مباحثی نیز در قسمت طراحی استایل های معماری کج فهمی داشت که تکمیل شد.</w:t>
      </w:r>
    </w:p>
    <w:p w:rsidR="00C837A1" w:rsidRDefault="00C837A1" w:rsidP="00E04464">
      <w:pPr>
        <w:pStyle w:val="ListParagraph"/>
        <w:ind w:left="408"/>
        <w:rPr>
          <w:rFonts w:cs="B Nazanin"/>
          <w:rtl/>
        </w:rPr>
      </w:pPr>
    </w:p>
    <w:p w:rsidR="00C837A1" w:rsidRDefault="00C837A1" w:rsidP="00E04464">
      <w:pPr>
        <w:pStyle w:val="ListParagraph"/>
        <w:ind w:left="408"/>
        <w:rPr>
          <w:rFonts w:cs="B Nazanin"/>
          <w:rtl/>
        </w:rPr>
      </w:pPr>
    </w:p>
    <w:p w:rsidR="00DC048C" w:rsidRPr="007179E6" w:rsidRDefault="00DC048C" w:rsidP="00DC048C">
      <w:pPr>
        <w:pStyle w:val="ListParagraph"/>
        <w:ind w:left="408"/>
        <w:rPr>
          <w:rFonts w:cs="B Nazanin"/>
          <w:b/>
          <w:bCs/>
          <w:rtl/>
        </w:rPr>
      </w:pPr>
      <w:r w:rsidRPr="007179E6">
        <w:rPr>
          <w:rFonts w:cs="B Nazanin"/>
          <w:b/>
          <w:bCs/>
        </w:rPr>
        <w:t>Technical Review</w:t>
      </w:r>
      <w:r w:rsidRPr="007179E6">
        <w:rPr>
          <w:rFonts w:cs="B Nazanin" w:hint="cs"/>
          <w:b/>
          <w:bCs/>
          <w:rtl/>
        </w:rPr>
        <w:t xml:space="preserve"> </w:t>
      </w:r>
    </w:p>
    <w:p w:rsidR="00DC048C" w:rsidRDefault="007179E6" w:rsidP="007179E6">
      <w:pPr>
        <w:pStyle w:val="ListParagraph"/>
        <w:numPr>
          <w:ilvl w:val="3"/>
          <w:numId w:val="46"/>
        </w:numPr>
        <w:rPr>
          <w:rFonts w:cs="B Nazanin"/>
        </w:rPr>
      </w:pPr>
      <w:r>
        <w:rPr>
          <w:rFonts w:cs="B Nazanin" w:hint="cs"/>
          <w:rtl/>
        </w:rPr>
        <w:t>شماره : 5</w:t>
      </w:r>
    </w:p>
    <w:p w:rsidR="007179E6" w:rsidRDefault="007179E6" w:rsidP="007179E6">
      <w:pPr>
        <w:pStyle w:val="ListParagraph"/>
        <w:numPr>
          <w:ilvl w:val="3"/>
          <w:numId w:val="46"/>
        </w:numPr>
        <w:rPr>
          <w:rFonts w:cs="B Nazanin"/>
        </w:rPr>
      </w:pPr>
      <w:r>
        <w:rPr>
          <w:rFonts w:cs="B Nazanin" w:hint="cs"/>
          <w:rtl/>
        </w:rPr>
        <w:t xml:space="preserve">مسیول جلسه : </w:t>
      </w:r>
    </w:p>
    <w:p w:rsidR="007179E6" w:rsidRDefault="007179E6" w:rsidP="007179E6">
      <w:pPr>
        <w:pStyle w:val="ListParagraph"/>
        <w:numPr>
          <w:ilvl w:val="3"/>
          <w:numId w:val="46"/>
        </w:numPr>
        <w:rPr>
          <w:rFonts w:cs="B Nazanin"/>
        </w:rPr>
      </w:pPr>
      <w:r>
        <w:rPr>
          <w:rFonts w:cs="B Nazanin" w:hint="cs"/>
          <w:rtl/>
        </w:rPr>
        <w:t>تاریخ جلسه : 10/05/1399</w:t>
      </w:r>
    </w:p>
    <w:p w:rsidR="007179E6" w:rsidRDefault="007179E6" w:rsidP="007179E6">
      <w:pPr>
        <w:pStyle w:val="ListParagraph"/>
        <w:numPr>
          <w:ilvl w:val="3"/>
          <w:numId w:val="46"/>
        </w:numPr>
        <w:rPr>
          <w:rFonts w:cs="B Nazanin"/>
        </w:rPr>
      </w:pPr>
      <w:r>
        <w:rPr>
          <w:rFonts w:cs="B Nazanin" w:hint="cs"/>
          <w:rtl/>
        </w:rPr>
        <w:t xml:space="preserve">نظرات و جمع بندی ها : </w:t>
      </w:r>
    </w:p>
    <w:p w:rsidR="00F54C80" w:rsidRPr="00F54C80" w:rsidRDefault="00F54C80" w:rsidP="00F54C80">
      <w:pPr>
        <w:ind w:left="1440"/>
        <w:rPr>
          <w:rFonts w:cs="B Nazanin"/>
          <w:rtl/>
        </w:rPr>
      </w:pPr>
      <w:r w:rsidRPr="00F54C80">
        <w:rPr>
          <w:rFonts w:cs="B Nazanin" w:hint="cs"/>
          <w:rtl/>
        </w:rPr>
        <w:t>در</w:t>
      </w:r>
      <w:r w:rsidRPr="00F54C80">
        <w:rPr>
          <w:rFonts w:cs="B Nazanin"/>
          <w:rtl/>
        </w:rPr>
        <w:t xml:space="preserve"> </w:t>
      </w:r>
      <w:r w:rsidRPr="00F54C80">
        <w:rPr>
          <w:rFonts w:cs="B Nazanin" w:hint="cs"/>
          <w:rtl/>
        </w:rPr>
        <w:t>این</w:t>
      </w:r>
      <w:r w:rsidRPr="00F54C80">
        <w:rPr>
          <w:rFonts w:cs="B Nazanin"/>
          <w:rtl/>
        </w:rPr>
        <w:t xml:space="preserve"> </w:t>
      </w:r>
      <w:r w:rsidRPr="00F54C80">
        <w:rPr>
          <w:rFonts w:cs="B Nazanin" w:hint="cs"/>
          <w:rtl/>
        </w:rPr>
        <w:t>جلسه</w:t>
      </w:r>
      <w:r w:rsidRPr="00F54C80">
        <w:rPr>
          <w:rFonts w:cs="B Nazanin"/>
          <w:rtl/>
        </w:rPr>
        <w:t xml:space="preserve"> </w:t>
      </w:r>
      <w:r w:rsidRPr="00F54C80">
        <w:rPr>
          <w:rFonts w:cs="B Nazanin" w:hint="cs"/>
          <w:rtl/>
        </w:rPr>
        <w:t>که</w:t>
      </w:r>
      <w:r w:rsidRPr="00F54C80">
        <w:rPr>
          <w:rFonts w:cs="B Nazanin"/>
          <w:rtl/>
        </w:rPr>
        <w:t xml:space="preserve"> </w:t>
      </w:r>
      <w:r w:rsidRPr="00F54C80">
        <w:rPr>
          <w:rFonts w:cs="B Nazanin" w:hint="cs"/>
          <w:rtl/>
        </w:rPr>
        <w:t>جلسه</w:t>
      </w:r>
      <w:r w:rsidRPr="00F54C80">
        <w:rPr>
          <w:rFonts w:cs="B Nazanin"/>
          <w:rtl/>
        </w:rPr>
        <w:t xml:space="preserve"> </w:t>
      </w:r>
      <w:r w:rsidRPr="00F54C80">
        <w:rPr>
          <w:rFonts w:cs="B Nazanin" w:hint="cs"/>
          <w:rtl/>
        </w:rPr>
        <w:t>ی</w:t>
      </w:r>
      <w:r w:rsidRPr="00F54C80">
        <w:rPr>
          <w:rFonts w:cs="B Nazanin"/>
          <w:rtl/>
        </w:rPr>
        <w:t xml:space="preserve"> </w:t>
      </w:r>
      <w:r w:rsidRPr="00F54C80">
        <w:rPr>
          <w:rFonts w:cs="B Nazanin" w:hint="cs"/>
          <w:rtl/>
        </w:rPr>
        <w:t>آخر</w:t>
      </w:r>
      <w:r w:rsidRPr="00F54C80">
        <w:rPr>
          <w:rFonts w:cs="B Nazanin"/>
          <w:rtl/>
        </w:rPr>
        <w:t xml:space="preserve"> </w:t>
      </w:r>
      <w:r w:rsidRPr="00F54C80">
        <w:rPr>
          <w:rFonts w:cs="B Nazanin" w:hint="cs"/>
          <w:rtl/>
        </w:rPr>
        <w:t>هست</w:t>
      </w:r>
      <w:r w:rsidRPr="00F54C80">
        <w:rPr>
          <w:rFonts w:cs="B Nazanin"/>
          <w:rtl/>
        </w:rPr>
        <w:t xml:space="preserve"> </w:t>
      </w:r>
      <w:r w:rsidRPr="00F54C80">
        <w:rPr>
          <w:rFonts w:cs="B Nazanin" w:hint="cs"/>
          <w:rtl/>
        </w:rPr>
        <w:t>و</w:t>
      </w:r>
      <w:r w:rsidRPr="00F54C80">
        <w:rPr>
          <w:rFonts w:cs="B Nazanin"/>
          <w:rtl/>
        </w:rPr>
        <w:t xml:space="preserve"> </w:t>
      </w:r>
      <w:r w:rsidRPr="00F54C80">
        <w:rPr>
          <w:rFonts w:cs="B Nazanin" w:hint="cs"/>
          <w:rtl/>
        </w:rPr>
        <w:t>پروژه</w:t>
      </w:r>
      <w:r w:rsidRPr="00F54C80">
        <w:rPr>
          <w:rFonts w:cs="B Nazanin"/>
          <w:rtl/>
        </w:rPr>
        <w:t xml:space="preserve"> </w:t>
      </w:r>
      <w:r w:rsidRPr="00F54C80">
        <w:rPr>
          <w:rFonts w:cs="B Nazanin" w:hint="cs"/>
          <w:rtl/>
        </w:rPr>
        <w:t>نسبتا</w:t>
      </w:r>
      <w:r w:rsidRPr="00F54C80">
        <w:rPr>
          <w:rFonts w:cs="B Nazanin"/>
          <w:rtl/>
        </w:rPr>
        <w:t xml:space="preserve"> </w:t>
      </w:r>
      <w:r w:rsidRPr="00F54C80">
        <w:rPr>
          <w:rFonts w:cs="B Nazanin" w:hint="cs"/>
          <w:rtl/>
        </w:rPr>
        <w:t>کامل</w:t>
      </w:r>
      <w:r w:rsidRPr="00F54C80">
        <w:rPr>
          <w:rFonts w:cs="B Nazanin"/>
          <w:rtl/>
        </w:rPr>
        <w:t xml:space="preserve"> </w:t>
      </w:r>
      <w:r w:rsidRPr="00F54C80">
        <w:rPr>
          <w:rFonts w:cs="B Nazanin" w:hint="cs"/>
          <w:rtl/>
        </w:rPr>
        <w:t>شده</w:t>
      </w:r>
      <w:r w:rsidRPr="00F54C80">
        <w:rPr>
          <w:rFonts w:cs="B Nazanin"/>
          <w:rtl/>
        </w:rPr>
        <w:t xml:space="preserve"> </w:t>
      </w:r>
      <w:r w:rsidRPr="00F54C80">
        <w:rPr>
          <w:rFonts w:cs="B Nazanin" w:hint="cs"/>
          <w:rtl/>
        </w:rPr>
        <w:t>و</w:t>
      </w:r>
      <w:r w:rsidRPr="00F54C80">
        <w:rPr>
          <w:rFonts w:cs="B Nazanin"/>
          <w:rtl/>
        </w:rPr>
        <w:t xml:space="preserve"> </w:t>
      </w:r>
      <w:r w:rsidRPr="00F54C80">
        <w:rPr>
          <w:rFonts w:cs="B Nazanin" w:hint="cs"/>
          <w:rtl/>
        </w:rPr>
        <w:t>آماده</w:t>
      </w:r>
      <w:r w:rsidRPr="00F54C80">
        <w:rPr>
          <w:rFonts w:cs="B Nazanin"/>
          <w:rtl/>
        </w:rPr>
        <w:t xml:space="preserve"> </w:t>
      </w:r>
      <w:r w:rsidRPr="00F54C80">
        <w:rPr>
          <w:rFonts w:cs="B Nazanin" w:hint="cs"/>
          <w:rtl/>
        </w:rPr>
        <w:t>ی</w:t>
      </w:r>
      <w:r w:rsidRPr="00F54C80">
        <w:rPr>
          <w:rFonts w:cs="B Nazanin"/>
          <w:rtl/>
        </w:rPr>
        <w:t xml:space="preserve"> </w:t>
      </w:r>
      <w:r w:rsidRPr="00F54C80">
        <w:rPr>
          <w:rFonts w:cs="B Nazanin" w:hint="cs"/>
          <w:rtl/>
        </w:rPr>
        <w:t>ارسال</w:t>
      </w:r>
      <w:r w:rsidRPr="00F54C80">
        <w:rPr>
          <w:rFonts w:cs="B Nazanin"/>
          <w:rtl/>
        </w:rPr>
        <w:t xml:space="preserve"> </w:t>
      </w:r>
      <w:r w:rsidRPr="00F54C80">
        <w:rPr>
          <w:rFonts w:cs="B Nazanin" w:hint="cs"/>
          <w:rtl/>
        </w:rPr>
        <w:t>می</w:t>
      </w:r>
      <w:r w:rsidRPr="00F54C80">
        <w:rPr>
          <w:rFonts w:cs="B Nazanin"/>
          <w:rtl/>
        </w:rPr>
        <w:t xml:space="preserve"> </w:t>
      </w:r>
      <w:r w:rsidRPr="00F54C80">
        <w:rPr>
          <w:rFonts w:cs="B Nazanin" w:hint="cs"/>
          <w:rtl/>
        </w:rPr>
        <w:t>باشد</w:t>
      </w:r>
      <w:r w:rsidRPr="00F54C80">
        <w:rPr>
          <w:rFonts w:cs="B Nazanin"/>
          <w:rtl/>
        </w:rPr>
        <w:t xml:space="preserve"> </w:t>
      </w:r>
      <w:r w:rsidRPr="00F54C80">
        <w:rPr>
          <w:rFonts w:cs="B Nazanin" w:hint="cs"/>
          <w:rtl/>
        </w:rPr>
        <w:t>؛</w:t>
      </w:r>
      <w:r w:rsidRPr="00F54C80">
        <w:rPr>
          <w:rFonts w:cs="B Nazanin"/>
          <w:rtl/>
        </w:rPr>
        <w:t xml:space="preserve"> </w:t>
      </w:r>
      <w:r w:rsidRPr="00F54C80">
        <w:rPr>
          <w:rFonts w:cs="B Nazanin" w:hint="cs"/>
          <w:rtl/>
        </w:rPr>
        <w:t>آخرین</w:t>
      </w:r>
      <w:r w:rsidRPr="00F54C80">
        <w:rPr>
          <w:rFonts w:cs="B Nazanin"/>
          <w:rtl/>
        </w:rPr>
        <w:t xml:space="preserve"> </w:t>
      </w:r>
      <w:r w:rsidRPr="00F54C80">
        <w:rPr>
          <w:rFonts w:cs="B Nazanin" w:hint="cs"/>
          <w:rtl/>
        </w:rPr>
        <w:t>مطالب</w:t>
      </w:r>
      <w:r w:rsidRPr="00F54C80">
        <w:rPr>
          <w:rFonts w:cs="B Nazanin"/>
          <w:rtl/>
        </w:rPr>
        <w:t xml:space="preserve"> </w:t>
      </w:r>
      <w:r w:rsidRPr="00F54C80">
        <w:rPr>
          <w:rFonts w:cs="B Nazanin" w:hint="cs"/>
          <w:rtl/>
        </w:rPr>
        <w:t>و</w:t>
      </w:r>
      <w:r w:rsidRPr="00F54C80">
        <w:rPr>
          <w:rFonts w:cs="B Nazanin"/>
          <w:rtl/>
        </w:rPr>
        <w:t xml:space="preserve"> </w:t>
      </w:r>
      <w:r w:rsidRPr="00F54C80">
        <w:rPr>
          <w:rFonts w:cs="B Nazanin" w:hint="cs"/>
          <w:rtl/>
        </w:rPr>
        <w:t>نظرات</w:t>
      </w:r>
      <w:r w:rsidRPr="00F54C80">
        <w:rPr>
          <w:rFonts w:cs="B Nazanin"/>
          <w:rtl/>
        </w:rPr>
        <w:t xml:space="preserve"> </w:t>
      </w:r>
      <w:r w:rsidRPr="00F54C80">
        <w:rPr>
          <w:rFonts w:cs="B Nazanin" w:hint="cs"/>
          <w:rtl/>
        </w:rPr>
        <w:t>را</w:t>
      </w:r>
      <w:r w:rsidRPr="00F54C80">
        <w:rPr>
          <w:rFonts w:cs="B Nazanin"/>
          <w:rtl/>
        </w:rPr>
        <w:t xml:space="preserve"> </w:t>
      </w:r>
      <w:r w:rsidRPr="00F54C80">
        <w:rPr>
          <w:rFonts w:cs="B Nazanin" w:hint="cs"/>
          <w:rtl/>
        </w:rPr>
        <w:t>مطرح</w:t>
      </w:r>
      <w:r w:rsidRPr="00F54C80">
        <w:rPr>
          <w:rFonts w:cs="B Nazanin"/>
          <w:rtl/>
        </w:rPr>
        <w:t xml:space="preserve"> </w:t>
      </w:r>
      <w:r w:rsidRPr="00F54C80">
        <w:rPr>
          <w:rFonts w:cs="B Nazanin" w:hint="cs"/>
          <w:rtl/>
        </w:rPr>
        <w:t>کردیم</w:t>
      </w:r>
      <w:r w:rsidRPr="00F54C80">
        <w:rPr>
          <w:rFonts w:cs="B Nazanin"/>
          <w:rtl/>
        </w:rPr>
        <w:t xml:space="preserve"> </w:t>
      </w:r>
      <w:r w:rsidRPr="00F54C80">
        <w:rPr>
          <w:rFonts w:cs="B Nazanin" w:hint="cs"/>
          <w:rtl/>
        </w:rPr>
        <w:t>و</w:t>
      </w:r>
      <w:r w:rsidRPr="00F54C80">
        <w:rPr>
          <w:rFonts w:cs="B Nazanin"/>
          <w:rtl/>
        </w:rPr>
        <w:t xml:space="preserve"> </w:t>
      </w:r>
      <w:r w:rsidRPr="00F54C80">
        <w:rPr>
          <w:rFonts w:cs="B Nazanin" w:hint="cs"/>
          <w:rtl/>
        </w:rPr>
        <w:t>خلاصه</w:t>
      </w:r>
      <w:r w:rsidRPr="00F54C80">
        <w:rPr>
          <w:rFonts w:cs="B Nazanin"/>
          <w:rtl/>
        </w:rPr>
        <w:t xml:space="preserve"> </w:t>
      </w:r>
      <w:r w:rsidRPr="00F54C80">
        <w:rPr>
          <w:rFonts w:cs="B Nazanin" w:hint="cs"/>
          <w:rtl/>
        </w:rPr>
        <w:t>ای</w:t>
      </w:r>
      <w:r w:rsidRPr="00F54C80">
        <w:rPr>
          <w:rFonts w:cs="B Nazanin"/>
          <w:rtl/>
        </w:rPr>
        <w:t xml:space="preserve"> </w:t>
      </w:r>
      <w:r w:rsidRPr="00F54C80">
        <w:rPr>
          <w:rFonts w:cs="B Nazanin" w:hint="cs"/>
          <w:rtl/>
        </w:rPr>
        <w:t>از</w:t>
      </w:r>
      <w:r w:rsidRPr="00F54C80">
        <w:rPr>
          <w:rFonts w:cs="B Nazanin"/>
          <w:rtl/>
        </w:rPr>
        <w:t xml:space="preserve"> </w:t>
      </w:r>
      <w:r w:rsidRPr="00F54C80">
        <w:rPr>
          <w:rFonts w:cs="B Nazanin" w:hint="cs"/>
          <w:rtl/>
        </w:rPr>
        <w:t>این</w:t>
      </w:r>
      <w:r w:rsidRPr="00F54C80">
        <w:rPr>
          <w:rFonts w:cs="B Nazanin"/>
          <w:rtl/>
        </w:rPr>
        <w:t xml:space="preserve"> </w:t>
      </w:r>
      <w:r w:rsidRPr="00F54C80">
        <w:rPr>
          <w:rFonts w:cs="B Nazanin" w:hint="cs"/>
          <w:rtl/>
        </w:rPr>
        <w:t>مطالب</w:t>
      </w:r>
      <w:r w:rsidRPr="00F54C80">
        <w:rPr>
          <w:rFonts w:cs="B Nazanin"/>
          <w:rtl/>
        </w:rPr>
        <w:t xml:space="preserve"> </w:t>
      </w:r>
      <w:r w:rsidRPr="00F54C80">
        <w:rPr>
          <w:rFonts w:cs="B Nazanin" w:hint="cs"/>
          <w:rtl/>
        </w:rPr>
        <w:t>در</w:t>
      </w:r>
      <w:r w:rsidRPr="00F54C80">
        <w:rPr>
          <w:rFonts w:cs="B Nazanin"/>
          <w:rtl/>
        </w:rPr>
        <w:t xml:space="preserve"> </w:t>
      </w:r>
      <w:r w:rsidRPr="00F54C80">
        <w:rPr>
          <w:rFonts w:cs="B Nazanin" w:hint="cs"/>
          <w:rtl/>
        </w:rPr>
        <w:t>ادامه</w:t>
      </w:r>
      <w:r w:rsidRPr="00F54C80">
        <w:rPr>
          <w:rFonts w:cs="B Nazanin"/>
          <w:rtl/>
        </w:rPr>
        <w:t xml:space="preserve"> </w:t>
      </w:r>
      <w:r w:rsidRPr="00F54C80">
        <w:rPr>
          <w:rFonts w:cs="B Nazanin" w:hint="cs"/>
          <w:rtl/>
        </w:rPr>
        <w:t>آمده</w:t>
      </w:r>
      <w:r w:rsidRPr="00F54C80">
        <w:rPr>
          <w:rFonts w:cs="B Nazanin"/>
          <w:rtl/>
        </w:rPr>
        <w:t xml:space="preserve"> </w:t>
      </w:r>
      <w:r w:rsidRPr="00F54C80">
        <w:rPr>
          <w:rFonts w:cs="B Nazanin" w:hint="cs"/>
          <w:rtl/>
        </w:rPr>
        <w:t>است</w:t>
      </w:r>
      <w:r w:rsidRPr="00F54C80">
        <w:rPr>
          <w:rFonts w:cs="B Nazanin"/>
          <w:rtl/>
        </w:rPr>
        <w:t>.</w:t>
      </w:r>
    </w:p>
    <w:p w:rsidR="00F54C80" w:rsidRDefault="00F54C80" w:rsidP="00F54C80">
      <w:pPr>
        <w:pStyle w:val="ListParagraph"/>
        <w:numPr>
          <w:ilvl w:val="4"/>
          <w:numId w:val="46"/>
        </w:numPr>
        <w:rPr>
          <w:rFonts w:cs="B Nazanin"/>
        </w:rPr>
      </w:pPr>
      <w:r w:rsidRPr="00F54C80">
        <w:rPr>
          <w:rFonts w:cs="B Nazanin" w:hint="cs"/>
          <w:rtl/>
        </w:rPr>
        <w:t>ابتدا</w:t>
      </w:r>
      <w:r w:rsidRPr="00F54C80">
        <w:rPr>
          <w:rFonts w:cs="B Nazanin"/>
          <w:rtl/>
        </w:rPr>
        <w:t xml:space="preserve"> </w:t>
      </w:r>
      <w:r w:rsidRPr="00F54C80">
        <w:rPr>
          <w:rFonts w:cs="B Nazanin" w:hint="cs"/>
          <w:rtl/>
        </w:rPr>
        <w:t>به</w:t>
      </w:r>
      <w:r w:rsidRPr="00F54C80">
        <w:rPr>
          <w:rFonts w:cs="B Nazanin"/>
          <w:rtl/>
        </w:rPr>
        <w:t xml:space="preserve"> </w:t>
      </w:r>
      <w:r w:rsidRPr="00F54C80">
        <w:rPr>
          <w:rFonts w:cs="B Nazanin"/>
        </w:rPr>
        <w:t>Activity Diagram</w:t>
      </w:r>
      <w:r w:rsidRPr="00F54C80">
        <w:rPr>
          <w:rFonts w:cs="B Nazanin"/>
          <w:rtl/>
        </w:rPr>
        <w:t xml:space="preserve"> </w:t>
      </w:r>
      <w:r w:rsidRPr="00F54C80">
        <w:rPr>
          <w:rFonts w:cs="B Nazanin" w:hint="cs"/>
          <w:rtl/>
        </w:rPr>
        <w:t>مجدد</w:t>
      </w:r>
      <w:r w:rsidRPr="00F54C80">
        <w:rPr>
          <w:rFonts w:cs="B Nazanin"/>
          <w:rtl/>
        </w:rPr>
        <w:t xml:space="preserve"> </w:t>
      </w:r>
      <w:r w:rsidRPr="00F54C80">
        <w:rPr>
          <w:rFonts w:cs="B Nazanin" w:hint="cs"/>
          <w:rtl/>
        </w:rPr>
        <w:t>رجوع</w:t>
      </w:r>
      <w:r w:rsidRPr="00F54C80">
        <w:rPr>
          <w:rFonts w:cs="B Nazanin"/>
          <w:rtl/>
        </w:rPr>
        <w:t xml:space="preserve"> </w:t>
      </w:r>
      <w:r w:rsidRPr="00F54C80">
        <w:rPr>
          <w:rFonts w:cs="B Nazanin" w:hint="cs"/>
          <w:rtl/>
        </w:rPr>
        <w:t>شد</w:t>
      </w:r>
      <w:r w:rsidRPr="00F54C80">
        <w:rPr>
          <w:rFonts w:cs="B Nazanin"/>
          <w:rtl/>
        </w:rPr>
        <w:t xml:space="preserve"> </w:t>
      </w:r>
      <w:r w:rsidRPr="00F54C80">
        <w:rPr>
          <w:rFonts w:cs="B Nazanin" w:hint="cs"/>
          <w:rtl/>
        </w:rPr>
        <w:t>و</w:t>
      </w:r>
      <w:r w:rsidRPr="00F54C80">
        <w:rPr>
          <w:rFonts w:cs="B Nazanin"/>
          <w:rtl/>
        </w:rPr>
        <w:t xml:space="preserve"> </w:t>
      </w:r>
      <w:r w:rsidRPr="00F54C80">
        <w:rPr>
          <w:rFonts w:cs="B Nazanin" w:hint="cs"/>
          <w:rtl/>
        </w:rPr>
        <w:t>درمورد</w:t>
      </w:r>
      <w:r w:rsidRPr="00F54C80">
        <w:rPr>
          <w:rFonts w:cs="B Nazanin"/>
          <w:rtl/>
        </w:rPr>
        <w:t xml:space="preserve"> </w:t>
      </w:r>
      <w:r w:rsidRPr="00F54C80">
        <w:rPr>
          <w:rFonts w:cs="B Nazanin" w:hint="cs"/>
          <w:rtl/>
        </w:rPr>
        <w:t>آن</w:t>
      </w:r>
      <w:r w:rsidRPr="00F54C80">
        <w:rPr>
          <w:rFonts w:cs="B Nazanin"/>
          <w:rtl/>
        </w:rPr>
        <w:t xml:space="preserve"> </w:t>
      </w:r>
      <w:r w:rsidRPr="00F54C80">
        <w:rPr>
          <w:rFonts w:cs="B Nazanin" w:hint="cs"/>
          <w:rtl/>
        </w:rPr>
        <w:t>صحبت</w:t>
      </w:r>
      <w:r w:rsidRPr="00F54C80">
        <w:rPr>
          <w:rFonts w:cs="B Nazanin"/>
          <w:rtl/>
        </w:rPr>
        <w:t xml:space="preserve"> </w:t>
      </w:r>
      <w:r w:rsidRPr="00F54C80">
        <w:rPr>
          <w:rFonts w:cs="B Nazanin" w:hint="cs"/>
          <w:rtl/>
        </w:rPr>
        <w:t>شد</w:t>
      </w:r>
      <w:r w:rsidRPr="00F54C80">
        <w:rPr>
          <w:rFonts w:cs="B Nazanin"/>
          <w:rtl/>
        </w:rPr>
        <w:t xml:space="preserve"> </w:t>
      </w:r>
      <w:r w:rsidRPr="00F54C80">
        <w:rPr>
          <w:rFonts w:cs="B Nazanin" w:hint="cs"/>
          <w:rtl/>
        </w:rPr>
        <w:t>که</w:t>
      </w:r>
      <w:r w:rsidRPr="00F54C80">
        <w:rPr>
          <w:rFonts w:cs="B Nazanin"/>
          <w:rtl/>
        </w:rPr>
        <w:t xml:space="preserve"> </w:t>
      </w:r>
      <w:r w:rsidRPr="00F54C80">
        <w:rPr>
          <w:rFonts w:cs="B Nazanin" w:hint="cs"/>
          <w:rtl/>
        </w:rPr>
        <w:t>بدلیل</w:t>
      </w:r>
      <w:r w:rsidRPr="00F54C80">
        <w:rPr>
          <w:rFonts w:cs="B Nazanin"/>
          <w:rtl/>
        </w:rPr>
        <w:t xml:space="preserve"> </w:t>
      </w:r>
      <w:r w:rsidRPr="00F54C80">
        <w:rPr>
          <w:rFonts w:cs="B Nazanin" w:hint="cs"/>
          <w:rtl/>
        </w:rPr>
        <w:t>اینکه</w:t>
      </w:r>
      <w:r w:rsidRPr="00F54C80">
        <w:rPr>
          <w:rFonts w:cs="B Nazanin"/>
          <w:rtl/>
        </w:rPr>
        <w:t xml:space="preserve"> </w:t>
      </w:r>
      <w:r w:rsidRPr="00F54C80">
        <w:rPr>
          <w:rFonts w:cs="B Nazanin"/>
        </w:rPr>
        <w:t>State</w:t>
      </w:r>
      <w:r w:rsidRPr="00F54C80">
        <w:rPr>
          <w:rFonts w:cs="B Nazanin"/>
          <w:rtl/>
        </w:rPr>
        <w:t xml:space="preserve"> </w:t>
      </w:r>
      <w:r w:rsidRPr="00F54C80">
        <w:rPr>
          <w:rFonts w:cs="B Nazanin" w:hint="cs"/>
          <w:rtl/>
        </w:rPr>
        <w:t>ها</w:t>
      </w:r>
      <w:r w:rsidRPr="00F54C80">
        <w:rPr>
          <w:rFonts w:cs="B Nazanin"/>
          <w:rtl/>
        </w:rPr>
        <w:t xml:space="preserve"> </w:t>
      </w:r>
      <w:r w:rsidRPr="00F54C80">
        <w:rPr>
          <w:rFonts w:cs="B Nazanin" w:hint="cs"/>
          <w:rtl/>
        </w:rPr>
        <w:t>و</w:t>
      </w:r>
      <w:r w:rsidRPr="00F54C80">
        <w:rPr>
          <w:rFonts w:cs="B Nazanin"/>
          <w:rtl/>
        </w:rPr>
        <w:t xml:space="preserve"> </w:t>
      </w:r>
      <w:r w:rsidRPr="00F54C80">
        <w:rPr>
          <w:rFonts w:cs="B Nazanin" w:hint="cs"/>
          <w:rtl/>
        </w:rPr>
        <w:t>مراحل</w:t>
      </w:r>
      <w:r w:rsidRPr="00F54C80">
        <w:rPr>
          <w:rFonts w:cs="B Nazanin"/>
          <w:rtl/>
        </w:rPr>
        <w:t xml:space="preserve"> </w:t>
      </w:r>
      <w:r w:rsidRPr="00F54C80">
        <w:rPr>
          <w:rFonts w:cs="B Nazanin" w:hint="cs"/>
          <w:rtl/>
        </w:rPr>
        <w:t>دقیقا</w:t>
      </w:r>
      <w:r w:rsidRPr="00F54C80">
        <w:rPr>
          <w:rFonts w:cs="B Nazanin"/>
          <w:rtl/>
        </w:rPr>
        <w:t xml:space="preserve"> </w:t>
      </w:r>
      <w:r w:rsidRPr="00F54C80">
        <w:rPr>
          <w:rFonts w:cs="B Nazanin" w:hint="cs"/>
          <w:rtl/>
        </w:rPr>
        <w:t>با</w:t>
      </w:r>
      <w:r w:rsidRPr="00F54C80">
        <w:rPr>
          <w:rFonts w:cs="B Nazanin"/>
          <w:rtl/>
        </w:rPr>
        <w:t xml:space="preserve"> </w:t>
      </w:r>
      <w:r w:rsidRPr="00F54C80">
        <w:rPr>
          <w:rFonts w:cs="B Nazanin"/>
        </w:rPr>
        <w:t>Sequence</w:t>
      </w:r>
      <w:r w:rsidRPr="00F54C80">
        <w:rPr>
          <w:rFonts w:cs="B Nazanin"/>
          <w:rtl/>
        </w:rPr>
        <w:t xml:space="preserve"> </w:t>
      </w:r>
      <w:r w:rsidRPr="00F54C80">
        <w:rPr>
          <w:rFonts w:cs="B Nazanin" w:hint="cs"/>
          <w:rtl/>
        </w:rPr>
        <w:t>یکسان</w:t>
      </w:r>
      <w:r w:rsidRPr="00F54C80">
        <w:rPr>
          <w:rFonts w:cs="B Nazanin"/>
          <w:rtl/>
        </w:rPr>
        <w:t xml:space="preserve"> </w:t>
      </w:r>
      <w:r w:rsidRPr="00F54C80">
        <w:rPr>
          <w:rFonts w:cs="B Nazanin" w:hint="cs"/>
          <w:rtl/>
        </w:rPr>
        <w:t>نیستند</w:t>
      </w:r>
      <w:r w:rsidRPr="00F54C80">
        <w:rPr>
          <w:rFonts w:cs="B Nazanin"/>
          <w:rtl/>
        </w:rPr>
        <w:t xml:space="preserve"> </w:t>
      </w:r>
      <w:r w:rsidRPr="00F54C80">
        <w:rPr>
          <w:rFonts w:cs="B Nazanin" w:hint="cs"/>
          <w:rtl/>
        </w:rPr>
        <w:t>و</w:t>
      </w:r>
      <w:r w:rsidRPr="00F54C80">
        <w:rPr>
          <w:rFonts w:cs="B Nazanin"/>
          <w:rtl/>
        </w:rPr>
        <w:t xml:space="preserve"> </w:t>
      </w:r>
      <w:r w:rsidRPr="00F54C80">
        <w:rPr>
          <w:rFonts w:cs="B Nazanin" w:hint="cs"/>
          <w:rtl/>
        </w:rPr>
        <w:t>جزئیاتی</w:t>
      </w:r>
      <w:r w:rsidRPr="00F54C80">
        <w:rPr>
          <w:rFonts w:cs="B Nazanin"/>
          <w:rtl/>
        </w:rPr>
        <w:t xml:space="preserve"> </w:t>
      </w:r>
      <w:r w:rsidRPr="00F54C80">
        <w:rPr>
          <w:rFonts w:cs="B Nazanin" w:hint="cs"/>
          <w:rtl/>
        </w:rPr>
        <w:t>در</w:t>
      </w:r>
      <w:r w:rsidRPr="00F54C80">
        <w:rPr>
          <w:rFonts w:cs="B Nazanin"/>
          <w:rtl/>
        </w:rPr>
        <w:t xml:space="preserve"> </w:t>
      </w:r>
      <w:r w:rsidRPr="00F54C80">
        <w:rPr>
          <w:rFonts w:cs="B Nazanin" w:hint="cs"/>
          <w:rtl/>
        </w:rPr>
        <w:t>این</w:t>
      </w:r>
      <w:r w:rsidRPr="00F54C80">
        <w:rPr>
          <w:rFonts w:cs="B Nazanin"/>
          <w:rtl/>
        </w:rPr>
        <w:t xml:space="preserve"> </w:t>
      </w:r>
      <w:r w:rsidRPr="00F54C80">
        <w:rPr>
          <w:rFonts w:cs="B Nazanin" w:hint="cs"/>
          <w:rtl/>
        </w:rPr>
        <w:t>دو</w:t>
      </w:r>
      <w:r w:rsidRPr="00F54C80">
        <w:rPr>
          <w:rFonts w:cs="B Nazanin"/>
          <w:rtl/>
        </w:rPr>
        <w:t xml:space="preserve"> </w:t>
      </w:r>
      <w:r w:rsidRPr="00F54C80">
        <w:rPr>
          <w:rFonts w:cs="B Nazanin" w:hint="cs"/>
          <w:rtl/>
        </w:rPr>
        <w:t>متفاوت</w:t>
      </w:r>
      <w:r w:rsidRPr="00F54C80">
        <w:rPr>
          <w:rFonts w:cs="B Nazanin"/>
          <w:rtl/>
        </w:rPr>
        <w:t xml:space="preserve"> </w:t>
      </w:r>
      <w:r w:rsidRPr="00F54C80">
        <w:rPr>
          <w:rFonts w:cs="B Nazanin" w:hint="cs"/>
          <w:rtl/>
        </w:rPr>
        <w:t>است</w:t>
      </w:r>
      <w:r w:rsidRPr="00F54C80">
        <w:rPr>
          <w:rFonts w:cs="B Nazanin"/>
          <w:rtl/>
        </w:rPr>
        <w:t xml:space="preserve">. </w:t>
      </w:r>
      <w:r w:rsidRPr="00F54C80">
        <w:rPr>
          <w:rFonts w:cs="B Nazanin" w:hint="cs"/>
          <w:rtl/>
        </w:rPr>
        <w:t>مشکلی</w:t>
      </w:r>
      <w:r w:rsidRPr="00F54C80">
        <w:rPr>
          <w:rFonts w:cs="B Nazanin"/>
          <w:rtl/>
        </w:rPr>
        <w:t xml:space="preserve"> </w:t>
      </w:r>
      <w:r w:rsidRPr="00F54C80">
        <w:rPr>
          <w:rFonts w:cs="B Nazanin" w:hint="cs"/>
          <w:rtl/>
        </w:rPr>
        <w:t>که</w:t>
      </w:r>
      <w:r w:rsidRPr="00F54C80">
        <w:rPr>
          <w:rFonts w:cs="B Nazanin"/>
          <w:rtl/>
        </w:rPr>
        <w:t xml:space="preserve"> </w:t>
      </w:r>
      <w:r w:rsidRPr="00F54C80">
        <w:rPr>
          <w:rFonts w:cs="B Nazanin" w:hint="cs"/>
          <w:rtl/>
        </w:rPr>
        <w:t>یکی</w:t>
      </w:r>
      <w:r w:rsidRPr="00F54C80">
        <w:rPr>
          <w:rFonts w:cs="B Nazanin"/>
          <w:rtl/>
        </w:rPr>
        <w:t xml:space="preserve"> </w:t>
      </w:r>
      <w:r w:rsidRPr="00F54C80">
        <w:rPr>
          <w:rFonts w:cs="B Nazanin" w:hint="cs"/>
          <w:rtl/>
        </w:rPr>
        <w:t>از</w:t>
      </w:r>
      <w:r w:rsidRPr="00F54C80">
        <w:rPr>
          <w:rFonts w:cs="B Nazanin"/>
          <w:rtl/>
        </w:rPr>
        <w:t xml:space="preserve"> </w:t>
      </w:r>
      <w:r w:rsidRPr="00F54C80">
        <w:rPr>
          <w:rFonts w:cs="B Nazanin" w:hint="cs"/>
          <w:rtl/>
        </w:rPr>
        <w:t>دوستان</w:t>
      </w:r>
      <w:r w:rsidRPr="00F54C80">
        <w:rPr>
          <w:rFonts w:cs="B Nazanin"/>
          <w:rtl/>
        </w:rPr>
        <w:t xml:space="preserve"> </w:t>
      </w:r>
      <w:r w:rsidRPr="00F54C80">
        <w:rPr>
          <w:rFonts w:cs="B Nazanin" w:hint="cs"/>
          <w:rtl/>
        </w:rPr>
        <w:t>مطرح</w:t>
      </w:r>
      <w:r w:rsidRPr="00F54C80">
        <w:rPr>
          <w:rFonts w:cs="B Nazanin"/>
          <w:rtl/>
        </w:rPr>
        <w:t xml:space="preserve"> </w:t>
      </w:r>
      <w:r w:rsidRPr="00F54C80">
        <w:rPr>
          <w:rFonts w:cs="B Nazanin" w:hint="cs"/>
          <w:rtl/>
        </w:rPr>
        <w:t>کرد</w:t>
      </w:r>
      <w:r w:rsidRPr="00F54C80">
        <w:rPr>
          <w:rFonts w:cs="B Nazanin"/>
          <w:rtl/>
        </w:rPr>
        <w:t xml:space="preserve"> </w:t>
      </w:r>
      <w:r w:rsidRPr="00F54C80">
        <w:rPr>
          <w:rFonts w:cs="B Nazanin" w:hint="cs"/>
          <w:rtl/>
        </w:rPr>
        <w:t>این</w:t>
      </w:r>
      <w:r w:rsidRPr="00F54C80">
        <w:rPr>
          <w:rFonts w:cs="B Nazanin"/>
          <w:rtl/>
        </w:rPr>
        <w:t xml:space="preserve"> </w:t>
      </w:r>
      <w:r w:rsidRPr="00F54C80">
        <w:rPr>
          <w:rFonts w:cs="B Nazanin" w:hint="cs"/>
          <w:rtl/>
        </w:rPr>
        <w:t>بود</w:t>
      </w:r>
      <w:r w:rsidRPr="00F54C80">
        <w:rPr>
          <w:rFonts w:cs="B Nazanin"/>
          <w:rtl/>
        </w:rPr>
        <w:t xml:space="preserve"> </w:t>
      </w:r>
      <w:r w:rsidRPr="00F54C80">
        <w:rPr>
          <w:rFonts w:cs="B Nazanin" w:hint="cs"/>
          <w:rtl/>
        </w:rPr>
        <w:t>که</w:t>
      </w:r>
      <w:r w:rsidRPr="00F54C80">
        <w:rPr>
          <w:rFonts w:cs="B Nazanin"/>
          <w:rtl/>
        </w:rPr>
        <w:t xml:space="preserve"> </w:t>
      </w:r>
      <w:r w:rsidRPr="00F54C80">
        <w:rPr>
          <w:rFonts w:cs="B Nazanin" w:hint="cs"/>
          <w:rtl/>
        </w:rPr>
        <w:t>افعال</w:t>
      </w:r>
      <w:r w:rsidRPr="00F54C80">
        <w:rPr>
          <w:rFonts w:cs="B Nazanin"/>
          <w:rtl/>
        </w:rPr>
        <w:t xml:space="preserve"> </w:t>
      </w:r>
      <w:r w:rsidRPr="00F54C80">
        <w:rPr>
          <w:rFonts w:cs="B Nazanin" w:hint="cs"/>
          <w:rtl/>
        </w:rPr>
        <w:t>نسبت</w:t>
      </w:r>
      <w:r w:rsidRPr="00F54C80">
        <w:rPr>
          <w:rFonts w:cs="B Nazanin"/>
          <w:rtl/>
        </w:rPr>
        <w:t xml:space="preserve"> </w:t>
      </w:r>
      <w:r w:rsidRPr="00F54C80">
        <w:rPr>
          <w:rFonts w:cs="B Nazanin" w:hint="cs"/>
          <w:rtl/>
        </w:rPr>
        <w:t>به</w:t>
      </w:r>
      <w:r w:rsidRPr="00F54C80">
        <w:rPr>
          <w:rFonts w:cs="B Nazanin"/>
          <w:rtl/>
        </w:rPr>
        <w:t xml:space="preserve"> </w:t>
      </w:r>
      <w:r w:rsidRPr="00F54C80">
        <w:rPr>
          <w:rFonts w:cs="B Nazanin" w:hint="cs"/>
          <w:rtl/>
        </w:rPr>
        <w:t>یک</w:t>
      </w:r>
      <w:r w:rsidRPr="00F54C80">
        <w:rPr>
          <w:rFonts w:cs="B Nazanin"/>
          <w:rtl/>
        </w:rPr>
        <w:t xml:space="preserve"> </w:t>
      </w:r>
      <w:r w:rsidRPr="00F54C80">
        <w:rPr>
          <w:rFonts w:cs="B Nazanin" w:hint="cs"/>
          <w:rtl/>
        </w:rPr>
        <w:t>شخص</w:t>
      </w:r>
      <w:r w:rsidRPr="00F54C80">
        <w:rPr>
          <w:rFonts w:cs="B Nazanin"/>
          <w:rtl/>
        </w:rPr>
        <w:t xml:space="preserve"> </w:t>
      </w:r>
      <w:r w:rsidRPr="00F54C80">
        <w:rPr>
          <w:rFonts w:cs="B Nazanin" w:hint="cs"/>
          <w:rtl/>
        </w:rPr>
        <w:t>نوشته</w:t>
      </w:r>
      <w:r w:rsidRPr="00F54C80">
        <w:rPr>
          <w:rFonts w:cs="B Nazanin"/>
          <w:rtl/>
        </w:rPr>
        <w:t xml:space="preserve"> </w:t>
      </w:r>
      <w:r w:rsidRPr="00F54C80">
        <w:rPr>
          <w:rFonts w:cs="B Nazanin" w:hint="cs"/>
          <w:rtl/>
        </w:rPr>
        <w:t>شده</w:t>
      </w:r>
      <w:r w:rsidRPr="00F54C80">
        <w:rPr>
          <w:rFonts w:cs="B Nazanin"/>
          <w:rtl/>
        </w:rPr>
        <w:t xml:space="preserve"> </w:t>
      </w:r>
      <w:r w:rsidRPr="00F54C80">
        <w:rPr>
          <w:rFonts w:cs="B Nazanin" w:hint="cs"/>
          <w:rtl/>
        </w:rPr>
        <w:t>است</w:t>
      </w:r>
      <w:r w:rsidRPr="00F54C80">
        <w:rPr>
          <w:rFonts w:cs="B Nazanin"/>
          <w:rtl/>
        </w:rPr>
        <w:t xml:space="preserve"> </w:t>
      </w:r>
      <w:r w:rsidRPr="00F54C80">
        <w:rPr>
          <w:rFonts w:cs="B Nazanin" w:hint="cs"/>
          <w:rtl/>
        </w:rPr>
        <w:t>و</w:t>
      </w:r>
      <w:r w:rsidRPr="00F54C80">
        <w:rPr>
          <w:rFonts w:cs="B Nazanin"/>
          <w:rtl/>
        </w:rPr>
        <w:t xml:space="preserve"> </w:t>
      </w:r>
      <w:r w:rsidRPr="00F54C80">
        <w:rPr>
          <w:rFonts w:cs="B Nazanin" w:hint="cs"/>
          <w:rtl/>
        </w:rPr>
        <w:t>با</w:t>
      </w:r>
      <w:r w:rsidRPr="00F54C80">
        <w:rPr>
          <w:rFonts w:cs="B Nazanin"/>
          <w:rtl/>
        </w:rPr>
        <w:t xml:space="preserve"> </w:t>
      </w:r>
      <w:r w:rsidRPr="00F54C80">
        <w:rPr>
          <w:rFonts w:cs="B Nazanin" w:hint="cs"/>
          <w:rtl/>
        </w:rPr>
        <w:t>این</w:t>
      </w:r>
      <w:r w:rsidRPr="00F54C80">
        <w:rPr>
          <w:rFonts w:cs="B Nazanin"/>
          <w:rtl/>
        </w:rPr>
        <w:t xml:space="preserve"> </w:t>
      </w:r>
      <w:r w:rsidRPr="00F54C80">
        <w:rPr>
          <w:rFonts w:cs="B Nazanin" w:hint="cs"/>
          <w:rtl/>
        </w:rPr>
        <w:t>کار</w:t>
      </w:r>
      <w:r w:rsidRPr="00F54C80">
        <w:rPr>
          <w:rFonts w:cs="B Nazanin"/>
          <w:rtl/>
        </w:rPr>
        <w:t xml:space="preserve"> </w:t>
      </w:r>
      <w:r w:rsidRPr="00F54C80">
        <w:rPr>
          <w:rFonts w:cs="B Nazanin" w:hint="cs"/>
          <w:rtl/>
        </w:rPr>
        <w:t>در</w:t>
      </w:r>
      <w:r w:rsidRPr="00F54C80">
        <w:rPr>
          <w:rFonts w:cs="B Nazanin"/>
          <w:rtl/>
        </w:rPr>
        <w:t xml:space="preserve"> </w:t>
      </w:r>
      <w:r w:rsidRPr="00F54C80">
        <w:rPr>
          <w:rFonts w:cs="B Nazanin"/>
        </w:rPr>
        <w:t>sequence</w:t>
      </w:r>
      <w:r w:rsidRPr="00F54C80">
        <w:rPr>
          <w:rFonts w:cs="B Nazanin"/>
          <w:rtl/>
        </w:rPr>
        <w:t xml:space="preserve"> </w:t>
      </w:r>
      <w:r w:rsidRPr="00F54C80">
        <w:rPr>
          <w:rFonts w:cs="B Nazanin" w:hint="cs"/>
          <w:rtl/>
        </w:rPr>
        <w:t>همه</w:t>
      </w:r>
      <w:r w:rsidRPr="00F54C80">
        <w:rPr>
          <w:rFonts w:cs="B Nazanin"/>
          <w:rtl/>
        </w:rPr>
        <w:t xml:space="preserve"> </w:t>
      </w:r>
      <w:r w:rsidRPr="00F54C80">
        <w:rPr>
          <w:rFonts w:cs="B Nazanin" w:hint="cs"/>
          <w:rtl/>
        </w:rPr>
        <w:t>ی</w:t>
      </w:r>
      <w:r w:rsidRPr="00F54C80">
        <w:rPr>
          <w:rFonts w:cs="B Nazanin"/>
          <w:rtl/>
        </w:rPr>
        <w:t xml:space="preserve"> </w:t>
      </w:r>
      <w:r w:rsidRPr="00F54C80">
        <w:rPr>
          <w:rFonts w:cs="B Nazanin" w:hint="cs"/>
          <w:rtl/>
        </w:rPr>
        <w:t>آن</w:t>
      </w:r>
      <w:r w:rsidRPr="00F54C80">
        <w:rPr>
          <w:rFonts w:cs="B Nazanin"/>
          <w:rtl/>
        </w:rPr>
        <w:t xml:space="preserve"> </w:t>
      </w:r>
      <w:r w:rsidRPr="00F54C80">
        <w:rPr>
          <w:rFonts w:cs="B Nazanin" w:hint="cs"/>
          <w:rtl/>
        </w:rPr>
        <w:t>مراحل</w:t>
      </w:r>
      <w:r w:rsidRPr="00F54C80">
        <w:rPr>
          <w:rFonts w:cs="B Nazanin"/>
          <w:rtl/>
        </w:rPr>
        <w:t xml:space="preserve"> </w:t>
      </w:r>
      <w:r w:rsidRPr="00F54C80">
        <w:rPr>
          <w:rFonts w:cs="B Nazanin" w:hint="cs"/>
          <w:rtl/>
        </w:rPr>
        <w:t>زیر</w:t>
      </w:r>
      <w:r w:rsidRPr="00F54C80">
        <w:rPr>
          <w:rFonts w:cs="B Nazanin"/>
          <w:rtl/>
        </w:rPr>
        <w:t xml:space="preserve"> </w:t>
      </w:r>
      <w:r w:rsidRPr="00F54C80">
        <w:rPr>
          <w:rFonts w:cs="B Nazanin" w:hint="cs"/>
          <w:rtl/>
        </w:rPr>
        <w:t>یک</w:t>
      </w:r>
      <w:r w:rsidRPr="00F54C80">
        <w:rPr>
          <w:rFonts w:cs="B Nazanin"/>
          <w:rtl/>
        </w:rPr>
        <w:t xml:space="preserve"> </w:t>
      </w:r>
      <w:r w:rsidRPr="00F54C80">
        <w:rPr>
          <w:rFonts w:cs="B Nazanin" w:hint="cs"/>
          <w:rtl/>
        </w:rPr>
        <w:t>ستون</w:t>
      </w:r>
      <w:r w:rsidRPr="00F54C80">
        <w:rPr>
          <w:rFonts w:cs="B Nazanin"/>
          <w:rtl/>
        </w:rPr>
        <w:t xml:space="preserve"> </w:t>
      </w:r>
      <w:r w:rsidRPr="00F54C80">
        <w:rPr>
          <w:rFonts w:cs="B Nazanin"/>
        </w:rPr>
        <w:t>Actor</w:t>
      </w:r>
      <w:r w:rsidRPr="00F54C80">
        <w:rPr>
          <w:rFonts w:cs="B Nazanin"/>
          <w:rtl/>
        </w:rPr>
        <w:t xml:space="preserve"> </w:t>
      </w:r>
      <w:r w:rsidRPr="00F54C80">
        <w:rPr>
          <w:rFonts w:cs="B Nazanin" w:hint="cs"/>
          <w:rtl/>
        </w:rPr>
        <w:t>قرار</w:t>
      </w:r>
      <w:r w:rsidRPr="00F54C80">
        <w:rPr>
          <w:rFonts w:cs="B Nazanin"/>
          <w:rtl/>
        </w:rPr>
        <w:t xml:space="preserve"> </w:t>
      </w:r>
      <w:r w:rsidRPr="00F54C80">
        <w:rPr>
          <w:rFonts w:cs="B Nazanin" w:hint="cs"/>
          <w:rtl/>
        </w:rPr>
        <w:t>خواهند</w:t>
      </w:r>
      <w:r w:rsidRPr="00F54C80">
        <w:rPr>
          <w:rFonts w:cs="B Nazanin"/>
          <w:rtl/>
        </w:rPr>
        <w:t xml:space="preserve"> </w:t>
      </w:r>
      <w:r w:rsidRPr="00F54C80">
        <w:rPr>
          <w:rFonts w:cs="B Nazanin" w:hint="cs"/>
          <w:rtl/>
        </w:rPr>
        <w:t>گرفت</w:t>
      </w:r>
      <w:r w:rsidRPr="00F54C80">
        <w:rPr>
          <w:rFonts w:cs="B Nazanin"/>
          <w:rtl/>
        </w:rPr>
        <w:t xml:space="preserve">. </w:t>
      </w:r>
      <w:r w:rsidRPr="00F54C80">
        <w:rPr>
          <w:rFonts w:cs="B Nazanin" w:hint="cs"/>
          <w:rtl/>
        </w:rPr>
        <w:t>لذا</w:t>
      </w:r>
      <w:r w:rsidRPr="00F54C80">
        <w:rPr>
          <w:rFonts w:cs="B Nazanin"/>
          <w:rtl/>
        </w:rPr>
        <w:t xml:space="preserve"> </w:t>
      </w:r>
      <w:r w:rsidRPr="00F54C80">
        <w:rPr>
          <w:rFonts w:cs="B Nazanin" w:hint="cs"/>
          <w:rtl/>
        </w:rPr>
        <w:t>بهتر</w:t>
      </w:r>
      <w:r w:rsidRPr="00F54C80">
        <w:rPr>
          <w:rFonts w:cs="B Nazanin"/>
          <w:rtl/>
        </w:rPr>
        <w:t xml:space="preserve"> </w:t>
      </w:r>
      <w:r w:rsidRPr="00F54C80">
        <w:rPr>
          <w:rFonts w:cs="B Nazanin" w:hint="cs"/>
          <w:rtl/>
        </w:rPr>
        <w:t>است</w:t>
      </w:r>
      <w:r w:rsidRPr="00F54C80">
        <w:rPr>
          <w:rFonts w:cs="B Nazanin"/>
          <w:rtl/>
        </w:rPr>
        <w:t xml:space="preserve"> </w:t>
      </w:r>
      <w:r w:rsidRPr="00F54C80">
        <w:rPr>
          <w:rFonts w:cs="B Nazanin" w:hint="cs"/>
          <w:rtl/>
        </w:rPr>
        <w:t>که</w:t>
      </w:r>
      <w:r w:rsidRPr="00F54C80">
        <w:rPr>
          <w:rFonts w:cs="B Nazanin"/>
          <w:rtl/>
        </w:rPr>
        <w:t xml:space="preserve"> </w:t>
      </w:r>
      <w:r w:rsidRPr="00F54C80">
        <w:rPr>
          <w:rFonts w:cs="B Nazanin" w:hint="cs"/>
          <w:rtl/>
        </w:rPr>
        <w:t>افعال</w:t>
      </w:r>
      <w:r w:rsidRPr="00F54C80">
        <w:rPr>
          <w:rFonts w:cs="B Nazanin"/>
          <w:rtl/>
        </w:rPr>
        <w:t xml:space="preserve"> </w:t>
      </w:r>
      <w:r w:rsidRPr="00F54C80">
        <w:rPr>
          <w:rFonts w:cs="B Nazanin" w:hint="cs"/>
          <w:rtl/>
        </w:rPr>
        <w:t>را</w:t>
      </w:r>
      <w:r w:rsidRPr="00F54C80">
        <w:rPr>
          <w:rFonts w:cs="B Nazanin"/>
          <w:rtl/>
        </w:rPr>
        <w:t xml:space="preserve"> </w:t>
      </w:r>
      <w:r w:rsidRPr="00F54C80">
        <w:rPr>
          <w:rFonts w:cs="B Nazanin" w:hint="cs"/>
          <w:rtl/>
        </w:rPr>
        <w:t>تغییر</w:t>
      </w:r>
      <w:r w:rsidRPr="00F54C80">
        <w:rPr>
          <w:rFonts w:cs="B Nazanin"/>
          <w:rtl/>
        </w:rPr>
        <w:t xml:space="preserve"> </w:t>
      </w:r>
      <w:r w:rsidRPr="00F54C80">
        <w:rPr>
          <w:rFonts w:cs="B Nazanin" w:hint="cs"/>
          <w:rtl/>
        </w:rPr>
        <w:t>دهیم</w:t>
      </w:r>
      <w:r w:rsidRPr="00F54C80">
        <w:rPr>
          <w:rFonts w:cs="B Nazanin"/>
          <w:rtl/>
        </w:rPr>
        <w:t xml:space="preserve"> </w:t>
      </w:r>
      <w:r w:rsidRPr="00F54C80">
        <w:rPr>
          <w:rFonts w:cs="B Nazanin" w:hint="cs"/>
          <w:rtl/>
        </w:rPr>
        <w:t>و</w:t>
      </w:r>
      <w:r w:rsidRPr="00F54C80">
        <w:rPr>
          <w:rFonts w:cs="B Nazanin"/>
          <w:rtl/>
        </w:rPr>
        <w:t xml:space="preserve"> </w:t>
      </w:r>
      <w:r w:rsidRPr="00F54C80">
        <w:rPr>
          <w:rFonts w:cs="B Nazanin" w:hint="cs"/>
          <w:rtl/>
        </w:rPr>
        <w:t>بطور</w:t>
      </w:r>
      <w:r w:rsidRPr="00F54C80">
        <w:rPr>
          <w:rFonts w:cs="B Nazanin"/>
          <w:rtl/>
        </w:rPr>
        <w:t xml:space="preserve"> </w:t>
      </w:r>
      <w:r w:rsidRPr="00F54C80">
        <w:rPr>
          <w:rFonts w:cs="B Nazanin" w:hint="cs"/>
          <w:rtl/>
        </w:rPr>
        <w:t>مثال</w:t>
      </w:r>
      <w:r w:rsidRPr="00F54C80">
        <w:rPr>
          <w:rFonts w:cs="B Nazanin"/>
          <w:rtl/>
        </w:rPr>
        <w:t xml:space="preserve"> </w:t>
      </w:r>
      <w:r w:rsidRPr="00F54C80">
        <w:rPr>
          <w:rFonts w:cs="B Nazanin" w:hint="cs"/>
          <w:rtl/>
        </w:rPr>
        <w:t>بجای</w:t>
      </w:r>
      <w:r w:rsidRPr="00F54C80">
        <w:rPr>
          <w:rFonts w:cs="B Nazanin"/>
          <w:rtl/>
        </w:rPr>
        <w:t xml:space="preserve"> "</w:t>
      </w:r>
      <w:r w:rsidRPr="00F54C80">
        <w:rPr>
          <w:rFonts w:cs="B Nazanin" w:hint="cs"/>
          <w:rtl/>
        </w:rPr>
        <w:t>مشاهده</w:t>
      </w:r>
      <w:r w:rsidRPr="00F54C80">
        <w:rPr>
          <w:rFonts w:cs="B Nazanin"/>
          <w:rtl/>
        </w:rPr>
        <w:t xml:space="preserve"> </w:t>
      </w:r>
      <w:r w:rsidRPr="00F54C80">
        <w:rPr>
          <w:rFonts w:cs="B Nazanin" w:hint="cs"/>
          <w:rtl/>
        </w:rPr>
        <w:t>ی</w:t>
      </w:r>
      <w:r w:rsidRPr="00F54C80">
        <w:rPr>
          <w:rFonts w:cs="B Nazanin"/>
          <w:rtl/>
        </w:rPr>
        <w:t xml:space="preserve"> </w:t>
      </w:r>
      <w:r w:rsidRPr="00F54C80">
        <w:rPr>
          <w:rFonts w:cs="B Nazanin" w:hint="cs"/>
          <w:rtl/>
        </w:rPr>
        <w:t>منوی</w:t>
      </w:r>
      <w:r w:rsidRPr="00F54C80">
        <w:rPr>
          <w:rFonts w:cs="B Nazanin"/>
          <w:rtl/>
        </w:rPr>
        <w:t xml:space="preserve"> </w:t>
      </w:r>
      <w:r w:rsidRPr="00F54C80">
        <w:rPr>
          <w:rFonts w:cs="B Nazanin" w:hint="cs"/>
          <w:rtl/>
        </w:rPr>
        <w:t>سفارش</w:t>
      </w:r>
      <w:r w:rsidRPr="00F54C80">
        <w:rPr>
          <w:rFonts w:cs="B Nazanin"/>
          <w:rtl/>
        </w:rPr>
        <w:t xml:space="preserve"> </w:t>
      </w:r>
      <w:r w:rsidRPr="00F54C80">
        <w:rPr>
          <w:rFonts w:cs="B Nazanin" w:hint="cs"/>
          <w:rtl/>
        </w:rPr>
        <w:t>ها</w:t>
      </w:r>
      <w:r w:rsidRPr="00F54C80">
        <w:rPr>
          <w:rFonts w:cs="B Nazanin"/>
          <w:rtl/>
        </w:rPr>
        <w:t xml:space="preserve">" </w:t>
      </w:r>
      <w:r w:rsidRPr="00F54C80">
        <w:rPr>
          <w:rFonts w:cs="B Nazanin" w:hint="cs"/>
          <w:rtl/>
        </w:rPr>
        <w:t>،</w:t>
      </w:r>
      <w:r w:rsidRPr="00F54C80">
        <w:rPr>
          <w:rFonts w:cs="B Nazanin"/>
          <w:rtl/>
        </w:rPr>
        <w:t xml:space="preserve"> </w:t>
      </w:r>
      <w:r w:rsidRPr="00F54C80">
        <w:rPr>
          <w:rFonts w:cs="B Nazanin" w:hint="cs"/>
          <w:rtl/>
        </w:rPr>
        <w:t>بنویسیم</w:t>
      </w:r>
      <w:r w:rsidRPr="00F54C80">
        <w:rPr>
          <w:rFonts w:cs="B Nazanin"/>
          <w:rtl/>
        </w:rPr>
        <w:t xml:space="preserve"> "</w:t>
      </w:r>
      <w:r w:rsidRPr="00F54C80">
        <w:rPr>
          <w:rFonts w:cs="B Nazanin" w:hint="cs"/>
          <w:rtl/>
        </w:rPr>
        <w:t>نمایش</w:t>
      </w:r>
      <w:r w:rsidRPr="00F54C80">
        <w:rPr>
          <w:rFonts w:cs="B Nazanin"/>
          <w:rtl/>
        </w:rPr>
        <w:t xml:space="preserve"> </w:t>
      </w:r>
      <w:r w:rsidRPr="00F54C80">
        <w:rPr>
          <w:rFonts w:cs="B Nazanin" w:hint="cs"/>
          <w:rtl/>
        </w:rPr>
        <w:t>منوی</w:t>
      </w:r>
      <w:r w:rsidRPr="00F54C80">
        <w:rPr>
          <w:rFonts w:cs="B Nazanin"/>
          <w:rtl/>
        </w:rPr>
        <w:t xml:space="preserve"> </w:t>
      </w:r>
      <w:r w:rsidRPr="00F54C80">
        <w:rPr>
          <w:rFonts w:cs="B Nazanin" w:hint="cs"/>
          <w:rtl/>
        </w:rPr>
        <w:t>سفارش</w:t>
      </w:r>
      <w:r w:rsidRPr="00F54C80">
        <w:rPr>
          <w:rFonts w:cs="B Nazanin"/>
          <w:rtl/>
        </w:rPr>
        <w:t xml:space="preserve"> </w:t>
      </w:r>
      <w:r w:rsidRPr="00F54C80">
        <w:rPr>
          <w:rFonts w:cs="B Nazanin" w:hint="cs"/>
          <w:rtl/>
        </w:rPr>
        <w:t>ها</w:t>
      </w:r>
      <w:r w:rsidRPr="00F54C80">
        <w:rPr>
          <w:rFonts w:cs="B Nazanin"/>
          <w:rtl/>
        </w:rPr>
        <w:t xml:space="preserve">" </w:t>
      </w:r>
      <w:r w:rsidRPr="00F54C80">
        <w:rPr>
          <w:rFonts w:cs="B Nazanin" w:hint="cs"/>
          <w:rtl/>
        </w:rPr>
        <w:t>که</w:t>
      </w:r>
      <w:r w:rsidRPr="00F54C80">
        <w:rPr>
          <w:rFonts w:cs="B Nazanin"/>
          <w:rtl/>
        </w:rPr>
        <w:t xml:space="preserve"> </w:t>
      </w:r>
      <w:r w:rsidRPr="00F54C80">
        <w:rPr>
          <w:rFonts w:cs="B Nazanin"/>
        </w:rPr>
        <w:t>Actor</w:t>
      </w:r>
      <w:r w:rsidRPr="00F54C80">
        <w:rPr>
          <w:rFonts w:cs="B Nazanin"/>
          <w:rtl/>
        </w:rPr>
        <w:t xml:space="preserve"> </w:t>
      </w:r>
      <w:r w:rsidRPr="00F54C80">
        <w:rPr>
          <w:rFonts w:cs="B Nazanin" w:hint="cs"/>
          <w:rtl/>
        </w:rPr>
        <w:t>آن</w:t>
      </w:r>
      <w:r w:rsidRPr="00F54C80">
        <w:rPr>
          <w:rFonts w:cs="B Nazanin"/>
          <w:rtl/>
        </w:rPr>
        <w:t xml:space="preserve"> </w:t>
      </w:r>
      <w:r w:rsidRPr="00F54C80">
        <w:rPr>
          <w:rFonts w:cs="B Nazanin" w:hint="cs"/>
          <w:rtl/>
        </w:rPr>
        <w:t>سیستم</w:t>
      </w:r>
      <w:r w:rsidRPr="00F54C80">
        <w:rPr>
          <w:rFonts w:cs="B Nazanin"/>
          <w:rtl/>
        </w:rPr>
        <w:t xml:space="preserve"> </w:t>
      </w:r>
      <w:r w:rsidRPr="00F54C80">
        <w:rPr>
          <w:rFonts w:cs="B Nazanin" w:hint="cs"/>
          <w:rtl/>
        </w:rPr>
        <w:t>و</w:t>
      </w:r>
      <w:r w:rsidRPr="00F54C80">
        <w:rPr>
          <w:rFonts w:cs="B Nazanin"/>
          <w:rtl/>
        </w:rPr>
        <w:t xml:space="preserve"> </w:t>
      </w:r>
      <w:r w:rsidRPr="00F54C80">
        <w:rPr>
          <w:rFonts w:cs="B Nazanin"/>
        </w:rPr>
        <w:t>UI</w:t>
      </w:r>
      <w:r w:rsidRPr="00F54C80">
        <w:rPr>
          <w:rFonts w:cs="B Nazanin"/>
          <w:rtl/>
        </w:rPr>
        <w:t xml:space="preserve"> </w:t>
      </w:r>
      <w:r w:rsidRPr="00F54C80">
        <w:rPr>
          <w:rFonts w:cs="B Nazanin" w:hint="cs"/>
          <w:rtl/>
        </w:rPr>
        <w:t>خواهند</w:t>
      </w:r>
      <w:r w:rsidRPr="00F54C80">
        <w:rPr>
          <w:rFonts w:cs="B Nazanin"/>
          <w:rtl/>
        </w:rPr>
        <w:t xml:space="preserve"> </w:t>
      </w:r>
      <w:r w:rsidRPr="00F54C80">
        <w:rPr>
          <w:rFonts w:cs="B Nazanin" w:hint="cs"/>
          <w:rtl/>
        </w:rPr>
        <w:t>بود</w:t>
      </w:r>
      <w:r w:rsidRPr="00F54C80">
        <w:rPr>
          <w:rFonts w:cs="B Nazanin"/>
          <w:rtl/>
        </w:rPr>
        <w:t xml:space="preserve">. </w:t>
      </w:r>
      <w:r w:rsidRPr="00F54C80">
        <w:rPr>
          <w:rFonts w:cs="B Nazanin" w:hint="cs"/>
          <w:rtl/>
        </w:rPr>
        <w:t>ولی</w:t>
      </w:r>
      <w:r w:rsidRPr="00F54C80">
        <w:rPr>
          <w:rFonts w:cs="B Nazanin"/>
          <w:rtl/>
        </w:rPr>
        <w:t xml:space="preserve"> </w:t>
      </w:r>
      <w:r w:rsidRPr="00F54C80">
        <w:rPr>
          <w:rFonts w:cs="B Nazanin" w:hint="cs"/>
          <w:rtl/>
        </w:rPr>
        <w:t>از</w:t>
      </w:r>
      <w:r w:rsidRPr="00F54C80">
        <w:rPr>
          <w:rFonts w:cs="B Nazanin"/>
          <w:rtl/>
        </w:rPr>
        <w:t xml:space="preserve"> </w:t>
      </w:r>
      <w:r w:rsidRPr="00F54C80">
        <w:rPr>
          <w:rFonts w:cs="B Nazanin" w:hint="cs"/>
          <w:rtl/>
        </w:rPr>
        <w:t>آن</w:t>
      </w:r>
      <w:r w:rsidRPr="00F54C80">
        <w:rPr>
          <w:rFonts w:cs="B Nazanin"/>
          <w:rtl/>
        </w:rPr>
        <w:t xml:space="preserve"> </w:t>
      </w:r>
      <w:r w:rsidRPr="00F54C80">
        <w:rPr>
          <w:rFonts w:cs="B Nazanin" w:hint="cs"/>
          <w:rtl/>
        </w:rPr>
        <w:t>سو</w:t>
      </w:r>
      <w:r w:rsidRPr="00F54C80">
        <w:rPr>
          <w:rFonts w:cs="B Nazanin"/>
          <w:rtl/>
        </w:rPr>
        <w:t xml:space="preserve"> </w:t>
      </w:r>
      <w:r w:rsidRPr="00F54C80">
        <w:rPr>
          <w:rFonts w:cs="B Nazanin" w:hint="cs"/>
          <w:rtl/>
        </w:rPr>
        <w:t>بحث</w:t>
      </w:r>
      <w:r w:rsidRPr="00F54C80">
        <w:rPr>
          <w:rFonts w:cs="B Nazanin"/>
          <w:rtl/>
        </w:rPr>
        <w:t xml:space="preserve"> </w:t>
      </w:r>
      <w:r w:rsidRPr="00F54C80">
        <w:rPr>
          <w:rFonts w:cs="B Nazanin" w:hint="cs"/>
          <w:rtl/>
        </w:rPr>
        <w:t>شد</w:t>
      </w:r>
      <w:r w:rsidRPr="00F54C80">
        <w:rPr>
          <w:rFonts w:cs="B Nazanin"/>
          <w:rtl/>
        </w:rPr>
        <w:t xml:space="preserve"> </w:t>
      </w:r>
      <w:r w:rsidRPr="00F54C80">
        <w:rPr>
          <w:rFonts w:cs="B Nazanin" w:hint="cs"/>
          <w:rtl/>
        </w:rPr>
        <w:t>که</w:t>
      </w:r>
      <w:r w:rsidRPr="00F54C80">
        <w:rPr>
          <w:rFonts w:cs="B Nazanin"/>
          <w:rtl/>
        </w:rPr>
        <w:t xml:space="preserve"> </w:t>
      </w:r>
      <w:r w:rsidRPr="00F54C80">
        <w:rPr>
          <w:rFonts w:cs="B Nazanin" w:hint="cs"/>
          <w:rtl/>
        </w:rPr>
        <w:t>اگر</w:t>
      </w:r>
      <w:r w:rsidRPr="00F54C80">
        <w:rPr>
          <w:rFonts w:cs="B Nazanin"/>
          <w:rtl/>
        </w:rPr>
        <w:t xml:space="preserve"> </w:t>
      </w:r>
      <w:r w:rsidRPr="00F54C80">
        <w:rPr>
          <w:rFonts w:cs="B Nazanin" w:hint="cs"/>
          <w:rtl/>
        </w:rPr>
        <w:t>این</w:t>
      </w:r>
      <w:r w:rsidRPr="00F54C80">
        <w:rPr>
          <w:rFonts w:cs="B Nazanin"/>
          <w:rtl/>
        </w:rPr>
        <w:t xml:space="preserve"> </w:t>
      </w:r>
      <w:r w:rsidRPr="00F54C80">
        <w:rPr>
          <w:rFonts w:cs="B Nazanin" w:hint="cs"/>
          <w:rtl/>
        </w:rPr>
        <w:t>اتفاق</w:t>
      </w:r>
      <w:r w:rsidRPr="00F54C80">
        <w:rPr>
          <w:rFonts w:cs="B Nazanin"/>
          <w:rtl/>
        </w:rPr>
        <w:t xml:space="preserve"> </w:t>
      </w:r>
      <w:r w:rsidRPr="00F54C80">
        <w:rPr>
          <w:rFonts w:cs="B Nazanin" w:hint="cs"/>
          <w:rtl/>
        </w:rPr>
        <w:t>بیفتد</w:t>
      </w:r>
      <w:r w:rsidRPr="00F54C80">
        <w:rPr>
          <w:rFonts w:cs="B Nazanin"/>
          <w:rtl/>
        </w:rPr>
        <w:t xml:space="preserve"> </w:t>
      </w:r>
      <w:r w:rsidRPr="00F54C80">
        <w:rPr>
          <w:rFonts w:cs="B Nazanin" w:hint="cs"/>
          <w:rtl/>
        </w:rPr>
        <w:t>،</w:t>
      </w:r>
      <w:r w:rsidRPr="00F54C80">
        <w:rPr>
          <w:rFonts w:cs="B Nazanin"/>
          <w:rtl/>
        </w:rPr>
        <w:t xml:space="preserve"> </w:t>
      </w:r>
      <w:r w:rsidRPr="00F54C80">
        <w:rPr>
          <w:rFonts w:cs="B Nazanin" w:hint="cs"/>
          <w:rtl/>
        </w:rPr>
        <w:t>افعال</w:t>
      </w:r>
      <w:r w:rsidRPr="00F54C80">
        <w:rPr>
          <w:rFonts w:cs="B Nazanin"/>
          <w:rtl/>
        </w:rPr>
        <w:t xml:space="preserve"> </w:t>
      </w:r>
      <w:r w:rsidRPr="00F54C80">
        <w:rPr>
          <w:rFonts w:cs="B Nazanin" w:hint="cs"/>
          <w:rtl/>
        </w:rPr>
        <w:t>مجهول</w:t>
      </w:r>
      <w:r w:rsidRPr="00F54C80">
        <w:rPr>
          <w:rFonts w:cs="B Nazanin"/>
          <w:rtl/>
        </w:rPr>
        <w:t xml:space="preserve"> </w:t>
      </w:r>
      <w:r w:rsidRPr="00F54C80">
        <w:rPr>
          <w:rFonts w:cs="B Nazanin" w:hint="cs"/>
          <w:rtl/>
        </w:rPr>
        <w:t>مانند</w:t>
      </w:r>
      <w:r w:rsidRPr="00F54C80">
        <w:rPr>
          <w:rFonts w:cs="B Nazanin"/>
          <w:rtl/>
        </w:rPr>
        <w:t xml:space="preserve"> </w:t>
      </w:r>
      <w:r w:rsidRPr="00F54C80">
        <w:rPr>
          <w:rFonts w:cs="B Nazanin" w:hint="cs"/>
          <w:rtl/>
        </w:rPr>
        <w:t>خواهند</w:t>
      </w:r>
      <w:r w:rsidRPr="00F54C80">
        <w:rPr>
          <w:rFonts w:cs="B Nazanin"/>
          <w:rtl/>
        </w:rPr>
        <w:t xml:space="preserve"> </w:t>
      </w:r>
      <w:r w:rsidRPr="00F54C80">
        <w:rPr>
          <w:rFonts w:cs="B Nazanin" w:hint="cs"/>
          <w:rtl/>
        </w:rPr>
        <w:t>بود</w:t>
      </w:r>
      <w:r w:rsidRPr="00F54C80">
        <w:rPr>
          <w:rFonts w:cs="B Nazanin"/>
          <w:rtl/>
        </w:rPr>
        <w:t xml:space="preserve"> </w:t>
      </w:r>
      <w:r w:rsidRPr="00F54C80">
        <w:rPr>
          <w:rFonts w:cs="B Nazanin" w:hint="cs"/>
          <w:rtl/>
        </w:rPr>
        <w:t>و</w:t>
      </w:r>
      <w:r w:rsidRPr="00F54C80">
        <w:rPr>
          <w:rFonts w:cs="B Nazanin"/>
          <w:rtl/>
        </w:rPr>
        <w:t xml:space="preserve"> </w:t>
      </w:r>
      <w:r w:rsidRPr="00F54C80">
        <w:rPr>
          <w:rFonts w:cs="B Nazanin" w:hint="cs"/>
          <w:rtl/>
        </w:rPr>
        <w:t>فاعل</w:t>
      </w:r>
      <w:r w:rsidRPr="00F54C80">
        <w:rPr>
          <w:rFonts w:cs="B Nazanin"/>
          <w:rtl/>
        </w:rPr>
        <w:t xml:space="preserve"> </w:t>
      </w:r>
      <w:r w:rsidRPr="00F54C80">
        <w:rPr>
          <w:rFonts w:cs="B Nazanin" w:hint="cs"/>
          <w:rtl/>
        </w:rPr>
        <w:t>آن</w:t>
      </w:r>
      <w:r w:rsidRPr="00F54C80">
        <w:rPr>
          <w:rFonts w:cs="B Nazanin"/>
          <w:rtl/>
        </w:rPr>
        <w:t xml:space="preserve"> </w:t>
      </w:r>
      <w:r w:rsidRPr="00F54C80">
        <w:rPr>
          <w:rFonts w:cs="B Nazanin" w:hint="cs"/>
          <w:rtl/>
        </w:rPr>
        <w:t>ها</w:t>
      </w:r>
      <w:r w:rsidRPr="00F54C80">
        <w:rPr>
          <w:rFonts w:cs="B Nazanin"/>
          <w:rtl/>
        </w:rPr>
        <w:t xml:space="preserve"> </w:t>
      </w:r>
      <w:r w:rsidRPr="00F54C80">
        <w:rPr>
          <w:rFonts w:cs="B Nazanin" w:hint="cs"/>
          <w:rtl/>
        </w:rPr>
        <w:t>مشخص</w:t>
      </w:r>
      <w:r w:rsidRPr="00F54C80">
        <w:rPr>
          <w:rFonts w:cs="B Nazanin"/>
          <w:rtl/>
        </w:rPr>
        <w:t xml:space="preserve"> </w:t>
      </w:r>
      <w:r w:rsidRPr="00F54C80">
        <w:rPr>
          <w:rFonts w:cs="B Nazanin" w:hint="cs"/>
          <w:rtl/>
        </w:rPr>
        <w:t>نخواهند</w:t>
      </w:r>
      <w:r w:rsidRPr="00F54C80">
        <w:rPr>
          <w:rFonts w:cs="B Nazanin"/>
          <w:rtl/>
        </w:rPr>
        <w:t xml:space="preserve"> </w:t>
      </w:r>
      <w:r w:rsidRPr="00F54C80">
        <w:rPr>
          <w:rFonts w:cs="B Nazanin" w:hint="cs"/>
          <w:rtl/>
        </w:rPr>
        <w:t>بود</w:t>
      </w:r>
      <w:r w:rsidRPr="00F54C80">
        <w:rPr>
          <w:rFonts w:cs="B Nazanin"/>
          <w:rtl/>
        </w:rPr>
        <w:t xml:space="preserve"> </w:t>
      </w:r>
      <w:r w:rsidRPr="00F54C80">
        <w:rPr>
          <w:rFonts w:cs="B Nazanin" w:hint="cs"/>
          <w:rtl/>
        </w:rPr>
        <w:lastRenderedPageBreak/>
        <w:t>و</w:t>
      </w:r>
      <w:r w:rsidRPr="00F54C80">
        <w:rPr>
          <w:rFonts w:cs="B Nazanin"/>
          <w:rtl/>
        </w:rPr>
        <w:t xml:space="preserve"> </w:t>
      </w:r>
      <w:r w:rsidRPr="00F54C80">
        <w:rPr>
          <w:rFonts w:cs="B Nazanin" w:hint="cs"/>
          <w:rtl/>
        </w:rPr>
        <w:t>دچار</w:t>
      </w:r>
      <w:r w:rsidRPr="00F54C80">
        <w:rPr>
          <w:rFonts w:cs="B Nazanin"/>
          <w:rtl/>
        </w:rPr>
        <w:t xml:space="preserve"> </w:t>
      </w:r>
      <w:r w:rsidRPr="00F54C80">
        <w:rPr>
          <w:rFonts w:cs="B Nazanin" w:hint="cs"/>
          <w:rtl/>
        </w:rPr>
        <w:t>گنگی</w:t>
      </w:r>
      <w:r w:rsidRPr="00F54C80">
        <w:rPr>
          <w:rFonts w:cs="B Nazanin"/>
          <w:rtl/>
        </w:rPr>
        <w:t xml:space="preserve"> </w:t>
      </w:r>
      <w:r w:rsidRPr="00F54C80">
        <w:rPr>
          <w:rFonts w:cs="B Nazanin" w:hint="cs"/>
          <w:rtl/>
        </w:rPr>
        <w:t>و</w:t>
      </w:r>
      <w:r w:rsidRPr="00F54C80">
        <w:rPr>
          <w:rFonts w:cs="B Nazanin"/>
          <w:rtl/>
        </w:rPr>
        <w:t xml:space="preserve"> </w:t>
      </w:r>
      <w:r w:rsidRPr="00F54C80">
        <w:rPr>
          <w:rFonts w:cs="B Nazanin" w:hint="cs"/>
          <w:rtl/>
        </w:rPr>
        <w:t>ابهام</w:t>
      </w:r>
      <w:r w:rsidRPr="00F54C80">
        <w:rPr>
          <w:rFonts w:cs="B Nazanin"/>
          <w:rtl/>
        </w:rPr>
        <w:t xml:space="preserve"> </w:t>
      </w:r>
      <w:r w:rsidRPr="00F54C80">
        <w:rPr>
          <w:rFonts w:cs="B Nazanin" w:hint="cs"/>
          <w:rtl/>
        </w:rPr>
        <w:t>خواهد</w:t>
      </w:r>
      <w:r w:rsidRPr="00F54C80">
        <w:rPr>
          <w:rFonts w:cs="B Nazanin"/>
          <w:rtl/>
        </w:rPr>
        <w:t xml:space="preserve"> </w:t>
      </w:r>
      <w:r w:rsidRPr="00F54C80">
        <w:rPr>
          <w:rFonts w:cs="B Nazanin" w:hint="cs"/>
          <w:rtl/>
        </w:rPr>
        <w:t>شد</w:t>
      </w:r>
      <w:r w:rsidRPr="00F54C80">
        <w:rPr>
          <w:rFonts w:cs="B Nazanin"/>
          <w:rtl/>
        </w:rPr>
        <w:t xml:space="preserve">. </w:t>
      </w:r>
      <w:r w:rsidRPr="00F54C80">
        <w:rPr>
          <w:rFonts w:cs="B Nazanin" w:hint="cs"/>
          <w:rtl/>
        </w:rPr>
        <w:t>فلذا</w:t>
      </w:r>
      <w:r w:rsidRPr="00F54C80">
        <w:rPr>
          <w:rFonts w:cs="B Nazanin"/>
          <w:rtl/>
        </w:rPr>
        <w:t xml:space="preserve"> </w:t>
      </w:r>
      <w:r w:rsidRPr="00F54C80">
        <w:rPr>
          <w:rFonts w:cs="B Nazanin" w:hint="cs"/>
          <w:rtl/>
        </w:rPr>
        <w:t>تصمیم</w:t>
      </w:r>
      <w:r w:rsidRPr="00F54C80">
        <w:rPr>
          <w:rFonts w:cs="B Nazanin"/>
          <w:rtl/>
        </w:rPr>
        <w:t xml:space="preserve"> </w:t>
      </w:r>
      <w:r w:rsidRPr="00F54C80">
        <w:rPr>
          <w:rFonts w:cs="B Nazanin" w:hint="cs"/>
          <w:rtl/>
        </w:rPr>
        <w:t>نهایی</w:t>
      </w:r>
      <w:r w:rsidRPr="00F54C80">
        <w:rPr>
          <w:rFonts w:cs="B Nazanin"/>
          <w:rtl/>
        </w:rPr>
        <w:t xml:space="preserve"> </w:t>
      </w:r>
      <w:r w:rsidRPr="00F54C80">
        <w:rPr>
          <w:rFonts w:cs="B Nazanin" w:hint="cs"/>
          <w:rtl/>
        </w:rPr>
        <w:t>بر</w:t>
      </w:r>
      <w:r w:rsidRPr="00F54C80">
        <w:rPr>
          <w:rFonts w:cs="B Nazanin"/>
          <w:rtl/>
        </w:rPr>
        <w:t xml:space="preserve"> </w:t>
      </w:r>
      <w:r w:rsidRPr="00F54C80">
        <w:rPr>
          <w:rFonts w:cs="B Nazanin" w:hint="cs"/>
          <w:rtl/>
        </w:rPr>
        <w:t>آن</w:t>
      </w:r>
      <w:r w:rsidRPr="00F54C80">
        <w:rPr>
          <w:rFonts w:cs="B Nazanin"/>
          <w:rtl/>
        </w:rPr>
        <w:t xml:space="preserve"> </w:t>
      </w:r>
      <w:r w:rsidRPr="00F54C80">
        <w:rPr>
          <w:rFonts w:cs="B Nazanin" w:hint="cs"/>
          <w:rtl/>
        </w:rPr>
        <w:t>شد</w:t>
      </w:r>
      <w:r w:rsidRPr="00F54C80">
        <w:rPr>
          <w:rFonts w:cs="B Nazanin"/>
          <w:rtl/>
        </w:rPr>
        <w:t xml:space="preserve"> </w:t>
      </w:r>
      <w:r w:rsidRPr="00F54C80">
        <w:rPr>
          <w:rFonts w:cs="B Nazanin" w:hint="cs"/>
          <w:rtl/>
        </w:rPr>
        <w:t>که</w:t>
      </w:r>
      <w:r w:rsidRPr="00F54C80">
        <w:rPr>
          <w:rFonts w:cs="B Nazanin"/>
          <w:rtl/>
        </w:rPr>
        <w:t xml:space="preserve"> </w:t>
      </w:r>
      <w:r w:rsidRPr="00F54C80">
        <w:rPr>
          <w:rFonts w:cs="B Nazanin" w:hint="cs"/>
          <w:rtl/>
        </w:rPr>
        <w:t>آن</w:t>
      </w:r>
      <w:r w:rsidRPr="00F54C80">
        <w:rPr>
          <w:rFonts w:cs="B Nazanin"/>
          <w:rtl/>
        </w:rPr>
        <w:t xml:space="preserve"> </w:t>
      </w:r>
      <w:r w:rsidRPr="00F54C80">
        <w:rPr>
          <w:rFonts w:cs="B Nazanin" w:hint="cs"/>
          <w:rtl/>
        </w:rPr>
        <w:t>را</w:t>
      </w:r>
      <w:r w:rsidRPr="00F54C80">
        <w:rPr>
          <w:rFonts w:cs="B Nazanin"/>
          <w:rtl/>
        </w:rPr>
        <w:t xml:space="preserve"> </w:t>
      </w:r>
      <w:r w:rsidRPr="00F54C80">
        <w:rPr>
          <w:rFonts w:cs="B Nazanin" w:hint="cs"/>
          <w:rtl/>
        </w:rPr>
        <w:t>بدون</w:t>
      </w:r>
      <w:r w:rsidRPr="00F54C80">
        <w:rPr>
          <w:rFonts w:cs="B Nazanin"/>
          <w:rtl/>
        </w:rPr>
        <w:t xml:space="preserve"> </w:t>
      </w:r>
      <w:r w:rsidRPr="00F54C80">
        <w:rPr>
          <w:rFonts w:cs="B Nazanin" w:hint="cs"/>
          <w:rtl/>
        </w:rPr>
        <w:t>تغییر</w:t>
      </w:r>
      <w:r w:rsidRPr="00F54C80">
        <w:rPr>
          <w:rFonts w:cs="B Nazanin"/>
          <w:rtl/>
        </w:rPr>
        <w:t xml:space="preserve"> </w:t>
      </w:r>
      <w:r w:rsidRPr="00F54C80">
        <w:rPr>
          <w:rFonts w:cs="B Nazanin" w:hint="cs"/>
          <w:rtl/>
        </w:rPr>
        <w:t>رها</w:t>
      </w:r>
      <w:r w:rsidRPr="00F54C80">
        <w:rPr>
          <w:rFonts w:cs="B Nazanin"/>
          <w:rtl/>
        </w:rPr>
        <w:t xml:space="preserve"> </w:t>
      </w:r>
      <w:r w:rsidRPr="00F54C80">
        <w:rPr>
          <w:rFonts w:cs="B Nazanin" w:hint="cs"/>
          <w:rtl/>
        </w:rPr>
        <w:t>سازیم</w:t>
      </w:r>
      <w:r w:rsidRPr="00F54C80">
        <w:rPr>
          <w:rFonts w:cs="B Nazanin"/>
          <w:rtl/>
        </w:rPr>
        <w:t xml:space="preserve">. </w:t>
      </w:r>
      <w:r w:rsidRPr="00F54C80">
        <w:rPr>
          <w:rFonts w:cs="B Nazanin" w:hint="cs"/>
          <w:rtl/>
        </w:rPr>
        <w:t>در</w:t>
      </w:r>
      <w:r w:rsidRPr="00F54C80">
        <w:rPr>
          <w:rFonts w:cs="B Nazanin"/>
          <w:rtl/>
        </w:rPr>
        <w:t xml:space="preserve"> </w:t>
      </w:r>
      <w:r w:rsidRPr="00F54C80">
        <w:rPr>
          <w:rFonts w:cs="B Nazanin"/>
        </w:rPr>
        <w:t>Sequence</w:t>
      </w:r>
      <w:r w:rsidRPr="00F54C80">
        <w:rPr>
          <w:rFonts w:cs="B Nazanin"/>
          <w:rtl/>
        </w:rPr>
        <w:t xml:space="preserve"> </w:t>
      </w:r>
      <w:r w:rsidRPr="00F54C80">
        <w:rPr>
          <w:rFonts w:cs="B Nazanin" w:hint="cs"/>
          <w:rtl/>
        </w:rPr>
        <w:t>اما</w:t>
      </w:r>
      <w:r w:rsidRPr="00F54C80">
        <w:rPr>
          <w:rFonts w:cs="B Nazanin"/>
          <w:rtl/>
        </w:rPr>
        <w:t xml:space="preserve"> </w:t>
      </w:r>
      <w:r w:rsidRPr="00F54C80">
        <w:rPr>
          <w:rFonts w:cs="B Nazanin" w:hint="cs"/>
          <w:rtl/>
        </w:rPr>
        <w:t>تغییرات</w:t>
      </w:r>
      <w:r w:rsidRPr="00F54C80">
        <w:rPr>
          <w:rFonts w:cs="B Nazanin"/>
          <w:rtl/>
        </w:rPr>
        <w:t xml:space="preserve"> </w:t>
      </w:r>
      <w:r w:rsidRPr="00F54C80">
        <w:rPr>
          <w:rFonts w:cs="B Nazanin" w:hint="cs"/>
          <w:rtl/>
        </w:rPr>
        <w:t>اعمال</w:t>
      </w:r>
      <w:r w:rsidRPr="00F54C80">
        <w:rPr>
          <w:rFonts w:cs="B Nazanin"/>
          <w:rtl/>
        </w:rPr>
        <w:t xml:space="preserve"> </w:t>
      </w:r>
      <w:r w:rsidRPr="00F54C80">
        <w:rPr>
          <w:rFonts w:cs="B Nazanin" w:hint="cs"/>
          <w:rtl/>
        </w:rPr>
        <w:t>شد</w:t>
      </w:r>
      <w:r w:rsidRPr="00F54C80">
        <w:rPr>
          <w:rFonts w:cs="B Nazanin"/>
          <w:rtl/>
        </w:rPr>
        <w:t xml:space="preserve"> </w:t>
      </w:r>
      <w:r w:rsidRPr="00F54C80">
        <w:rPr>
          <w:rFonts w:cs="B Nazanin" w:hint="cs"/>
          <w:rtl/>
        </w:rPr>
        <w:t>چراکه</w:t>
      </w:r>
      <w:r w:rsidRPr="00F54C80">
        <w:rPr>
          <w:rFonts w:cs="B Nazanin"/>
          <w:rtl/>
        </w:rPr>
        <w:t xml:space="preserve"> </w:t>
      </w:r>
      <w:r w:rsidRPr="00F54C80">
        <w:rPr>
          <w:rFonts w:cs="B Nazanin"/>
        </w:rPr>
        <w:t>Actor</w:t>
      </w:r>
      <w:r w:rsidRPr="00F54C80">
        <w:rPr>
          <w:rFonts w:cs="B Nazanin"/>
          <w:rtl/>
        </w:rPr>
        <w:t xml:space="preserve"> </w:t>
      </w:r>
      <w:r w:rsidRPr="00F54C80">
        <w:rPr>
          <w:rFonts w:cs="B Nazanin" w:hint="cs"/>
          <w:rtl/>
        </w:rPr>
        <w:t>ها</w:t>
      </w:r>
      <w:r w:rsidRPr="00F54C80">
        <w:rPr>
          <w:rFonts w:cs="B Nazanin"/>
          <w:rtl/>
        </w:rPr>
        <w:t xml:space="preserve"> </w:t>
      </w:r>
      <w:r w:rsidRPr="00F54C80">
        <w:rPr>
          <w:rFonts w:cs="B Nazanin" w:hint="cs"/>
          <w:rtl/>
        </w:rPr>
        <w:t>در</w:t>
      </w:r>
      <w:r w:rsidRPr="00F54C80">
        <w:rPr>
          <w:rFonts w:cs="B Nazanin"/>
          <w:rtl/>
        </w:rPr>
        <w:t xml:space="preserve"> </w:t>
      </w:r>
      <w:r w:rsidRPr="00F54C80">
        <w:rPr>
          <w:rFonts w:cs="B Nazanin" w:hint="cs"/>
          <w:rtl/>
        </w:rPr>
        <w:t>آنجا</w:t>
      </w:r>
      <w:r w:rsidRPr="00F54C80">
        <w:rPr>
          <w:rFonts w:cs="B Nazanin"/>
          <w:rtl/>
        </w:rPr>
        <w:t xml:space="preserve"> </w:t>
      </w:r>
      <w:r w:rsidRPr="00F54C80">
        <w:rPr>
          <w:rFonts w:cs="B Nazanin" w:hint="cs"/>
          <w:rtl/>
        </w:rPr>
        <w:t>مشخص</w:t>
      </w:r>
      <w:r w:rsidRPr="00F54C80">
        <w:rPr>
          <w:rFonts w:cs="B Nazanin"/>
          <w:rtl/>
        </w:rPr>
        <w:t xml:space="preserve"> </w:t>
      </w:r>
      <w:r w:rsidRPr="00F54C80">
        <w:rPr>
          <w:rFonts w:cs="B Nazanin" w:hint="cs"/>
          <w:rtl/>
        </w:rPr>
        <w:t>است</w:t>
      </w:r>
      <w:r w:rsidRPr="00F54C80">
        <w:rPr>
          <w:rFonts w:cs="B Nazanin"/>
          <w:rtl/>
        </w:rPr>
        <w:t xml:space="preserve"> </w:t>
      </w:r>
      <w:r w:rsidRPr="00F54C80">
        <w:rPr>
          <w:rFonts w:cs="B Nazanin" w:hint="cs"/>
          <w:rtl/>
        </w:rPr>
        <w:t>و</w:t>
      </w:r>
      <w:r w:rsidRPr="00F54C80">
        <w:rPr>
          <w:rFonts w:cs="B Nazanin"/>
          <w:rtl/>
        </w:rPr>
        <w:t xml:space="preserve"> </w:t>
      </w:r>
      <w:r w:rsidRPr="00F54C80">
        <w:rPr>
          <w:rFonts w:cs="B Nazanin" w:hint="cs"/>
          <w:rtl/>
        </w:rPr>
        <w:t>فاعلی</w:t>
      </w:r>
      <w:r w:rsidRPr="00F54C80">
        <w:rPr>
          <w:rFonts w:cs="B Nazanin"/>
          <w:rtl/>
        </w:rPr>
        <w:t xml:space="preserve"> </w:t>
      </w:r>
      <w:r w:rsidRPr="00F54C80">
        <w:rPr>
          <w:rFonts w:cs="B Nazanin" w:hint="cs"/>
          <w:rtl/>
        </w:rPr>
        <w:t>مجهول</w:t>
      </w:r>
      <w:r w:rsidRPr="00F54C80">
        <w:rPr>
          <w:rFonts w:cs="B Nazanin"/>
          <w:rtl/>
        </w:rPr>
        <w:t xml:space="preserve"> </w:t>
      </w:r>
      <w:r w:rsidRPr="00F54C80">
        <w:rPr>
          <w:rFonts w:cs="B Nazanin" w:hint="cs"/>
          <w:rtl/>
        </w:rPr>
        <w:t>نخواهد</w:t>
      </w:r>
      <w:r w:rsidRPr="00F54C80">
        <w:rPr>
          <w:rFonts w:cs="B Nazanin"/>
          <w:rtl/>
        </w:rPr>
        <w:t xml:space="preserve"> </w:t>
      </w:r>
      <w:r w:rsidRPr="00F54C80">
        <w:rPr>
          <w:rFonts w:cs="B Nazanin" w:hint="cs"/>
          <w:rtl/>
        </w:rPr>
        <w:t>ماند</w:t>
      </w:r>
      <w:r w:rsidRPr="00F54C80">
        <w:rPr>
          <w:rFonts w:cs="B Nazanin"/>
          <w:rtl/>
        </w:rPr>
        <w:t>.</w:t>
      </w:r>
    </w:p>
    <w:p w:rsidR="00BA0F33" w:rsidRPr="00F54C80" w:rsidRDefault="00BA0F33" w:rsidP="00BA0F33">
      <w:pPr>
        <w:pStyle w:val="ListParagraph"/>
        <w:ind w:left="1800"/>
        <w:rPr>
          <w:rFonts w:cs="B Nazanin"/>
          <w:rtl/>
        </w:rPr>
      </w:pPr>
    </w:p>
    <w:p w:rsidR="00F54C80" w:rsidRPr="00BA0F33" w:rsidRDefault="00F54C80" w:rsidP="00BA0F33">
      <w:pPr>
        <w:pStyle w:val="ListParagraph"/>
        <w:numPr>
          <w:ilvl w:val="4"/>
          <w:numId w:val="46"/>
        </w:numPr>
        <w:rPr>
          <w:rFonts w:cs="B Nazanin"/>
          <w:rtl/>
        </w:rPr>
      </w:pPr>
      <w:r w:rsidRPr="00BA0F33">
        <w:rPr>
          <w:rFonts w:cs="B Nazanin" w:hint="cs"/>
          <w:rtl/>
        </w:rPr>
        <w:t>درمورد</w:t>
      </w:r>
      <w:r w:rsidRPr="00BA0F33">
        <w:rPr>
          <w:rFonts w:cs="B Nazanin"/>
          <w:rtl/>
        </w:rPr>
        <w:t xml:space="preserve"> </w:t>
      </w:r>
      <w:r w:rsidRPr="00BA0F33">
        <w:rPr>
          <w:rFonts w:cs="B Nazanin"/>
        </w:rPr>
        <w:t>interface</w:t>
      </w:r>
      <w:r w:rsidRPr="00BA0F33">
        <w:rPr>
          <w:rFonts w:cs="B Nazanin"/>
          <w:rtl/>
        </w:rPr>
        <w:t xml:space="preserve"> </w:t>
      </w:r>
      <w:r w:rsidRPr="00BA0F33">
        <w:rPr>
          <w:rFonts w:cs="B Nazanin" w:hint="cs"/>
          <w:rtl/>
        </w:rPr>
        <w:t>در</w:t>
      </w:r>
      <w:r w:rsidRPr="00BA0F33">
        <w:rPr>
          <w:rFonts w:cs="B Nazanin"/>
          <w:rtl/>
        </w:rPr>
        <w:t xml:space="preserve"> </w:t>
      </w:r>
      <w:r w:rsidRPr="00BA0F33">
        <w:rPr>
          <w:rFonts w:cs="B Nazanin" w:hint="cs"/>
          <w:rtl/>
        </w:rPr>
        <w:t>نمودار</w:t>
      </w:r>
      <w:r w:rsidRPr="00BA0F33">
        <w:rPr>
          <w:rFonts w:cs="B Nazanin"/>
          <w:rtl/>
        </w:rPr>
        <w:t xml:space="preserve"> </w:t>
      </w:r>
      <w:r w:rsidRPr="00BA0F33">
        <w:rPr>
          <w:rFonts w:cs="B Nazanin"/>
        </w:rPr>
        <w:t>sequence</w:t>
      </w:r>
      <w:r w:rsidRPr="00BA0F33">
        <w:rPr>
          <w:rFonts w:cs="B Nazanin"/>
          <w:rtl/>
        </w:rPr>
        <w:t xml:space="preserve"> </w:t>
      </w:r>
      <w:r w:rsidRPr="00BA0F33">
        <w:rPr>
          <w:rFonts w:cs="B Nazanin" w:hint="cs"/>
          <w:rtl/>
        </w:rPr>
        <w:t>نیز</w:t>
      </w:r>
      <w:r w:rsidRPr="00BA0F33">
        <w:rPr>
          <w:rFonts w:cs="B Nazanin"/>
          <w:rtl/>
        </w:rPr>
        <w:t xml:space="preserve"> </w:t>
      </w:r>
      <w:r w:rsidRPr="00BA0F33">
        <w:rPr>
          <w:rFonts w:cs="B Nazanin" w:hint="cs"/>
          <w:rtl/>
        </w:rPr>
        <w:t>صحبت</w:t>
      </w:r>
      <w:r w:rsidRPr="00BA0F33">
        <w:rPr>
          <w:rFonts w:cs="B Nazanin"/>
          <w:rtl/>
        </w:rPr>
        <w:t xml:space="preserve"> </w:t>
      </w:r>
      <w:r w:rsidRPr="00BA0F33">
        <w:rPr>
          <w:rFonts w:cs="B Nazanin" w:hint="cs"/>
          <w:rtl/>
        </w:rPr>
        <w:t>شد</w:t>
      </w:r>
      <w:r w:rsidRPr="00BA0F33">
        <w:rPr>
          <w:rFonts w:cs="B Nazanin"/>
          <w:rtl/>
        </w:rPr>
        <w:t xml:space="preserve"> </w:t>
      </w:r>
      <w:r w:rsidRPr="00BA0F33">
        <w:rPr>
          <w:rFonts w:cs="B Nazanin" w:hint="cs"/>
          <w:rtl/>
        </w:rPr>
        <w:t>و</w:t>
      </w:r>
      <w:r w:rsidRPr="00BA0F33">
        <w:rPr>
          <w:rFonts w:cs="B Nazanin"/>
          <w:rtl/>
        </w:rPr>
        <w:t xml:space="preserve"> </w:t>
      </w:r>
      <w:r w:rsidRPr="00BA0F33">
        <w:rPr>
          <w:rFonts w:cs="B Nazanin" w:hint="cs"/>
          <w:rtl/>
        </w:rPr>
        <w:t>درمورد</w:t>
      </w:r>
      <w:r w:rsidRPr="00BA0F33">
        <w:rPr>
          <w:rFonts w:cs="B Nazanin"/>
          <w:rtl/>
        </w:rPr>
        <w:t xml:space="preserve"> </w:t>
      </w:r>
      <w:r w:rsidRPr="00BA0F33">
        <w:rPr>
          <w:rFonts w:cs="B Nazanin" w:hint="cs"/>
          <w:rtl/>
        </w:rPr>
        <w:t>کارآیی</w:t>
      </w:r>
      <w:r w:rsidRPr="00BA0F33">
        <w:rPr>
          <w:rFonts w:cs="B Nazanin"/>
          <w:rtl/>
        </w:rPr>
        <w:t xml:space="preserve"> </w:t>
      </w:r>
      <w:r w:rsidRPr="00BA0F33">
        <w:rPr>
          <w:rFonts w:cs="B Nazanin" w:hint="cs"/>
          <w:rtl/>
        </w:rPr>
        <w:t>آن</w:t>
      </w:r>
      <w:r w:rsidRPr="00BA0F33">
        <w:rPr>
          <w:rFonts w:cs="B Nazanin"/>
          <w:rtl/>
        </w:rPr>
        <w:t xml:space="preserve"> </w:t>
      </w:r>
      <w:r w:rsidRPr="00BA0F33">
        <w:rPr>
          <w:rFonts w:cs="B Nazanin" w:hint="cs"/>
          <w:rtl/>
        </w:rPr>
        <w:t>بحث</w:t>
      </w:r>
      <w:r w:rsidRPr="00BA0F33">
        <w:rPr>
          <w:rFonts w:cs="B Nazanin"/>
          <w:rtl/>
        </w:rPr>
        <w:t xml:space="preserve"> </w:t>
      </w:r>
      <w:r w:rsidRPr="00BA0F33">
        <w:rPr>
          <w:rFonts w:cs="B Nazanin" w:hint="cs"/>
          <w:rtl/>
        </w:rPr>
        <w:t>شد</w:t>
      </w:r>
      <w:r w:rsidRPr="00BA0F33">
        <w:rPr>
          <w:rFonts w:cs="B Nazanin"/>
          <w:rtl/>
        </w:rPr>
        <w:t xml:space="preserve">. </w:t>
      </w:r>
      <w:r w:rsidRPr="00BA0F33">
        <w:rPr>
          <w:rFonts w:cs="B Nazanin" w:hint="cs"/>
          <w:rtl/>
        </w:rPr>
        <w:t>گفته</w:t>
      </w:r>
      <w:r w:rsidRPr="00BA0F33">
        <w:rPr>
          <w:rFonts w:cs="B Nazanin"/>
          <w:rtl/>
        </w:rPr>
        <w:t xml:space="preserve"> </w:t>
      </w:r>
      <w:r w:rsidRPr="00BA0F33">
        <w:rPr>
          <w:rFonts w:cs="B Nazanin" w:hint="cs"/>
          <w:rtl/>
        </w:rPr>
        <w:t>بودیم</w:t>
      </w:r>
      <w:r w:rsidRPr="00BA0F33">
        <w:rPr>
          <w:rFonts w:cs="B Nazanin"/>
          <w:rtl/>
        </w:rPr>
        <w:t xml:space="preserve"> </w:t>
      </w:r>
      <w:r w:rsidRPr="00BA0F33">
        <w:rPr>
          <w:rFonts w:cs="B Nazanin" w:hint="cs"/>
          <w:rtl/>
        </w:rPr>
        <w:t>که</w:t>
      </w:r>
      <w:r w:rsidRPr="00BA0F33">
        <w:rPr>
          <w:rFonts w:cs="B Nazanin"/>
          <w:rtl/>
        </w:rPr>
        <w:t xml:space="preserve"> </w:t>
      </w:r>
      <w:r w:rsidRPr="00BA0F33">
        <w:rPr>
          <w:rFonts w:cs="B Nazanin" w:hint="cs"/>
          <w:rtl/>
        </w:rPr>
        <w:t>شاید</w:t>
      </w:r>
      <w:r w:rsidRPr="00BA0F33">
        <w:rPr>
          <w:rFonts w:cs="B Nazanin"/>
          <w:rtl/>
        </w:rPr>
        <w:t xml:space="preserve"> </w:t>
      </w:r>
      <w:r w:rsidRPr="00BA0F33">
        <w:rPr>
          <w:rFonts w:cs="B Nazanin" w:hint="cs"/>
          <w:rtl/>
        </w:rPr>
        <w:t>بهتر</w:t>
      </w:r>
      <w:r w:rsidRPr="00BA0F33">
        <w:rPr>
          <w:rFonts w:cs="B Nazanin"/>
          <w:rtl/>
        </w:rPr>
        <w:t xml:space="preserve"> </w:t>
      </w:r>
      <w:r w:rsidRPr="00BA0F33">
        <w:rPr>
          <w:rFonts w:cs="B Nazanin" w:hint="cs"/>
          <w:rtl/>
        </w:rPr>
        <w:t>باشد</w:t>
      </w:r>
      <w:r w:rsidRPr="00BA0F33">
        <w:rPr>
          <w:rFonts w:cs="B Nazanin"/>
          <w:rtl/>
        </w:rPr>
        <w:t xml:space="preserve"> </w:t>
      </w:r>
      <w:r w:rsidRPr="00BA0F33">
        <w:rPr>
          <w:rFonts w:cs="B Nazanin"/>
        </w:rPr>
        <w:t>UI</w:t>
      </w:r>
      <w:r w:rsidRPr="00BA0F33">
        <w:rPr>
          <w:rFonts w:cs="B Nazanin"/>
          <w:rtl/>
        </w:rPr>
        <w:t xml:space="preserve"> </w:t>
      </w:r>
      <w:r w:rsidRPr="00BA0F33">
        <w:rPr>
          <w:rFonts w:cs="B Nazanin" w:hint="cs"/>
          <w:rtl/>
        </w:rPr>
        <w:t>فقط</w:t>
      </w:r>
      <w:r w:rsidRPr="00BA0F33">
        <w:rPr>
          <w:rFonts w:cs="B Nazanin"/>
          <w:rtl/>
        </w:rPr>
        <w:t xml:space="preserve"> </w:t>
      </w:r>
      <w:r w:rsidRPr="00BA0F33">
        <w:rPr>
          <w:rFonts w:cs="B Nazanin" w:hint="cs"/>
          <w:rtl/>
        </w:rPr>
        <w:t>مربوط</w:t>
      </w:r>
      <w:r w:rsidRPr="00BA0F33">
        <w:rPr>
          <w:rFonts w:cs="B Nazanin"/>
          <w:rtl/>
        </w:rPr>
        <w:t xml:space="preserve"> </w:t>
      </w:r>
      <w:r w:rsidRPr="00BA0F33">
        <w:rPr>
          <w:rFonts w:cs="B Nazanin" w:hint="cs"/>
          <w:rtl/>
        </w:rPr>
        <w:t>به</w:t>
      </w:r>
      <w:r w:rsidRPr="00BA0F33">
        <w:rPr>
          <w:rFonts w:cs="B Nazanin"/>
          <w:rtl/>
        </w:rPr>
        <w:t xml:space="preserve"> </w:t>
      </w:r>
      <w:r w:rsidRPr="00BA0F33">
        <w:rPr>
          <w:rFonts w:cs="B Nazanin"/>
        </w:rPr>
        <w:t>interface</w:t>
      </w:r>
      <w:r w:rsidRPr="00BA0F33">
        <w:rPr>
          <w:rFonts w:cs="B Nazanin"/>
          <w:rtl/>
        </w:rPr>
        <w:t xml:space="preserve"> </w:t>
      </w:r>
      <w:r w:rsidRPr="00BA0F33">
        <w:rPr>
          <w:rFonts w:cs="B Nazanin" w:hint="cs"/>
          <w:rtl/>
        </w:rPr>
        <w:t>باشد</w:t>
      </w:r>
      <w:r w:rsidRPr="00BA0F33">
        <w:rPr>
          <w:rFonts w:cs="B Nazanin"/>
          <w:rtl/>
        </w:rPr>
        <w:t xml:space="preserve"> </w:t>
      </w:r>
      <w:r w:rsidRPr="00BA0F33">
        <w:rPr>
          <w:rFonts w:cs="B Nazanin" w:hint="cs"/>
          <w:rtl/>
        </w:rPr>
        <w:t>و</w:t>
      </w:r>
      <w:r w:rsidRPr="00BA0F33">
        <w:rPr>
          <w:rFonts w:cs="B Nazanin"/>
          <w:rtl/>
        </w:rPr>
        <w:t xml:space="preserve"> </w:t>
      </w:r>
      <w:r w:rsidRPr="00BA0F33">
        <w:rPr>
          <w:rFonts w:cs="B Nazanin" w:hint="cs"/>
          <w:rtl/>
        </w:rPr>
        <w:t>قسمت</w:t>
      </w:r>
      <w:r w:rsidRPr="00BA0F33">
        <w:rPr>
          <w:rFonts w:cs="B Nazanin"/>
          <w:rtl/>
        </w:rPr>
        <w:t xml:space="preserve"> </w:t>
      </w:r>
      <w:r w:rsidRPr="00BA0F33">
        <w:rPr>
          <w:rFonts w:cs="B Nazanin"/>
        </w:rPr>
        <w:t>logical</w:t>
      </w:r>
      <w:r w:rsidRPr="00BA0F33">
        <w:rPr>
          <w:rFonts w:cs="B Nazanin"/>
          <w:rtl/>
        </w:rPr>
        <w:t xml:space="preserve"> </w:t>
      </w:r>
      <w:r w:rsidRPr="00BA0F33">
        <w:rPr>
          <w:rFonts w:cs="B Nazanin" w:hint="cs"/>
          <w:rtl/>
        </w:rPr>
        <w:t>را</w:t>
      </w:r>
      <w:r w:rsidRPr="00BA0F33">
        <w:rPr>
          <w:rFonts w:cs="B Nazanin"/>
          <w:rtl/>
        </w:rPr>
        <w:t xml:space="preserve"> </w:t>
      </w:r>
      <w:r w:rsidRPr="00BA0F33">
        <w:rPr>
          <w:rFonts w:cs="B Nazanin" w:hint="cs"/>
          <w:rtl/>
        </w:rPr>
        <w:t>هندل</w:t>
      </w:r>
      <w:r w:rsidRPr="00BA0F33">
        <w:rPr>
          <w:rFonts w:cs="B Nazanin"/>
          <w:rtl/>
        </w:rPr>
        <w:t xml:space="preserve"> </w:t>
      </w:r>
      <w:r w:rsidRPr="00BA0F33">
        <w:rPr>
          <w:rFonts w:cs="B Nazanin" w:hint="cs"/>
          <w:rtl/>
        </w:rPr>
        <w:t>نکند</w:t>
      </w:r>
      <w:r w:rsidRPr="00BA0F33">
        <w:rPr>
          <w:rFonts w:cs="B Nazanin"/>
          <w:rtl/>
        </w:rPr>
        <w:t xml:space="preserve"> </w:t>
      </w:r>
      <w:r w:rsidRPr="00BA0F33">
        <w:rPr>
          <w:rFonts w:cs="B Nazanin" w:hint="cs"/>
          <w:rtl/>
        </w:rPr>
        <w:t>و</w:t>
      </w:r>
      <w:r w:rsidRPr="00BA0F33">
        <w:rPr>
          <w:rFonts w:cs="B Nazanin"/>
          <w:rtl/>
        </w:rPr>
        <w:t xml:space="preserve"> </w:t>
      </w:r>
      <w:r w:rsidRPr="00BA0F33">
        <w:rPr>
          <w:rFonts w:cs="B Nazanin" w:hint="cs"/>
          <w:rtl/>
        </w:rPr>
        <w:t>از</w:t>
      </w:r>
      <w:r w:rsidRPr="00BA0F33">
        <w:rPr>
          <w:rFonts w:cs="B Nazanin"/>
          <w:rtl/>
        </w:rPr>
        <w:t xml:space="preserve"> </w:t>
      </w:r>
      <w:r w:rsidRPr="00BA0F33">
        <w:rPr>
          <w:rFonts w:cs="B Nazanin" w:hint="cs"/>
          <w:rtl/>
        </w:rPr>
        <w:t>آن</w:t>
      </w:r>
      <w:r w:rsidRPr="00BA0F33">
        <w:rPr>
          <w:rFonts w:cs="B Nazanin"/>
          <w:rtl/>
        </w:rPr>
        <w:t xml:space="preserve"> </w:t>
      </w:r>
      <w:r w:rsidRPr="00BA0F33">
        <w:rPr>
          <w:rFonts w:cs="B Nazanin" w:hint="cs"/>
          <w:rtl/>
        </w:rPr>
        <w:t>مجزا</w:t>
      </w:r>
      <w:r w:rsidRPr="00BA0F33">
        <w:rPr>
          <w:rFonts w:cs="B Nazanin"/>
          <w:rtl/>
        </w:rPr>
        <w:t xml:space="preserve"> </w:t>
      </w:r>
      <w:r w:rsidRPr="00BA0F33">
        <w:rPr>
          <w:rFonts w:cs="B Nazanin" w:hint="cs"/>
          <w:rtl/>
        </w:rPr>
        <w:t>باشد</w:t>
      </w:r>
      <w:r w:rsidRPr="00BA0F33">
        <w:rPr>
          <w:rFonts w:cs="B Nazanin"/>
          <w:rtl/>
        </w:rPr>
        <w:t xml:space="preserve">. </w:t>
      </w:r>
      <w:r w:rsidRPr="00BA0F33">
        <w:rPr>
          <w:rFonts w:cs="B Nazanin" w:hint="cs"/>
          <w:rtl/>
        </w:rPr>
        <w:t>با</w:t>
      </w:r>
      <w:r w:rsidRPr="00BA0F33">
        <w:rPr>
          <w:rFonts w:cs="B Nazanin"/>
          <w:rtl/>
        </w:rPr>
        <w:t xml:space="preserve"> </w:t>
      </w:r>
      <w:r w:rsidRPr="00BA0F33">
        <w:rPr>
          <w:rFonts w:cs="B Nazanin" w:hint="cs"/>
          <w:rtl/>
        </w:rPr>
        <w:t>بررسی</w:t>
      </w:r>
      <w:r w:rsidRPr="00BA0F33">
        <w:rPr>
          <w:rFonts w:cs="B Nazanin"/>
          <w:rtl/>
        </w:rPr>
        <w:t xml:space="preserve"> </w:t>
      </w:r>
      <w:r w:rsidRPr="00BA0F33">
        <w:rPr>
          <w:rFonts w:cs="B Nazanin" w:hint="cs"/>
          <w:rtl/>
        </w:rPr>
        <w:t>هایی</w:t>
      </w:r>
      <w:r w:rsidRPr="00BA0F33">
        <w:rPr>
          <w:rFonts w:cs="B Nazanin"/>
          <w:rtl/>
        </w:rPr>
        <w:t xml:space="preserve"> </w:t>
      </w:r>
      <w:r w:rsidRPr="00BA0F33">
        <w:rPr>
          <w:rFonts w:cs="B Nazanin" w:hint="cs"/>
          <w:rtl/>
        </w:rPr>
        <w:t>که</w:t>
      </w:r>
      <w:r w:rsidRPr="00BA0F33">
        <w:rPr>
          <w:rFonts w:cs="B Nazanin"/>
          <w:rtl/>
        </w:rPr>
        <w:t xml:space="preserve"> </w:t>
      </w:r>
      <w:r w:rsidRPr="00BA0F33">
        <w:rPr>
          <w:rFonts w:cs="B Nazanin" w:hint="cs"/>
          <w:rtl/>
        </w:rPr>
        <w:t>در</w:t>
      </w:r>
      <w:r w:rsidRPr="00BA0F33">
        <w:rPr>
          <w:rFonts w:cs="B Nazanin"/>
          <w:rtl/>
        </w:rPr>
        <w:t xml:space="preserve"> </w:t>
      </w:r>
      <w:r w:rsidRPr="00BA0F33">
        <w:rPr>
          <w:rFonts w:cs="B Nazanin" w:hint="cs"/>
          <w:rtl/>
        </w:rPr>
        <w:t>فضای</w:t>
      </w:r>
      <w:r w:rsidRPr="00BA0F33">
        <w:rPr>
          <w:rFonts w:cs="B Nazanin"/>
          <w:rtl/>
        </w:rPr>
        <w:t xml:space="preserve"> </w:t>
      </w:r>
      <w:r w:rsidRPr="00BA0F33">
        <w:rPr>
          <w:rFonts w:cs="B Nazanin" w:hint="cs"/>
          <w:rtl/>
        </w:rPr>
        <w:t>اینترنت</w:t>
      </w:r>
      <w:r w:rsidRPr="00BA0F33">
        <w:rPr>
          <w:rFonts w:cs="B Nazanin"/>
          <w:rtl/>
        </w:rPr>
        <w:t xml:space="preserve"> </w:t>
      </w:r>
      <w:r w:rsidRPr="00BA0F33">
        <w:rPr>
          <w:rFonts w:cs="B Nazanin" w:hint="cs"/>
          <w:rtl/>
        </w:rPr>
        <w:t>و</w:t>
      </w:r>
      <w:r w:rsidRPr="00BA0F33">
        <w:rPr>
          <w:rFonts w:cs="B Nazanin"/>
          <w:rtl/>
        </w:rPr>
        <w:t xml:space="preserve"> </w:t>
      </w:r>
      <w:r w:rsidRPr="00BA0F33">
        <w:rPr>
          <w:rFonts w:cs="B Nazanin" w:hint="cs"/>
          <w:rtl/>
        </w:rPr>
        <w:t>مباحثه</w:t>
      </w:r>
      <w:r w:rsidRPr="00BA0F33">
        <w:rPr>
          <w:rFonts w:cs="B Nazanin"/>
          <w:rtl/>
        </w:rPr>
        <w:t xml:space="preserve"> </w:t>
      </w:r>
      <w:r w:rsidRPr="00BA0F33">
        <w:rPr>
          <w:rFonts w:cs="B Nazanin" w:hint="cs"/>
          <w:rtl/>
        </w:rPr>
        <w:t>و</w:t>
      </w:r>
      <w:r w:rsidRPr="00BA0F33">
        <w:rPr>
          <w:rFonts w:cs="B Nazanin"/>
          <w:rtl/>
        </w:rPr>
        <w:t xml:space="preserve"> </w:t>
      </w:r>
      <w:r w:rsidRPr="00BA0F33">
        <w:rPr>
          <w:rFonts w:cs="B Nazanin" w:hint="cs"/>
          <w:rtl/>
        </w:rPr>
        <w:t>نظر</w:t>
      </w:r>
      <w:r w:rsidRPr="00BA0F33">
        <w:rPr>
          <w:rFonts w:cs="B Nazanin"/>
          <w:rtl/>
        </w:rPr>
        <w:t xml:space="preserve"> </w:t>
      </w:r>
      <w:r w:rsidRPr="00BA0F33">
        <w:rPr>
          <w:rFonts w:cs="B Nazanin" w:hint="cs"/>
          <w:rtl/>
        </w:rPr>
        <w:t>های</w:t>
      </w:r>
      <w:r w:rsidRPr="00BA0F33">
        <w:rPr>
          <w:rFonts w:cs="B Nazanin"/>
          <w:rtl/>
        </w:rPr>
        <w:t xml:space="preserve"> </w:t>
      </w:r>
      <w:r w:rsidRPr="00BA0F33">
        <w:rPr>
          <w:rFonts w:cs="B Nazanin" w:hint="cs"/>
          <w:rtl/>
        </w:rPr>
        <w:t>دوستان</w:t>
      </w:r>
      <w:r w:rsidRPr="00BA0F33">
        <w:rPr>
          <w:rFonts w:cs="B Nazanin"/>
          <w:rtl/>
        </w:rPr>
        <w:t xml:space="preserve"> </w:t>
      </w:r>
      <w:r w:rsidRPr="00BA0F33">
        <w:rPr>
          <w:rFonts w:cs="B Nazanin" w:hint="cs"/>
          <w:rtl/>
        </w:rPr>
        <w:t>انجام</w:t>
      </w:r>
      <w:r w:rsidRPr="00BA0F33">
        <w:rPr>
          <w:rFonts w:cs="B Nazanin"/>
          <w:rtl/>
        </w:rPr>
        <w:t xml:space="preserve"> </w:t>
      </w:r>
      <w:r w:rsidRPr="00BA0F33">
        <w:rPr>
          <w:rFonts w:cs="B Nazanin" w:hint="cs"/>
          <w:rtl/>
        </w:rPr>
        <w:t>شد</w:t>
      </w:r>
      <w:r w:rsidRPr="00BA0F33">
        <w:rPr>
          <w:rFonts w:cs="B Nazanin"/>
          <w:rtl/>
        </w:rPr>
        <w:t xml:space="preserve"> </w:t>
      </w:r>
      <w:r w:rsidRPr="00BA0F33">
        <w:rPr>
          <w:rFonts w:cs="B Nazanin" w:hint="cs"/>
          <w:rtl/>
        </w:rPr>
        <w:t>،</w:t>
      </w:r>
      <w:r w:rsidRPr="00BA0F33">
        <w:rPr>
          <w:rFonts w:cs="B Nazanin"/>
          <w:rtl/>
        </w:rPr>
        <w:t xml:space="preserve"> </w:t>
      </w:r>
      <w:r w:rsidRPr="00BA0F33">
        <w:rPr>
          <w:rFonts w:cs="B Nazanin" w:hint="cs"/>
          <w:rtl/>
        </w:rPr>
        <w:t>نهایتا</w:t>
      </w:r>
      <w:r w:rsidRPr="00BA0F33">
        <w:rPr>
          <w:rFonts w:cs="B Nazanin"/>
          <w:rtl/>
        </w:rPr>
        <w:t xml:space="preserve"> </w:t>
      </w:r>
      <w:r w:rsidRPr="00BA0F33">
        <w:rPr>
          <w:rFonts w:cs="B Nazanin" w:hint="cs"/>
          <w:rtl/>
        </w:rPr>
        <w:t>تصمیم</w:t>
      </w:r>
      <w:r w:rsidRPr="00BA0F33">
        <w:rPr>
          <w:rFonts w:cs="B Nazanin"/>
          <w:rtl/>
        </w:rPr>
        <w:t xml:space="preserve"> </w:t>
      </w:r>
      <w:r w:rsidRPr="00BA0F33">
        <w:rPr>
          <w:rFonts w:cs="B Nazanin" w:hint="cs"/>
          <w:rtl/>
        </w:rPr>
        <w:t>بر</w:t>
      </w:r>
      <w:r w:rsidRPr="00BA0F33">
        <w:rPr>
          <w:rFonts w:cs="B Nazanin"/>
          <w:rtl/>
        </w:rPr>
        <w:t xml:space="preserve"> </w:t>
      </w:r>
      <w:r w:rsidRPr="00BA0F33">
        <w:rPr>
          <w:rFonts w:cs="B Nazanin" w:hint="cs"/>
          <w:rtl/>
        </w:rPr>
        <w:t>آن</w:t>
      </w:r>
      <w:r w:rsidRPr="00BA0F33">
        <w:rPr>
          <w:rFonts w:cs="B Nazanin"/>
          <w:rtl/>
        </w:rPr>
        <w:t xml:space="preserve"> </w:t>
      </w:r>
      <w:r w:rsidRPr="00BA0F33">
        <w:rPr>
          <w:rFonts w:cs="B Nazanin" w:hint="cs"/>
          <w:rtl/>
        </w:rPr>
        <w:t>شد</w:t>
      </w:r>
      <w:r w:rsidRPr="00BA0F33">
        <w:rPr>
          <w:rFonts w:cs="B Nazanin"/>
          <w:rtl/>
        </w:rPr>
        <w:t xml:space="preserve"> </w:t>
      </w:r>
      <w:r w:rsidRPr="00BA0F33">
        <w:rPr>
          <w:rFonts w:cs="B Nazanin" w:hint="cs"/>
          <w:rtl/>
        </w:rPr>
        <w:t>که</w:t>
      </w:r>
      <w:r w:rsidRPr="00BA0F33">
        <w:rPr>
          <w:rFonts w:cs="B Nazanin"/>
          <w:rtl/>
        </w:rPr>
        <w:t xml:space="preserve"> </w:t>
      </w:r>
      <w:r w:rsidRPr="00BA0F33">
        <w:rPr>
          <w:rFonts w:cs="B Nazanin" w:hint="cs"/>
          <w:rtl/>
        </w:rPr>
        <w:t>برای</w:t>
      </w:r>
      <w:r w:rsidRPr="00BA0F33">
        <w:rPr>
          <w:rFonts w:cs="B Nazanin"/>
          <w:rtl/>
        </w:rPr>
        <w:t xml:space="preserve"> </w:t>
      </w:r>
      <w:r w:rsidRPr="00BA0F33">
        <w:rPr>
          <w:rFonts w:cs="B Nazanin" w:hint="cs"/>
          <w:rtl/>
        </w:rPr>
        <w:t>کاهش</w:t>
      </w:r>
      <w:r w:rsidRPr="00BA0F33">
        <w:rPr>
          <w:rFonts w:cs="B Nazanin"/>
          <w:rtl/>
        </w:rPr>
        <w:t xml:space="preserve"> </w:t>
      </w:r>
      <w:r w:rsidRPr="00BA0F33">
        <w:rPr>
          <w:rFonts w:cs="B Nazanin" w:hint="cs"/>
          <w:rtl/>
        </w:rPr>
        <w:t>پیچیدگی</w:t>
      </w:r>
      <w:r w:rsidRPr="00BA0F33">
        <w:rPr>
          <w:rFonts w:cs="B Nazanin"/>
          <w:rtl/>
        </w:rPr>
        <w:t xml:space="preserve"> </w:t>
      </w:r>
      <w:r w:rsidRPr="00BA0F33">
        <w:rPr>
          <w:rFonts w:cs="B Nazanin" w:hint="cs"/>
          <w:rtl/>
        </w:rPr>
        <w:t>و</w:t>
      </w:r>
      <w:r w:rsidRPr="00BA0F33">
        <w:rPr>
          <w:rFonts w:cs="B Nazanin"/>
          <w:rtl/>
        </w:rPr>
        <w:t xml:space="preserve"> </w:t>
      </w:r>
      <w:r w:rsidRPr="00BA0F33">
        <w:rPr>
          <w:rFonts w:cs="B Nazanin" w:hint="cs"/>
          <w:rtl/>
        </w:rPr>
        <w:t>کاهش</w:t>
      </w:r>
      <w:r w:rsidRPr="00BA0F33">
        <w:rPr>
          <w:rFonts w:cs="B Nazanin"/>
          <w:rtl/>
        </w:rPr>
        <w:t xml:space="preserve"> </w:t>
      </w:r>
      <w:r w:rsidRPr="00BA0F33">
        <w:rPr>
          <w:rFonts w:cs="B Nazanin" w:hint="cs"/>
          <w:rtl/>
        </w:rPr>
        <w:t>بار</w:t>
      </w:r>
      <w:r w:rsidRPr="00BA0F33">
        <w:rPr>
          <w:rFonts w:cs="B Nazanin"/>
          <w:rtl/>
        </w:rPr>
        <w:t xml:space="preserve"> </w:t>
      </w:r>
      <w:r w:rsidRPr="00BA0F33">
        <w:rPr>
          <w:rFonts w:cs="B Nazanin" w:hint="cs"/>
          <w:rtl/>
        </w:rPr>
        <w:t>سرور</w:t>
      </w:r>
      <w:r w:rsidRPr="00BA0F33">
        <w:rPr>
          <w:rFonts w:cs="B Nazanin"/>
          <w:rtl/>
        </w:rPr>
        <w:t xml:space="preserve"> </w:t>
      </w:r>
      <w:r w:rsidRPr="00BA0F33">
        <w:rPr>
          <w:rFonts w:cs="B Nazanin" w:hint="cs"/>
          <w:rtl/>
        </w:rPr>
        <w:t>اصلی</w:t>
      </w:r>
      <w:r w:rsidRPr="00BA0F33">
        <w:rPr>
          <w:rFonts w:cs="B Nazanin"/>
          <w:rtl/>
        </w:rPr>
        <w:t xml:space="preserve"> </w:t>
      </w:r>
      <w:r w:rsidRPr="00BA0F33">
        <w:rPr>
          <w:rFonts w:cs="B Nazanin" w:hint="cs"/>
          <w:rtl/>
        </w:rPr>
        <w:t>،</w:t>
      </w:r>
      <w:r w:rsidRPr="00BA0F33">
        <w:rPr>
          <w:rFonts w:cs="B Nazanin"/>
          <w:rtl/>
        </w:rPr>
        <w:t xml:space="preserve"> </w:t>
      </w:r>
      <w:r w:rsidRPr="00BA0F33">
        <w:rPr>
          <w:rFonts w:cs="B Nazanin" w:hint="cs"/>
          <w:rtl/>
        </w:rPr>
        <w:t>یک</w:t>
      </w:r>
      <w:r w:rsidRPr="00BA0F33">
        <w:rPr>
          <w:rFonts w:cs="B Nazanin"/>
          <w:rtl/>
        </w:rPr>
        <w:t xml:space="preserve"> </w:t>
      </w:r>
      <w:r w:rsidRPr="00BA0F33">
        <w:rPr>
          <w:rFonts w:cs="B Nazanin" w:hint="cs"/>
          <w:rtl/>
        </w:rPr>
        <w:t>سری</w:t>
      </w:r>
      <w:r w:rsidRPr="00BA0F33">
        <w:rPr>
          <w:rFonts w:cs="B Nazanin"/>
          <w:rtl/>
        </w:rPr>
        <w:t xml:space="preserve"> </w:t>
      </w:r>
      <w:r w:rsidRPr="00BA0F33">
        <w:rPr>
          <w:rFonts w:cs="B Nazanin" w:hint="cs"/>
          <w:rtl/>
        </w:rPr>
        <w:t>از</w:t>
      </w:r>
      <w:r w:rsidRPr="00BA0F33">
        <w:rPr>
          <w:rFonts w:cs="B Nazanin"/>
          <w:rtl/>
        </w:rPr>
        <w:t xml:space="preserve"> </w:t>
      </w:r>
      <w:r w:rsidRPr="00BA0F33">
        <w:rPr>
          <w:rFonts w:cs="B Nazanin" w:hint="cs"/>
          <w:rtl/>
        </w:rPr>
        <w:t>افعال</w:t>
      </w:r>
      <w:r w:rsidRPr="00BA0F33">
        <w:rPr>
          <w:rFonts w:cs="B Nazanin"/>
          <w:rtl/>
        </w:rPr>
        <w:t xml:space="preserve"> </w:t>
      </w:r>
      <w:r w:rsidRPr="00BA0F33">
        <w:rPr>
          <w:rFonts w:cs="B Nazanin" w:hint="cs"/>
          <w:rtl/>
        </w:rPr>
        <w:t>و</w:t>
      </w:r>
      <w:r w:rsidRPr="00BA0F33">
        <w:rPr>
          <w:rFonts w:cs="B Nazanin"/>
          <w:rtl/>
        </w:rPr>
        <w:t xml:space="preserve"> </w:t>
      </w:r>
      <w:r w:rsidRPr="00BA0F33">
        <w:rPr>
          <w:rFonts w:cs="B Nazanin" w:hint="cs"/>
          <w:rtl/>
        </w:rPr>
        <w:t>اعمال</w:t>
      </w:r>
      <w:r w:rsidRPr="00BA0F33">
        <w:rPr>
          <w:rFonts w:cs="B Nazanin"/>
          <w:rtl/>
        </w:rPr>
        <w:t xml:space="preserve"> </w:t>
      </w:r>
      <w:r w:rsidRPr="00BA0F33">
        <w:rPr>
          <w:rFonts w:cs="B Nazanin"/>
        </w:rPr>
        <w:t>Logical</w:t>
      </w:r>
      <w:r w:rsidRPr="00BA0F33">
        <w:rPr>
          <w:rFonts w:cs="B Nazanin"/>
          <w:rtl/>
        </w:rPr>
        <w:t xml:space="preserve"> </w:t>
      </w:r>
      <w:r w:rsidRPr="00BA0F33">
        <w:rPr>
          <w:rFonts w:cs="B Nazanin" w:hint="cs"/>
          <w:rtl/>
        </w:rPr>
        <w:t>را</w:t>
      </w:r>
      <w:r w:rsidRPr="00BA0F33">
        <w:rPr>
          <w:rFonts w:cs="B Nazanin"/>
          <w:rtl/>
        </w:rPr>
        <w:t xml:space="preserve"> </w:t>
      </w:r>
      <w:r w:rsidRPr="00BA0F33">
        <w:rPr>
          <w:rFonts w:cs="B Nazanin" w:hint="cs"/>
          <w:rtl/>
        </w:rPr>
        <w:t>بر</w:t>
      </w:r>
      <w:r w:rsidRPr="00BA0F33">
        <w:rPr>
          <w:rFonts w:cs="B Nazanin"/>
          <w:rtl/>
        </w:rPr>
        <w:t xml:space="preserve"> </w:t>
      </w:r>
      <w:r w:rsidRPr="00BA0F33">
        <w:rPr>
          <w:rFonts w:cs="B Nazanin"/>
        </w:rPr>
        <w:t>UI</w:t>
      </w:r>
      <w:r w:rsidRPr="00BA0F33">
        <w:rPr>
          <w:rFonts w:cs="B Nazanin"/>
          <w:rtl/>
        </w:rPr>
        <w:t xml:space="preserve"> </w:t>
      </w:r>
      <w:r w:rsidRPr="00BA0F33">
        <w:rPr>
          <w:rFonts w:cs="B Nazanin" w:hint="cs"/>
          <w:rtl/>
        </w:rPr>
        <w:t>محول</w:t>
      </w:r>
      <w:r w:rsidRPr="00BA0F33">
        <w:rPr>
          <w:rFonts w:cs="B Nazanin"/>
          <w:rtl/>
        </w:rPr>
        <w:t xml:space="preserve"> </w:t>
      </w:r>
      <w:r w:rsidRPr="00BA0F33">
        <w:rPr>
          <w:rFonts w:cs="B Nazanin" w:hint="cs"/>
          <w:rtl/>
        </w:rPr>
        <w:t>نماییم</w:t>
      </w:r>
      <w:r w:rsidRPr="00BA0F33">
        <w:rPr>
          <w:rFonts w:cs="B Nazanin"/>
          <w:rtl/>
        </w:rPr>
        <w:t xml:space="preserve"> </w:t>
      </w:r>
      <w:r w:rsidRPr="00BA0F33">
        <w:rPr>
          <w:rFonts w:cs="B Nazanin" w:hint="cs"/>
          <w:rtl/>
        </w:rPr>
        <w:t>که</w:t>
      </w:r>
      <w:r w:rsidRPr="00BA0F33">
        <w:rPr>
          <w:rFonts w:cs="B Nazanin"/>
          <w:rtl/>
        </w:rPr>
        <w:t xml:space="preserve"> </w:t>
      </w:r>
      <w:r w:rsidRPr="00BA0F33">
        <w:rPr>
          <w:rFonts w:cs="B Nazanin" w:hint="cs"/>
          <w:rtl/>
        </w:rPr>
        <w:t>جزئی</w:t>
      </w:r>
      <w:r w:rsidRPr="00BA0F33">
        <w:rPr>
          <w:rFonts w:cs="B Nazanin"/>
          <w:rtl/>
        </w:rPr>
        <w:t xml:space="preserve"> </w:t>
      </w:r>
      <w:r w:rsidRPr="00BA0F33">
        <w:rPr>
          <w:rFonts w:cs="B Nazanin" w:hint="cs"/>
          <w:rtl/>
        </w:rPr>
        <w:t>بود</w:t>
      </w:r>
      <w:r w:rsidRPr="00BA0F33">
        <w:rPr>
          <w:rFonts w:cs="B Nazanin"/>
          <w:rtl/>
        </w:rPr>
        <w:t>.</w:t>
      </w:r>
    </w:p>
    <w:p w:rsidR="002E211B" w:rsidRPr="002E211B" w:rsidRDefault="002E211B" w:rsidP="002E211B">
      <w:pPr>
        <w:pStyle w:val="ListParagraph"/>
        <w:rPr>
          <w:rFonts w:cs="B Nazanin"/>
          <w:rtl/>
        </w:rPr>
      </w:pPr>
    </w:p>
    <w:p w:rsidR="007179E6" w:rsidRPr="002E211B" w:rsidRDefault="00F54C80" w:rsidP="002E211B">
      <w:pPr>
        <w:pStyle w:val="ListParagraph"/>
        <w:numPr>
          <w:ilvl w:val="4"/>
          <w:numId w:val="46"/>
        </w:numPr>
        <w:rPr>
          <w:rFonts w:cs="B Nazanin"/>
          <w:rtl/>
        </w:rPr>
      </w:pPr>
      <w:r w:rsidRPr="002E211B">
        <w:rPr>
          <w:rFonts w:cs="B Nazanin" w:hint="cs"/>
          <w:rtl/>
        </w:rPr>
        <w:t>سپس</w:t>
      </w:r>
      <w:r w:rsidRPr="002E211B">
        <w:rPr>
          <w:rFonts w:cs="B Nazanin"/>
          <w:rtl/>
        </w:rPr>
        <w:t xml:space="preserve"> </w:t>
      </w:r>
      <w:r w:rsidRPr="002E211B">
        <w:rPr>
          <w:rFonts w:cs="B Nazanin" w:hint="cs"/>
          <w:rtl/>
        </w:rPr>
        <w:t>درمورد</w:t>
      </w:r>
      <w:r w:rsidRPr="002E211B">
        <w:rPr>
          <w:rFonts w:cs="B Nazanin"/>
          <w:rtl/>
        </w:rPr>
        <w:t xml:space="preserve"> </w:t>
      </w:r>
      <w:r w:rsidRPr="002E211B">
        <w:rPr>
          <w:rFonts w:cs="B Nazanin"/>
        </w:rPr>
        <w:t>component diagram</w:t>
      </w:r>
      <w:r w:rsidRPr="002E211B">
        <w:rPr>
          <w:rFonts w:cs="B Nazanin"/>
          <w:rtl/>
        </w:rPr>
        <w:t xml:space="preserve"> </w:t>
      </w:r>
      <w:r w:rsidRPr="002E211B">
        <w:rPr>
          <w:rFonts w:cs="B Nazanin" w:hint="cs"/>
          <w:rtl/>
        </w:rPr>
        <w:t>صحبت</w:t>
      </w:r>
      <w:r w:rsidRPr="002E211B">
        <w:rPr>
          <w:rFonts w:cs="B Nazanin"/>
          <w:rtl/>
        </w:rPr>
        <w:t xml:space="preserve"> </w:t>
      </w:r>
      <w:r w:rsidRPr="002E211B">
        <w:rPr>
          <w:rFonts w:cs="B Nazanin" w:hint="cs"/>
          <w:rtl/>
        </w:rPr>
        <w:t>کردیم</w:t>
      </w:r>
      <w:r w:rsidRPr="002E211B">
        <w:rPr>
          <w:rFonts w:cs="B Nazanin"/>
          <w:rtl/>
        </w:rPr>
        <w:t xml:space="preserve"> </w:t>
      </w:r>
      <w:r w:rsidRPr="002E211B">
        <w:rPr>
          <w:rFonts w:cs="B Nazanin" w:hint="cs"/>
          <w:rtl/>
        </w:rPr>
        <w:t>که</w:t>
      </w:r>
      <w:r w:rsidRPr="002E211B">
        <w:rPr>
          <w:rFonts w:cs="B Nazanin"/>
          <w:rtl/>
        </w:rPr>
        <w:t xml:space="preserve"> </w:t>
      </w:r>
      <w:r w:rsidRPr="002E211B">
        <w:rPr>
          <w:rFonts w:cs="B Nazanin" w:hint="cs"/>
          <w:rtl/>
        </w:rPr>
        <w:t>در</w:t>
      </w:r>
      <w:r w:rsidRPr="002E211B">
        <w:rPr>
          <w:rFonts w:cs="B Nazanin"/>
          <w:rtl/>
        </w:rPr>
        <w:t xml:space="preserve"> </w:t>
      </w:r>
      <w:r w:rsidRPr="002E211B">
        <w:rPr>
          <w:rFonts w:cs="B Nazanin" w:hint="cs"/>
          <w:rtl/>
        </w:rPr>
        <w:t>ابتدا</w:t>
      </w:r>
      <w:r w:rsidRPr="002E211B">
        <w:rPr>
          <w:rFonts w:cs="B Nazanin"/>
          <w:rtl/>
        </w:rPr>
        <w:t xml:space="preserve"> </w:t>
      </w:r>
      <w:r w:rsidRPr="002E211B">
        <w:rPr>
          <w:rFonts w:cs="B Nazanin" w:hint="cs"/>
          <w:rtl/>
        </w:rPr>
        <w:t>دارای</w:t>
      </w:r>
      <w:r w:rsidRPr="002E211B">
        <w:rPr>
          <w:rFonts w:cs="B Nazanin"/>
          <w:rtl/>
        </w:rPr>
        <w:t xml:space="preserve"> </w:t>
      </w:r>
      <w:r w:rsidRPr="002E211B">
        <w:rPr>
          <w:rFonts w:cs="B Nazanin" w:hint="cs"/>
          <w:rtl/>
        </w:rPr>
        <w:t>دو</w:t>
      </w:r>
      <w:r w:rsidRPr="002E211B">
        <w:rPr>
          <w:rFonts w:cs="B Nazanin"/>
          <w:rtl/>
        </w:rPr>
        <w:t xml:space="preserve"> </w:t>
      </w:r>
      <w:r w:rsidRPr="002E211B">
        <w:rPr>
          <w:rFonts w:cs="B Nazanin" w:hint="cs"/>
          <w:rtl/>
        </w:rPr>
        <w:t>کامپوننت</w:t>
      </w:r>
      <w:r w:rsidRPr="002E211B">
        <w:rPr>
          <w:rFonts w:cs="B Nazanin"/>
          <w:rtl/>
        </w:rPr>
        <w:t xml:space="preserve"> </w:t>
      </w:r>
      <w:r w:rsidRPr="002E211B">
        <w:rPr>
          <w:rFonts w:cs="B Nazanin" w:hint="cs"/>
          <w:rtl/>
        </w:rPr>
        <w:t>نسبتا</w:t>
      </w:r>
      <w:r w:rsidRPr="002E211B">
        <w:rPr>
          <w:rFonts w:cs="B Nazanin"/>
          <w:rtl/>
        </w:rPr>
        <w:t xml:space="preserve"> </w:t>
      </w:r>
      <w:r w:rsidRPr="002E211B">
        <w:rPr>
          <w:rFonts w:cs="B Nazanin" w:hint="cs"/>
          <w:rtl/>
        </w:rPr>
        <w:t>شبیه</w:t>
      </w:r>
      <w:r w:rsidRPr="002E211B">
        <w:rPr>
          <w:rFonts w:cs="B Nazanin"/>
          <w:rtl/>
        </w:rPr>
        <w:t xml:space="preserve"> </w:t>
      </w:r>
      <w:r w:rsidRPr="002E211B">
        <w:rPr>
          <w:rFonts w:cs="B Nazanin" w:hint="cs"/>
          <w:rtl/>
        </w:rPr>
        <w:t>به</w:t>
      </w:r>
      <w:r w:rsidRPr="002E211B">
        <w:rPr>
          <w:rFonts w:cs="B Nazanin"/>
          <w:rtl/>
        </w:rPr>
        <w:t xml:space="preserve"> </w:t>
      </w:r>
      <w:r w:rsidRPr="002E211B">
        <w:rPr>
          <w:rFonts w:cs="B Nazanin" w:hint="cs"/>
          <w:rtl/>
        </w:rPr>
        <w:t>هم</w:t>
      </w:r>
      <w:r w:rsidRPr="002E211B">
        <w:rPr>
          <w:rFonts w:cs="B Nazanin"/>
          <w:rtl/>
        </w:rPr>
        <w:t xml:space="preserve"> </w:t>
      </w:r>
      <w:r w:rsidRPr="002E211B">
        <w:rPr>
          <w:rFonts w:cs="B Nazanin" w:hint="cs"/>
          <w:rtl/>
        </w:rPr>
        <w:t>یعنی</w:t>
      </w:r>
      <w:r w:rsidRPr="002E211B">
        <w:rPr>
          <w:rFonts w:cs="B Nazanin"/>
          <w:rtl/>
        </w:rPr>
        <w:t xml:space="preserve"> </w:t>
      </w:r>
      <w:r w:rsidRPr="002E211B">
        <w:rPr>
          <w:rFonts w:cs="B Nazanin"/>
        </w:rPr>
        <w:t>order service</w:t>
      </w:r>
      <w:r w:rsidRPr="002E211B">
        <w:rPr>
          <w:rFonts w:cs="B Nazanin"/>
          <w:rtl/>
        </w:rPr>
        <w:t xml:space="preserve"> </w:t>
      </w:r>
      <w:r w:rsidRPr="002E211B">
        <w:rPr>
          <w:rFonts w:cs="B Nazanin" w:hint="cs"/>
          <w:rtl/>
        </w:rPr>
        <w:t>و</w:t>
      </w:r>
      <w:r w:rsidRPr="002E211B">
        <w:rPr>
          <w:rFonts w:cs="B Nazanin"/>
          <w:rtl/>
        </w:rPr>
        <w:t xml:space="preserve"> </w:t>
      </w:r>
      <w:r w:rsidRPr="002E211B">
        <w:rPr>
          <w:rFonts w:cs="B Nazanin"/>
        </w:rPr>
        <w:t>add order</w:t>
      </w:r>
      <w:r w:rsidRPr="002E211B">
        <w:rPr>
          <w:rFonts w:cs="B Nazanin"/>
          <w:rtl/>
        </w:rPr>
        <w:t xml:space="preserve"> </w:t>
      </w:r>
      <w:r w:rsidRPr="002E211B">
        <w:rPr>
          <w:rFonts w:cs="B Nazanin" w:hint="cs"/>
          <w:rtl/>
        </w:rPr>
        <w:t>بود</w:t>
      </w:r>
      <w:r w:rsidRPr="002E211B">
        <w:rPr>
          <w:rFonts w:cs="B Nazanin"/>
          <w:rtl/>
        </w:rPr>
        <w:t xml:space="preserve">. </w:t>
      </w:r>
      <w:r w:rsidRPr="002E211B">
        <w:rPr>
          <w:rFonts w:cs="B Nazanin" w:hint="cs"/>
          <w:rtl/>
        </w:rPr>
        <w:t>اولی</w:t>
      </w:r>
      <w:r w:rsidRPr="002E211B">
        <w:rPr>
          <w:rFonts w:cs="B Nazanin"/>
          <w:rtl/>
        </w:rPr>
        <w:t xml:space="preserve"> </w:t>
      </w:r>
      <w:r w:rsidRPr="002E211B">
        <w:rPr>
          <w:rFonts w:cs="B Nazanin" w:hint="cs"/>
          <w:rtl/>
        </w:rPr>
        <w:t>برای</w:t>
      </w:r>
      <w:r w:rsidRPr="002E211B">
        <w:rPr>
          <w:rFonts w:cs="B Nazanin"/>
          <w:rtl/>
        </w:rPr>
        <w:t xml:space="preserve"> </w:t>
      </w:r>
      <w:r w:rsidRPr="002E211B">
        <w:rPr>
          <w:rFonts w:cs="B Nazanin" w:hint="cs"/>
          <w:rtl/>
        </w:rPr>
        <w:t>اعمالی</w:t>
      </w:r>
      <w:r w:rsidRPr="002E211B">
        <w:rPr>
          <w:rFonts w:cs="B Nazanin"/>
          <w:rtl/>
        </w:rPr>
        <w:t xml:space="preserve"> </w:t>
      </w:r>
      <w:r w:rsidRPr="002E211B">
        <w:rPr>
          <w:rFonts w:cs="B Nazanin" w:hint="cs"/>
          <w:rtl/>
        </w:rPr>
        <w:t>بود</w:t>
      </w:r>
      <w:r w:rsidRPr="002E211B">
        <w:rPr>
          <w:rFonts w:cs="B Nazanin"/>
          <w:rtl/>
        </w:rPr>
        <w:t xml:space="preserve"> </w:t>
      </w:r>
      <w:r w:rsidRPr="002E211B">
        <w:rPr>
          <w:rFonts w:cs="B Nazanin" w:hint="cs"/>
          <w:rtl/>
        </w:rPr>
        <w:t>که</w:t>
      </w:r>
      <w:r w:rsidRPr="002E211B">
        <w:rPr>
          <w:rFonts w:cs="B Nazanin"/>
          <w:rtl/>
        </w:rPr>
        <w:t xml:space="preserve"> </w:t>
      </w:r>
      <w:r w:rsidRPr="002E211B">
        <w:rPr>
          <w:rFonts w:cs="B Nazanin" w:hint="cs"/>
          <w:rtl/>
        </w:rPr>
        <w:t>بین</w:t>
      </w:r>
      <w:r w:rsidRPr="002E211B">
        <w:rPr>
          <w:rFonts w:cs="B Nazanin"/>
          <w:rtl/>
        </w:rPr>
        <w:t xml:space="preserve"> </w:t>
      </w:r>
      <w:r w:rsidRPr="002E211B">
        <w:rPr>
          <w:rFonts w:cs="B Nazanin" w:hint="cs"/>
          <w:rtl/>
        </w:rPr>
        <w:t>خود</w:t>
      </w:r>
      <w:r w:rsidRPr="002E211B">
        <w:rPr>
          <w:rFonts w:cs="B Nazanin"/>
          <w:rtl/>
        </w:rPr>
        <w:t xml:space="preserve"> </w:t>
      </w:r>
      <w:r w:rsidRPr="002E211B">
        <w:rPr>
          <w:rFonts w:cs="B Nazanin" w:hint="cs"/>
          <w:rtl/>
        </w:rPr>
        <w:t>کارمندان</w:t>
      </w:r>
      <w:r w:rsidRPr="002E211B">
        <w:rPr>
          <w:rFonts w:cs="B Nazanin"/>
          <w:rtl/>
        </w:rPr>
        <w:t xml:space="preserve"> </w:t>
      </w:r>
      <w:r w:rsidRPr="002E211B">
        <w:rPr>
          <w:rFonts w:cs="B Nazanin" w:hint="cs"/>
          <w:rtl/>
        </w:rPr>
        <w:t>شرکت</w:t>
      </w:r>
      <w:r w:rsidRPr="002E211B">
        <w:rPr>
          <w:rFonts w:cs="B Nazanin"/>
          <w:rtl/>
        </w:rPr>
        <w:t xml:space="preserve"> </w:t>
      </w:r>
      <w:r w:rsidRPr="002E211B">
        <w:rPr>
          <w:rFonts w:cs="B Nazanin" w:hint="cs"/>
          <w:rtl/>
        </w:rPr>
        <w:t>یا</w:t>
      </w:r>
      <w:r w:rsidRPr="002E211B">
        <w:rPr>
          <w:rFonts w:cs="B Nazanin"/>
          <w:rtl/>
        </w:rPr>
        <w:t xml:space="preserve"> </w:t>
      </w:r>
      <w:r w:rsidRPr="002E211B">
        <w:rPr>
          <w:rFonts w:cs="B Nazanin" w:hint="cs"/>
          <w:rtl/>
        </w:rPr>
        <w:t>رستوران</w:t>
      </w:r>
      <w:r w:rsidRPr="002E211B">
        <w:rPr>
          <w:rFonts w:cs="B Nazanin"/>
          <w:rtl/>
        </w:rPr>
        <w:t xml:space="preserve"> </w:t>
      </w:r>
      <w:r w:rsidRPr="002E211B">
        <w:rPr>
          <w:rFonts w:cs="B Nazanin" w:hint="cs"/>
          <w:rtl/>
        </w:rPr>
        <w:t>انجام</w:t>
      </w:r>
      <w:r w:rsidRPr="002E211B">
        <w:rPr>
          <w:rFonts w:cs="B Nazanin"/>
          <w:rtl/>
        </w:rPr>
        <w:t xml:space="preserve"> </w:t>
      </w:r>
      <w:r w:rsidRPr="002E211B">
        <w:rPr>
          <w:rFonts w:cs="B Nazanin" w:hint="cs"/>
          <w:rtl/>
        </w:rPr>
        <w:t>میشد</w:t>
      </w:r>
      <w:r w:rsidRPr="002E211B">
        <w:rPr>
          <w:rFonts w:cs="B Nazanin"/>
          <w:rtl/>
        </w:rPr>
        <w:t xml:space="preserve"> </w:t>
      </w:r>
      <w:r w:rsidRPr="002E211B">
        <w:rPr>
          <w:rFonts w:cs="B Nazanin" w:hint="cs"/>
          <w:rtl/>
        </w:rPr>
        <w:t>برای</w:t>
      </w:r>
      <w:r w:rsidRPr="002E211B">
        <w:rPr>
          <w:rFonts w:cs="B Nazanin"/>
          <w:rtl/>
        </w:rPr>
        <w:t xml:space="preserve"> </w:t>
      </w:r>
      <w:r w:rsidRPr="002E211B">
        <w:rPr>
          <w:rFonts w:cs="B Nazanin" w:hint="cs"/>
          <w:rtl/>
        </w:rPr>
        <w:t>اینکه</w:t>
      </w:r>
      <w:r w:rsidRPr="002E211B">
        <w:rPr>
          <w:rFonts w:cs="B Nazanin"/>
          <w:rtl/>
        </w:rPr>
        <w:t xml:space="preserve"> </w:t>
      </w:r>
      <w:r w:rsidRPr="002E211B">
        <w:rPr>
          <w:rFonts w:cs="B Nazanin" w:hint="cs"/>
          <w:rtl/>
        </w:rPr>
        <w:t>یک</w:t>
      </w:r>
      <w:r w:rsidRPr="002E211B">
        <w:rPr>
          <w:rFonts w:cs="B Nazanin"/>
          <w:rtl/>
        </w:rPr>
        <w:t xml:space="preserve"> </w:t>
      </w:r>
      <w:r w:rsidRPr="002E211B">
        <w:rPr>
          <w:rFonts w:cs="B Nazanin" w:hint="cs"/>
          <w:rtl/>
        </w:rPr>
        <w:t>سفارش</w:t>
      </w:r>
      <w:r w:rsidRPr="002E211B">
        <w:rPr>
          <w:rFonts w:cs="B Nazanin"/>
          <w:rtl/>
        </w:rPr>
        <w:t xml:space="preserve"> </w:t>
      </w:r>
      <w:r w:rsidRPr="002E211B">
        <w:rPr>
          <w:rFonts w:cs="B Nazanin" w:hint="cs"/>
          <w:rtl/>
        </w:rPr>
        <w:t>به</w:t>
      </w:r>
      <w:r w:rsidRPr="002E211B">
        <w:rPr>
          <w:rFonts w:cs="B Nazanin"/>
          <w:rtl/>
        </w:rPr>
        <w:t xml:space="preserve"> </w:t>
      </w:r>
      <w:r w:rsidRPr="002E211B">
        <w:rPr>
          <w:rFonts w:cs="B Nazanin" w:hint="cs"/>
          <w:rtl/>
        </w:rPr>
        <w:t>دست</w:t>
      </w:r>
      <w:r w:rsidRPr="002E211B">
        <w:rPr>
          <w:rFonts w:cs="B Nazanin"/>
          <w:rtl/>
        </w:rPr>
        <w:t xml:space="preserve"> </w:t>
      </w:r>
      <w:r w:rsidRPr="002E211B">
        <w:rPr>
          <w:rFonts w:cs="B Nazanin" w:hint="cs"/>
          <w:rtl/>
        </w:rPr>
        <w:t>مشتری</w:t>
      </w:r>
      <w:r w:rsidRPr="002E211B">
        <w:rPr>
          <w:rFonts w:cs="B Nazanin"/>
          <w:rtl/>
        </w:rPr>
        <w:t xml:space="preserve"> </w:t>
      </w:r>
      <w:r w:rsidRPr="002E211B">
        <w:rPr>
          <w:rFonts w:cs="B Nazanin" w:hint="cs"/>
          <w:rtl/>
        </w:rPr>
        <w:t>برسد</w:t>
      </w:r>
      <w:r w:rsidRPr="002E211B">
        <w:rPr>
          <w:rFonts w:cs="B Nazanin"/>
          <w:rtl/>
        </w:rPr>
        <w:t xml:space="preserve"> </w:t>
      </w:r>
      <w:r w:rsidRPr="002E211B">
        <w:rPr>
          <w:rFonts w:cs="B Nazanin" w:hint="cs"/>
          <w:rtl/>
        </w:rPr>
        <w:t>و</w:t>
      </w:r>
      <w:r w:rsidRPr="002E211B">
        <w:rPr>
          <w:rFonts w:cs="B Nazanin"/>
          <w:rtl/>
        </w:rPr>
        <w:t xml:space="preserve"> </w:t>
      </w:r>
      <w:r w:rsidRPr="002E211B">
        <w:rPr>
          <w:rFonts w:cs="B Nazanin" w:hint="cs"/>
          <w:rtl/>
        </w:rPr>
        <w:t>پروسه</w:t>
      </w:r>
      <w:r w:rsidRPr="002E211B">
        <w:rPr>
          <w:rFonts w:cs="B Nazanin"/>
          <w:rtl/>
        </w:rPr>
        <w:t xml:space="preserve"> </w:t>
      </w:r>
      <w:r w:rsidRPr="002E211B">
        <w:rPr>
          <w:rFonts w:cs="B Nazanin" w:hint="cs"/>
          <w:rtl/>
        </w:rPr>
        <w:t>اتمام</w:t>
      </w:r>
      <w:r w:rsidRPr="002E211B">
        <w:rPr>
          <w:rFonts w:cs="B Nazanin"/>
          <w:rtl/>
        </w:rPr>
        <w:t xml:space="preserve"> </w:t>
      </w:r>
      <w:r w:rsidRPr="002E211B">
        <w:rPr>
          <w:rFonts w:cs="B Nazanin" w:hint="cs"/>
          <w:rtl/>
        </w:rPr>
        <w:t>شود</w:t>
      </w:r>
      <w:r w:rsidRPr="002E211B">
        <w:rPr>
          <w:rFonts w:cs="B Nazanin"/>
          <w:rtl/>
        </w:rPr>
        <w:t xml:space="preserve"> </w:t>
      </w:r>
      <w:r w:rsidRPr="002E211B">
        <w:rPr>
          <w:rFonts w:cs="B Nazanin" w:hint="cs"/>
          <w:rtl/>
        </w:rPr>
        <w:t>و</w:t>
      </w:r>
      <w:r w:rsidRPr="002E211B">
        <w:rPr>
          <w:rFonts w:cs="B Nazanin"/>
          <w:rtl/>
        </w:rPr>
        <w:t xml:space="preserve"> </w:t>
      </w:r>
      <w:r w:rsidRPr="002E211B">
        <w:rPr>
          <w:rFonts w:cs="B Nazanin" w:hint="cs"/>
          <w:rtl/>
        </w:rPr>
        <w:t>دومی</w:t>
      </w:r>
      <w:r w:rsidRPr="002E211B">
        <w:rPr>
          <w:rFonts w:cs="B Nazanin"/>
          <w:rtl/>
        </w:rPr>
        <w:t xml:space="preserve"> </w:t>
      </w:r>
      <w:r w:rsidRPr="002E211B">
        <w:rPr>
          <w:rFonts w:cs="B Nazanin" w:hint="cs"/>
          <w:rtl/>
        </w:rPr>
        <w:t>برای</w:t>
      </w:r>
      <w:r w:rsidRPr="002E211B">
        <w:rPr>
          <w:rFonts w:cs="B Nazanin"/>
          <w:rtl/>
        </w:rPr>
        <w:t xml:space="preserve"> </w:t>
      </w:r>
      <w:r w:rsidRPr="002E211B">
        <w:rPr>
          <w:rFonts w:cs="B Nazanin" w:hint="cs"/>
          <w:rtl/>
        </w:rPr>
        <w:t>آن</w:t>
      </w:r>
      <w:r w:rsidRPr="002E211B">
        <w:rPr>
          <w:rFonts w:cs="B Nazanin"/>
          <w:rtl/>
        </w:rPr>
        <w:t xml:space="preserve"> </w:t>
      </w:r>
      <w:r w:rsidRPr="002E211B">
        <w:rPr>
          <w:rFonts w:cs="B Nazanin" w:hint="cs"/>
          <w:rtl/>
        </w:rPr>
        <w:t>بود</w:t>
      </w:r>
      <w:r w:rsidRPr="002E211B">
        <w:rPr>
          <w:rFonts w:cs="B Nazanin"/>
          <w:rtl/>
        </w:rPr>
        <w:t xml:space="preserve"> </w:t>
      </w:r>
      <w:r w:rsidRPr="002E211B">
        <w:rPr>
          <w:rFonts w:cs="B Nazanin" w:hint="cs"/>
          <w:rtl/>
        </w:rPr>
        <w:t>که</w:t>
      </w:r>
      <w:r w:rsidRPr="002E211B">
        <w:rPr>
          <w:rFonts w:cs="B Nazanin"/>
          <w:rtl/>
        </w:rPr>
        <w:t xml:space="preserve"> </w:t>
      </w:r>
      <w:r w:rsidRPr="002E211B">
        <w:rPr>
          <w:rFonts w:cs="B Nazanin" w:hint="cs"/>
          <w:rtl/>
        </w:rPr>
        <w:t>مشتری</w:t>
      </w:r>
      <w:r w:rsidRPr="002E211B">
        <w:rPr>
          <w:rFonts w:cs="B Nazanin"/>
          <w:rtl/>
        </w:rPr>
        <w:t xml:space="preserve"> </w:t>
      </w:r>
      <w:r w:rsidRPr="002E211B">
        <w:rPr>
          <w:rFonts w:cs="B Nazanin" w:hint="cs"/>
          <w:rtl/>
        </w:rPr>
        <w:t>یک</w:t>
      </w:r>
      <w:r w:rsidRPr="002E211B">
        <w:rPr>
          <w:rFonts w:cs="B Nazanin"/>
          <w:rtl/>
        </w:rPr>
        <w:t xml:space="preserve"> </w:t>
      </w:r>
      <w:r w:rsidRPr="002E211B">
        <w:rPr>
          <w:rFonts w:cs="B Nazanin" w:hint="cs"/>
          <w:rtl/>
        </w:rPr>
        <w:t>سفارش</w:t>
      </w:r>
      <w:r w:rsidRPr="002E211B">
        <w:rPr>
          <w:rFonts w:cs="B Nazanin"/>
          <w:rtl/>
        </w:rPr>
        <w:t xml:space="preserve"> </w:t>
      </w:r>
      <w:r w:rsidRPr="002E211B">
        <w:rPr>
          <w:rFonts w:cs="B Nazanin" w:hint="cs"/>
          <w:rtl/>
        </w:rPr>
        <w:t>را</w:t>
      </w:r>
      <w:r w:rsidRPr="002E211B">
        <w:rPr>
          <w:rFonts w:cs="B Nazanin"/>
          <w:rtl/>
        </w:rPr>
        <w:t xml:space="preserve"> </w:t>
      </w:r>
      <w:r w:rsidRPr="002E211B">
        <w:rPr>
          <w:rFonts w:cs="B Nazanin" w:hint="cs"/>
          <w:rtl/>
        </w:rPr>
        <w:t>به</w:t>
      </w:r>
      <w:r w:rsidRPr="002E211B">
        <w:rPr>
          <w:rFonts w:cs="B Nazanin"/>
          <w:rtl/>
        </w:rPr>
        <w:t xml:space="preserve"> </w:t>
      </w:r>
      <w:r w:rsidRPr="002E211B">
        <w:rPr>
          <w:rFonts w:cs="B Nazanin" w:hint="cs"/>
          <w:rtl/>
        </w:rPr>
        <w:t>شرکت</w:t>
      </w:r>
      <w:r w:rsidRPr="002E211B">
        <w:rPr>
          <w:rFonts w:cs="B Nazanin"/>
          <w:rtl/>
        </w:rPr>
        <w:t xml:space="preserve"> </w:t>
      </w:r>
      <w:r w:rsidRPr="002E211B">
        <w:rPr>
          <w:rFonts w:cs="B Nazanin" w:hint="cs"/>
          <w:rtl/>
        </w:rPr>
        <w:t>یا</w:t>
      </w:r>
      <w:r w:rsidRPr="002E211B">
        <w:rPr>
          <w:rFonts w:cs="B Nazanin"/>
          <w:rtl/>
        </w:rPr>
        <w:t xml:space="preserve"> </w:t>
      </w:r>
      <w:r w:rsidRPr="002E211B">
        <w:rPr>
          <w:rFonts w:cs="B Nazanin" w:hint="cs"/>
          <w:rtl/>
        </w:rPr>
        <w:t>رستوران</w:t>
      </w:r>
      <w:r w:rsidRPr="002E211B">
        <w:rPr>
          <w:rFonts w:cs="B Nazanin"/>
          <w:rtl/>
        </w:rPr>
        <w:t xml:space="preserve"> </w:t>
      </w:r>
      <w:r w:rsidRPr="002E211B">
        <w:rPr>
          <w:rFonts w:cs="B Nazanin" w:hint="cs"/>
          <w:rtl/>
        </w:rPr>
        <w:t>بفرستند</w:t>
      </w:r>
      <w:r w:rsidRPr="002E211B">
        <w:rPr>
          <w:rFonts w:cs="B Nazanin"/>
          <w:rtl/>
        </w:rPr>
        <w:t xml:space="preserve"> </w:t>
      </w:r>
      <w:r w:rsidRPr="002E211B">
        <w:rPr>
          <w:rFonts w:cs="B Nazanin" w:hint="cs"/>
          <w:rtl/>
        </w:rPr>
        <w:t>و</w:t>
      </w:r>
      <w:r w:rsidRPr="002E211B">
        <w:rPr>
          <w:rFonts w:cs="B Nazanin"/>
          <w:rtl/>
        </w:rPr>
        <w:t xml:space="preserve"> </w:t>
      </w:r>
      <w:r w:rsidRPr="002E211B">
        <w:rPr>
          <w:rFonts w:cs="B Nazanin" w:hint="cs"/>
          <w:rtl/>
        </w:rPr>
        <w:t>از</w:t>
      </w:r>
      <w:r w:rsidRPr="002E211B">
        <w:rPr>
          <w:rFonts w:cs="B Nazanin"/>
          <w:rtl/>
        </w:rPr>
        <w:t xml:space="preserve"> </w:t>
      </w:r>
      <w:r w:rsidRPr="002E211B">
        <w:rPr>
          <w:rFonts w:cs="B Nazanin" w:hint="cs"/>
          <w:rtl/>
        </w:rPr>
        <w:t>آن</w:t>
      </w:r>
      <w:r w:rsidRPr="002E211B">
        <w:rPr>
          <w:rFonts w:cs="B Nazanin"/>
          <w:rtl/>
        </w:rPr>
        <w:t xml:space="preserve"> </w:t>
      </w:r>
      <w:r w:rsidRPr="002E211B">
        <w:rPr>
          <w:rFonts w:cs="B Nazanin" w:hint="cs"/>
          <w:rtl/>
        </w:rPr>
        <w:t>بخواهد</w:t>
      </w:r>
      <w:r w:rsidRPr="002E211B">
        <w:rPr>
          <w:rFonts w:cs="B Nazanin"/>
          <w:rtl/>
        </w:rPr>
        <w:t xml:space="preserve">. </w:t>
      </w:r>
      <w:r w:rsidRPr="002E211B">
        <w:rPr>
          <w:rFonts w:cs="B Nazanin" w:hint="cs"/>
          <w:rtl/>
        </w:rPr>
        <w:t>با</w:t>
      </w:r>
      <w:r w:rsidRPr="002E211B">
        <w:rPr>
          <w:rFonts w:cs="B Nazanin"/>
          <w:rtl/>
        </w:rPr>
        <w:t xml:space="preserve"> </w:t>
      </w:r>
      <w:r w:rsidRPr="002E211B">
        <w:rPr>
          <w:rFonts w:cs="B Nazanin" w:hint="cs"/>
          <w:rtl/>
        </w:rPr>
        <w:t>صحبت</w:t>
      </w:r>
      <w:r w:rsidRPr="002E211B">
        <w:rPr>
          <w:rFonts w:cs="B Nazanin"/>
          <w:rtl/>
        </w:rPr>
        <w:t xml:space="preserve"> </w:t>
      </w:r>
      <w:r w:rsidRPr="002E211B">
        <w:rPr>
          <w:rFonts w:cs="B Nazanin" w:hint="cs"/>
          <w:rtl/>
        </w:rPr>
        <w:t>هایی</w:t>
      </w:r>
      <w:r w:rsidRPr="002E211B">
        <w:rPr>
          <w:rFonts w:cs="B Nazanin"/>
          <w:rtl/>
        </w:rPr>
        <w:t xml:space="preserve"> </w:t>
      </w:r>
      <w:r w:rsidRPr="002E211B">
        <w:rPr>
          <w:rFonts w:cs="B Nazanin" w:hint="cs"/>
          <w:rtl/>
        </w:rPr>
        <w:t>که</w:t>
      </w:r>
      <w:r w:rsidRPr="002E211B">
        <w:rPr>
          <w:rFonts w:cs="B Nazanin"/>
          <w:rtl/>
        </w:rPr>
        <w:t xml:space="preserve"> </w:t>
      </w:r>
      <w:r w:rsidRPr="002E211B">
        <w:rPr>
          <w:rFonts w:cs="B Nazanin" w:hint="cs"/>
          <w:rtl/>
        </w:rPr>
        <w:t>میان</w:t>
      </w:r>
      <w:r w:rsidRPr="002E211B">
        <w:rPr>
          <w:rFonts w:cs="B Nazanin"/>
          <w:rtl/>
        </w:rPr>
        <w:t xml:space="preserve"> </w:t>
      </w:r>
      <w:r w:rsidRPr="002E211B">
        <w:rPr>
          <w:rFonts w:cs="B Nazanin" w:hint="cs"/>
          <w:rtl/>
        </w:rPr>
        <w:t>دوستان</w:t>
      </w:r>
      <w:r w:rsidRPr="002E211B">
        <w:rPr>
          <w:rFonts w:cs="B Nazanin"/>
          <w:rtl/>
        </w:rPr>
        <w:t xml:space="preserve"> </w:t>
      </w:r>
      <w:r w:rsidRPr="002E211B">
        <w:rPr>
          <w:rFonts w:cs="B Nazanin" w:hint="cs"/>
          <w:rtl/>
        </w:rPr>
        <w:t>صورت</w:t>
      </w:r>
      <w:r w:rsidRPr="002E211B">
        <w:rPr>
          <w:rFonts w:cs="B Nazanin"/>
          <w:rtl/>
        </w:rPr>
        <w:t xml:space="preserve"> </w:t>
      </w:r>
      <w:r w:rsidRPr="002E211B">
        <w:rPr>
          <w:rFonts w:cs="B Nazanin" w:hint="cs"/>
          <w:rtl/>
        </w:rPr>
        <w:t>گرفت</w:t>
      </w:r>
      <w:r w:rsidRPr="002E211B">
        <w:rPr>
          <w:rFonts w:cs="B Nazanin"/>
          <w:rtl/>
        </w:rPr>
        <w:t xml:space="preserve"> </w:t>
      </w:r>
      <w:r w:rsidRPr="002E211B">
        <w:rPr>
          <w:rFonts w:cs="B Nazanin" w:hint="cs"/>
          <w:rtl/>
        </w:rPr>
        <w:t>و</w:t>
      </w:r>
      <w:r w:rsidRPr="002E211B">
        <w:rPr>
          <w:rFonts w:cs="B Nazanin"/>
          <w:rtl/>
        </w:rPr>
        <w:t xml:space="preserve"> </w:t>
      </w:r>
      <w:r w:rsidRPr="002E211B">
        <w:rPr>
          <w:rFonts w:cs="B Nazanin" w:hint="cs"/>
          <w:rtl/>
        </w:rPr>
        <w:t>نظر</w:t>
      </w:r>
      <w:r w:rsidRPr="002E211B">
        <w:rPr>
          <w:rFonts w:cs="B Nazanin"/>
          <w:rtl/>
        </w:rPr>
        <w:t xml:space="preserve"> </w:t>
      </w:r>
      <w:r w:rsidRPr="002E211B">
        <w:rPr>
          <w:rFonts w:cs="B Nazanin" w:hint="cs"/>
          <w:rtl/>
        </w:rPr>
        <w:t>جمع</w:t>
      </w:r>
      <w:r w:rsidRPr="002E211B">
        <w:rPr>
          <w:rFonts w:cs="B Nazanin"/>
          <w:rtl/>
        </w:rPr>
        <w:t xml:space="preserve"> </w:t>
      </w:r>
      <w:r w:rsidRPr="002E211B">
        <w:rPr>
          <w:rFonts w:cs="B Nazanin" w:hint="cs"/>
          <w:rtl/>
        </w:rPr>
        <w:t>تصمیم</w:t>
      </w:r>
      <w:r w:rsidRPr="002E211B">
        <w:rPr>
          <w:rFonts w:cs="B Nazanin"/>
          <w:rtl/>
        </w:rPr>
        <w:t xml:space="preserve"> </w:t>
      </w:r>
      <w:r w:rsidRPr="002E211B">
        <w:rPr>
          <w:rFonts w:cs="B Nazanin" w:hint="cs"/>
          <w:rtl/>
        </w:rPr>
        <w:t>بر</w:t>
      </w:r>
      <w:r w:rsidRPr="002E211B">
        <w:rPr>
          <w:rFonts w:cs="B Nazanin"/>
          <w:rtl/>
        </w:rPr>
        <w:t xml:space="preserve"> </w:t>
      </w:r>
      <w:r w:rsidRPr="002E211B">
        <w:rPr>
          <w:rFonts w:cs="B Nazanin" w:hint="cs"/>
          <w:rtl/>
        </w:rPr>
        <w:t>آن</w:t>
      </w:r>
      <w:r w:rsidRPr="002E211B">
        <w:rPr>
          <w:rFonts w:cs="B Nazanin"/>
          <w:rtl/>
        </w:rPr>
        <w:t xml:space="preserve"> </w:t>
      </w:r>
      <w:r w:rsidRPr="002E211B">
        <w:rPr>
          <w:rFonts w:cs="B Nazanin" w:hint="cs"/>
          <w:rtl/>
        </w:rPr>
        <w:t>شد</w:t>
      </w:r>
      <w:r w:rsidRPr="002E211B">
        <w:rPr>
          <w:rFonts w:cs="B Nazanin"/>
          <w:rtl/>
        </w:rPr>
        <w:t xml:space="preserve"> </w:t>
      </w:r>
      <w:r w:rsidRPr="002E211B">
        <w:rPr>
          <w:rFonts w:cs="B Nazanin" w:hint="cs"/>
          <w:rtl/>
        </w:rPr>
        <w:t>که</w:t>
      </w:r>
      <w:r w:rsidRPr="002E211B">
        <w:rPr>
          <w:rFonts w:cs="B Nazanin"/>
          <w:rtl/>
        </w:rPr>
        <w:t xml:space="preserve"> </w:t>
      </w:r>
      <w:r w:rsidRPr="002E211B">
        <w:rPr>
          <w:rFonts w:cs="B Nazanin" w:hint="cs"/>
          <w:rtl/>
        </w:rPr>
        <w:t>بدلیل</w:t>
      </w:r>
      <w:r w:rsidRPr="002E211B">
        <w:rPr>
          <w:rFonts w:cs="B Nazanin"/>
          <w:rtl/>
        </w:rPr>
        <w:t xml:space="preserve"> </w:t>
      </w:r>
      <w:r w:rsidRPr="002E211B">
        <w:rPr>
          <w:rFonts w:cs="B Nazanin" w:hint="cs"/>
          <w:rtl/>
        </w:rPr>
        <w:t>ارتباط</w:t>
      </w:r>
      <w:r w:rsidRPr="002E211B">
        <w:rPr>
          <w:rFonts w:cs="B Nazanin"/>
          <w:rtl/>
        </w:rPr>
        <w:t xml:space="preserve"> </w:t>
      </w:r>
      <w:r w:rsidRPr="002E211B">
        <w:rPr>
          <w:rFonts w:cs="B Nazanin" w:hint="cs"/>
          <w:rtl/>
        </w:rPr>
        <w:t>زیاد</w:t>
      </w:r>
      <w:r w:rsidRPr="002E211B">
        <w:rPr>
          <w:rFonts w:cs="B Nazanin"/>
          <w:rtl/>
        </w:rPr>
        <w:t xml:space="preserve"> </w:t>
      </w:r>
      <w:r w:rsidRPr="002E211B">
        <w:rPr>
          <w:rFonts w:cs="B Nazanin" w:hint="cs"/>
          <w:rtl/>
        </w:rPr>
        <w:t>و</w:t>
      </w:r>
      <w:r w:rsidRPr="002E211B">
        <w:rPr>
          <w:rFonts w:cs="B Nazanin"/>
          <w:rtl/>
        </w:rPr>
        <w:t xml:space="preserve"> </w:t>
      </w:r>
      <w:r w:rsidRPr="002E211B">
        <w:rPr>
          <w:rFonts w:cs="B Nazanin" w:hint="cs"/>
          <w:rtl/>
        </w:rPr>
        <w:t>غایت</w:t>
      </w:r>
      <w:r w:rsidRPr="002E211B">
        <w:rPr>
          <w:rFonts w:cs="B Nazanin"/>
          <w:rtl/>
        </w:rPr>
        <w:t xml:space="preserve"> </w:t>
      </w:r>
      <w:r w:rsidRPr="002E211B">
        <w:rPr>
          <w:rFonts w:cs="B Nazanin" w:hint="cs"/>
          <w:rtl/>
        </w:rPr>
        <w:t>یکسانی</w:t>
      </w:r>
      <w:r w:rsidRPr="002E211B">
        <w:rPr>
          <w:rFonts w:cs="B Nazanin"/>
          <w:rtl/>
        </w:rPr>
        <w:t xml:space="preserve"> </w:t>
      </w:r>
      <w:r w:rsidRPr="002E211B">
        <w:rPr>
          <w:rFonts w:cs="B Nazanin" w:hint="cs"/>
          <w:rtl/>
        </w:rPr>
        <w:t>که</w:t>
      </w:r>
      <w:r w:rsidRPr="002E211B">
        <w:rPr>
          <w:rFonts w:cs="B Nazanin"/>
          <w:rtl/>
        </w:rPr>
        <w:t xml:space="preserve"> </w:t>
      </w:r>
      <w:r w:rsidRPr="002E211B">
        <w:rPr>
          <w:rFonts w:cs="B Nazanin" w:hint="cs"/>
          <w:rtl/>
        </w:rPr>
        <w:t>این</w:t>
      </w:r>
      <w:r w:rsidRPr="002E211B">
        <w:rPr>
          <w:rFonts w:cs="B Nazanin"/>
          <w:rtl/>
        </w:rPr>
        <w:t xml:space="preserve"> </w:t>
      </w:r>
      <w:r w:rsidRPr="002E211B">
        <w:rPr>
          <w:rFonts w:cs="B Nazanin" w:hint="cs"/>
          <w:rtl/>
        </w:rPr>
        <w:t>دو</w:t>
      </w:r>
      <w:r w:rsidRPr="002E211B">
        <w:rPr>
          <w:rFonts w:cs="B Nazanin"/>
          <w:rtl/>
        </w:rPr>
        <w:t xml:space="preserve"> </w:t>
      </w:r>
      <w:r w:rsidRPr="002E211B">
        <w:rPr>
          <w:rFonts w:cs="B Nazanin" w:hint="cs"/>
          <w:rtl/>
        </w:rPr>
        <w:t>کامپوننت</w:t>
      </w:r>
      <w:r w:rsidRPr="002E211B">
        <w:rPr>
          <w:rFonts w:cs="B Nazanin"/>
          <w:rtl/>
        </w:rPr>
        <w:t xml:space="preserve"> </w:t>
      </w:r>
      <w:r w:rsidRPr="002E211B">
        <w:rPr>
          <w:rFonts w:cs="B Nazanin" w:hint="cs"/>
          <w:rtl/>
        </w:rPr>
        <w:t>در</w:t>
      </w:r>
      <w:r w:rsidRPr="002E211B">
        <w:rPr>
          <w:rFonts w:cs="B Nazanin"/>
          <w:rtl/>
        </w:rPr>
        <w:t xml:space="preserve"> </w:t>
      </w:r>
      <w:r w:rsidRPr="002E211B">
        <w:rPr>
          <w:rFonts w:cs="B Nazanin" w:hint="cs"/>
          <w:rtl/>
        </w:rPr>
        <w:t>نظر</w:t>
      </w:r>
      <w:r w:rsidRPr="002E211B">
        <w:rPr>
          <w:rFonts w:cs="B Nazanin"/>
          <w:rtl/>
        </w:rPr>
        <w:t xml:space="preserve"> </w:t>
      </w:r>
      <w:r w:rsidRPr="002E211B">
        <w:rPr>
          <w:rFonts w:cs="B Nazanin" w:hint="cs"/>
          <w:rtl/>
        </w:rPr>
        <w:t>دارند</w:t>
      </w:r>
      <w:r w:rsidRPr="002E211B">
        <w:rPr>
          <w:rFonts w:cs="B Nazanin"/>
          <w:rtl/>
        </w:rPr>
        <w:t xml:space="preserve"> </w:t>
      </w:r>
      <w:r w:rsidRPr="002E211B">
        <w:rPr>
          <w:rFonts w:cs="B Nazanin" w:hint="cs"/>
          <w:rtl/>
        </w:rPr>
        <w:t>،</w:t>
      </w:r>
      <w:r w:rsidRPr="002E211B">
        <w:rPr>
          <w:rFonts w:cs="B Nazanin"/>
          <w:rtl/>
        </w:rPr>
        <w:t xml:space="preserve"> </w:t>
      </w:r>
      <w:r w:rsidRPr="002E211B">
        <w:rPr>
          <w:rFonts w:cs="B Nazanin" w:hint="cs"/>
          <w:rtl/>
        </w:rPr>
        <w:t>آن</w:t>
      </w:r>
      <w:r w:rsidRPr="002E211B">
        <w:rPr>
          <w:rFonts w:cs="B Nazanin"/>
          <w:rtl/>
        </w:rPr>
        <w:t xml:space="preserve"> </w:t>
      </w:r>
      <w:r w:rsidRPr="002E211B">
        <w:rPr>
          <w:rFonts w:cs="B Nazanin" w:hint="cs"/>
          <w:rtl/>
        </w:rPr>
        <w:t>دو</w:t>
      </w:r>
      <w:r w:rsidRPr="002E211B">
        <w:rPr>
          <w:rFonts w:cs="B Nazanin"/>
          <w:rtl/>
        </w:rPr>
        <w:t xml:space="preserve"> </w:t>
      </w:r>
      <w:r w:rsidRPr="002E211B">
        <w:rPr>
          <w:rFonts w:cs="B Nazanin" w:hint="cs"/>
          <w:rtl/>
        </w:rPr>
        <w:t>کامپوننت</w:t>
      </w:r>
      <w:r w:rsidRPr="002E211B">
        <w:rPr>
          <w:rFonts w:cs="B Nazanin"/>
          <w:rtl/>
        </w:rPr>
        <w:t xml:space="preserve"> </w:t>
      </w:r>
      <w:r w:rsidRPr="002E211B">
        <w:rPr>
          <w:rFonts w:cs="B Nazanin" w:hint="cs"/>
          <w:rtl/>
        </w:rPr>
        <w:t>به</w:t>
      </w:r>
      <w:r w:rsidRPr="002E211B">
        <w:rPr>
          <w:rFonts w:cs="B Nazanin"/>
          <w:rtl/>
        </w:rPr>
        <w:t xml:space="preserve"> </w:t>
      </w:r>
      <w:r w:rsidRPr="002E211B">
        <w:rPr>
          <w:rFonts w:cs="B Nazanin" w:hint="cs"/>
          <w:rtl/>
        </w:rPr>
        <w:t>یک</w:t>
      </w:r>
      <w:r w:rsidRPr="002E211B">
        <w:rPr>
          <w:rFonts w:cs="B Nazanin"/>
          <w:rtl/>
        </w:rPr>
        <w:t xml:space="preserve"> </w:t>
      </w:r>
      <w:r w:rsidRPr="002E211B">
        <w:rPr>
          <w:rFonts w:cs="B Nazanin" w:hint="cs"/>
          <w:rtl/>
        </w:rPr>
        <w:t>کامپوننت</w:t>
      </w:r>
      <w:r w:rsidRPr="002E211B">
        <w:rPr>
          <w:rFonts w:cs="B Nazanin"/>
          <w:rtl/>
        </w:rPr>
        <w:t xml:space="preserve"> </w:t>
      </w:r>
      <w:r w:rsidRPr="002E211B">
        <w:rPr>
          <w:rFonts w:cs="B Nazanin" w:hint="cs"/>
          <w:rtl/>
        </w:rPr>
        <w:t>به</w:t>
      </w:r>
      <w:r w:rsidRPr="002E211B">
        <w:rPr>
          <w:rFonts w:cs="B Nazanin"/>
          <w:rtl/>
        </w:rPr>
        <w:t xml:space="preserve"> </w:t>
      </w:r>
      <w:r w:rsidRPr="002E211B">
        <w:rPr>
          <w:rFonts w:cs="B Nazanin" w:hint="cs"/>
          <w:rtl/>
        </w:rPr>
        <w:t>نام</w:t>
      </w:r>
      <w:r w:rsidRPr="002E211B">
        <w:rPr>
          <w:rFonts w:cs="B Nazanin"/>
          <w:rtl/>
        </w:rPr>
        <w:t xml:space="preserve"> </w:t>
      </w:r>
      <w:r w:rsidRPr="002E211B">
        <w:rPr>
          <w:rFonts w:cs="B Nazanin"/>
        </w:rPr>
        <w:t>Order</w:t>
      </w:r>
      <w:r w:rsidRPr="002E211B">
        <w:rPr>
          <w:rFonts w:cs="B Nazanin"/>
          <w:rtl/>
        </w:rPr>
        <w:t xml:space="preserve"> </w:t>
      </w:r>
      <w:r w:rsidRPr="002E211B">
        <w:rPr>
          <w:rFonts w:cs="B Nazanin" w:hint="cs"/>
          <w:rtl/>
        </w:rPr>
        <w:t>تبدیل</w:t>
      </w:r>
      <w:r w:rsidRPr="002E211B">
        <w:rPr>
          <w:rFonts w:cs="B Nazanin"/>
          <w:rtl/>
        </w:rPr>
        <w:t xml:space="preserve"> </w:t>
      </w:r>
      <w:r w:rsidRPr="002E211B">
        <w:rPr>
          <w:rFonts w:cs="B Nazanin" w:hint="cs"/>
          <w:rtl/>
        </w:rPr>
        <w:t>شود</w:t>
      </w:r>
      <w:r w:rsidRPr="002E211B">
        <w:rPr>
          <w:rFonts w:cs="B Nazanin"/>
          <w:rtl/>
        </w:rPr>
        <w:t xml:space="preserve"> </w:t>
      </w:r>
      <w:r w:rsidRPr="002E211B">
        <w:rPr>
          <w:rFonts w:cs="B Nazanin" w:hint="cs"/>
          <w:rtl/>
        </w:rPr>
        <w:t>که</w:t>
      </w:r>
      <w:r w:rsidRPr="002E211B">
        <w:rPr>
          <w:rFonts w:cs="B Nazanin"/>
          <w:rtl/>
        </w:rPr>
        <w:t xml:space="preserve"> </w:t>
      </w:r>
      <w:r w:rsidRPr="002E211B">
        <w:rPr>
          <w:rFonts w:cs="B Nazanin" w:hint="cs"/>
          <w:rtl/>
        </w:rPr>
        <w:t>تمام</w:t>
      </w:r>
      <w:r w:rsidRPr="002E211B">
        <w:rPr>
          <w:rFonts w:cs="B Nazanin"/>
          <w:rtl/>
        </w:rPr>
        <w:t xml:space="preserve"> </w:t>
      </w:r>
      <w:r w:rsidRPr="002E211B">
        <w:rPr>
          <w:rFonts w:cs="B Nazanin" w:hint="cs"/>
          <w:rtl/>
        </w:rPr>
        <w:t>پروسه</w:t>
      </w:r>
      <w:r w:rsidRPr="002E211B">
        <w:rPr>
          <w:rFonts w:cs="B Nazanin"/>
          <w:rtl/>
        </w:rPr>
        <w:t xml:space="preserve">  </w:t>
      </w:r>
      <w:r w:rsidRPr="002E211B">
        <w:rPr>
          <w:rFonts w:cs="B Nazanin" w:hint="cs"/>
          <w:rtl/>
        </w:rPr>
        <w:t>ی</w:t>
      </w:r>
      <w:r w:rsidRPr="002E211B">
        <w:rPr>
          <w:rFonts w:cs="B Nazanin"/>
          <w:rtl/>
        </w:rPr>
        <w:t xml:space="preserve"> </w:t>
      </w:r>
      <w:r w:rsidRPr="002E211B">
        <w:rPr>
          <w:rFonts w:cs="B Nazanin" w:hint="cs"/>
          <w:rtl/>
        </w:rPr>
        <w:t>ذکر</w:t>
      </w:r>
      <w:r w:rsidRPr="002E211B">
        <w:rPr>
          <w:rFonts w:cs="B Nazanin"/>
          <w:rtl/>
        </w:rPr>
        <w:t xml:space="preserve"> </w:t>
      </w:r>
      <w:r w:rsidRPr="002E211B">
        <w:rPr>
          <w:rFonts w:cs="B Nazanin" w:hint="cs"/>
          <w:rtl/>
        </w:rPr>
        <w:t>شده</w:t>
      </w:r>
      <w:r w:rsidRPr="002E211B">
        <w:rPr>
          <w:rFonts w:cs="B Nazanin"/>
          <w:rtl/>
        </w:rPr>
        <w:t xml:space="preserve"> </w:t>
      </w:r>
      <w:r w:rsidRPr="002E211B">
        <w:rPr>
          <w:rFonts w:cs="B Nazanin" w:hint="cs"/>
          <w:rtl/>
        </w:rPr>
        <w:t>از</w:t>
      </w:r>
      <w:r w:rsidRPr="002E211B">
        <w:rPr>
          <w:rFonts w:cs="B Nazanin"/>
          <w:rtl/>
        </w:rPr>
        <w:t xml:space="preserve"> </w:t>
      </w:r>
      <w:r w:rsidRPr="002E211B">
        <w:rPr>
          <w:rFonts w:cs="B Nazanin" w:hint="cs"/>
          <w:rtl/>
        </w:rPr>
        <w:t>سفارش</w:t>
      </w:r>
      <w:r w:rsidRPr="002E211B">
        <w:rPr>
          <w:rFonts w:cs="B Nazanin"/>
          <w:rtl/>
        </w:rPr>
        <w:t xml:space="preserve"> </w:t>
      </w:r>
      <w:r w:rsidRPr="002E211B">
        <w:rPr>
          <w:rFonts w:cs="B Nazanin" w:hint="cs"/>
          <w:rtl/>
        </w:rPr>
        <w:t>مشتری</w:t>
      </w:r>
      <w:r w:rsidRPr="002E211B">
        <w:rPr>
          <w:rFonts w:cs="B Nazanin"/>
          <w:rtl/>
        </w:rPr>
        <w:t xml:space="preserve"> </w:t>
      </w:r>
      <w:r w:rsidRPr="002E211B">
        <w:rPr>
          <w:rFonts w:cs="B Nazanin" w:hint="cs"/>
          <w:rtl/>
        </w:rPr>
        <w:t>تا</w:t>
      </w:r>
      <w:r w:rsidRPr="002E211B">
        <w:rPr>
          <w:rFonts w:cs="B Nazanin"/>
          <w:rtl/>
        </w:rPr>
        <w:t xml:space="preserve"> </w:t>
      </w:r>
      <w:r w:rsidRPr="002E211B">
        <w:rPr>
          <w:rFonts w:cs="B Nazanin" w:hint="cs"/>
          <w:rtl/>
        </w:rPr>
        <w:t>آماده</w:t>
      </w:r>
      <w:r w:rsidRPr="002E211B">
        <w:rPr>
          <w:rFonts w:cs="B Nazanin"/>
          <w:rtl/>
        </w:rPr>
        <w:t xml:space="preserve"> </w:t>
      </w:r>
      <w:r w:rsidRPr="002E211B">
        <w:rPr>
          <w:rFonts w:cs="B Nazanin" w:hint="cs"/>
          <w:rtl/>
        </w:rPr>
        <w:t>شدن</w:t>
      </w:r>
      <w:r w:rsidRPr="002E211B">
        <w:rPr>
          <w:rFonts w:cs="B Nazanin"/>
          <w:rtl/>
        </w:rPr>
        <w:t xml:space="preserve"> </w:t>
      </w:r>
      <w:r w:rsidRPr="002E211B">
        <w:rPr>
          <w:rFonts w:cs="B Nazanin" w:hint="cs"/>
          <w:rtl/>
        </w:rPr>
        <w:t>کامل</w:t>
      </w:r>
      <w:r w:rsidRPr="002E211B">
        <w:rPr>
          <w:rFonts w:cs="B Nazanin"/>
          <w:rtl/>
        </w:rPr>
        <w:t xml:space="preserve"> </w:t>
      </w:r>
      <w:r w:rsidRPr="002E211B">
        <w:rPr>
          <w:rFonts w:cs="B Nazanin" w:hint="cs"/>
          <w:rtl/>
        </w:rPr>
        <w:t>سفارش</w:t>
      </w:r>
      <w:r w:rsidRPr="002E211B">
        <w:rPr>
          <w:rFonts w:cs="B Nazanin"/>
          <w:rtl/>
        </w:rPr>
        <w:t xml:space="preserve"> </w:t>
      </w:r>
      <w:r w:rsidRPr="002E211B">
        <w:rPr>
          <w:rFonts w:cs="B Nazanin" w:hint="cs"/>
          <w:rtl/>
        </w:rPr>
        <w:t>را</w:t>
      </w:r>
      <w:r w:rsidRPr="002E211B">
        <w:rPr>
          <w:rFonts w:cs="B Nazanin"/>
          <w:rtl/>
        </w:rPr>
        <w:t xml:space="preserve"> </w:t>
      </w:r>
      <w:r w:rsidRPr="002E211B">
        <w:rPr>
          <w:rFonts w:cs="B Nazanin" w:hint="cs"/>
          <w:rtl/>
        </w:rPr>
        <w:t>برعهده</w:t>
      </w:r>
      <w:r w:rsidRPr="002E211B">
        <w:rPr>
          <w:rFonts w:cs="B Nazanin"/>
          <w:rtl/>
        </w:rPr>
        <w:t xml:space="preserve"> </w:t>
      </w:r>
      <w:r w:rsidRPr="002E211B">
        <w:rPr>
          <w:rFonts w:cs="B Nazanin" w:hint="cs"/>
          <w:rtl/>
        </w:rPr>
        <w:t>داشته</w:t>
      </w:r>
      <w:r w:rsidRPr="002E211B">
        <w:rPr>
          <w:rFonts w:cs="B Nazanin"/>
          <w:rtl/>
        </w:rPr>
        <w:t xml:space="preserve"> </w:t>
      </w:r>
      <w:r w:rsidRPr="002E211B">
        <w:rPr>
          <w:rFonts w:cs="B Nazanin" w:hint="cs"/>
          <w:rtl/>
        </w:rPr>
        <w:t>باشد</w:t>
      </w:r>
      <w:r w:rsidRPr="002E211B">
        <w:rPr>
          <w:rFonts w:cs="B Nazanin"/>
          <w:rtl/>
        </w:rPr>
        <w:t>.</w:t>
      </w:r>
    </w:p>
    <w:p w:rsidR="00B74E38" w:rsidRDefault="00B74E38" w:rsidP="00B74E38">
      <w:pPr>
        <w:rPr>
          <w:rFonts w:cs="B Nazanin"/>
          <w:rtl/>
        </w:rPr>
      </w:pPr>
    </w:p>
    <w:p w:rsidR="00B74E38" w:rsidRPr="00B74E38" w:rsidRDefault="00B74E38" w:rsidP="00B74E38">
      <w:pPr>
        <w:rPr>
          <w:rFonts w:cs="B Nazanin"/>
        </w:rPr>
      </w:pPr>
    </w:p>
    <w:sectPr w:rsidR="00B74E38" w:rsidRPr="00B74E38" w:rsidSect="00800103">
      <w:footerReference w:type="default" r:id="rId65"/>
      <w:pgSz w:w="11906" w:h="16838"/>
      <w:pgMar w:top="1440" w:right="1440" w:bottom="1440" w:left="1440" w:header="708" w:footer="708" w:gutter="0"/>
      <w:pgBorders w:offsetFrom="page">
        <w:top w:val="threeDEngrave" w:sz="24" w:space="24" w:color="auto"/>
        <w:left w:val="threeDEngrave" w:sz="24" w:space="24" w:color="auto"/>
        <w:bottom w:val="threeDEmboss" w:sz="24" w:space="24" w:color="auto"/>
        <w:right w:val="threeDEmboss" w:sz="24" w:space="24" w:color="auto"/>
      </w:pgBorders>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148A" w:rsidRDefault="00BE148A" w:rsidP="009C52F1">
      <w:pPr>
        <w:spacing w:after="0" w:line="240" w:lineRule="auto"/>
      </w:pPr>
      <w:r>
        <w:separator/>
      </w:r>
    </w:p>
  </w:endnote>
  <w:endnote w:type="continuationSeparator" w:id="0">
    <w:p w:rsidR="00BE148A" w:rsidRDefault="00BE148A" w:rsidP="009C5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IRANSans(FaNum)">
    <w:panose1 w:val="02040503050201020203"/>
    <w:charset w:val="00"/>
    <w:family w:val="roman"/>
    <w:pitch w:val="variable"/>
    <w:sig w:usb0="80002063" w:usb1="80002040" w:usb2="00000008" w:usb3="00000000" w:csb0="00000041" w:csb1="00000000"/>
  </w:font>
  <w:font w:name="Carlito">
    <w:altName w:val="Calibri"/>
    <w:charset w:val="00"/>
    <w:family w:val="swiss"/>
    <w:pitch w:val="variable"/>
    <w:sig w:usb0="00000001" w:usb1="5000E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3D21" w:rsidRDefault="007F3D21" w:rsidP="00800103">
    <w:pPr>
      <w:pStyle w:val="Footer"/>
      <w:jc w:val="center"/>
    </w:pPr>
  </w:p>
  <w:p w:rsidR="007F3D21" w:rsidRDefault="007F3D2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9462201"/>
      <w:docPartObj>
        <w:docPartGallery w:val="Page Numbers (Bottom of Page)"/>
        <w:docPartUnique/>
      </w:docPartObj>
    </w:sdtPr>
    <w:sdtEndPr>
      <w:rPr>
        <w:noProof/>
      </w:rPr>
    </w:sdtEndPr>
    <w:sdtContent>
      <w:p w:rsidR="007F3D21" w:rsidRDefault="007F3D21">
        <w:pPr>
          <w:pStyle w:val="Footer"/>
          <w:jc w:val="center"/>
        </w:pPr>
        <w:r>
          <w:fldChar w:fldCharType="begin"/>
        </w:r>
        <w:r>
          <w:instrText xml:space="preserve"> PAGE   \* MERGEFORMAT </w:instrText>
        </w:r>
        <w:r>
          <w:fldChar w:fldCharType="separate"/>
        </w:r>
        <w:r w:rsidR="00B24570">
          <w:rPr>
            <w:noProof/>
          </w:rPr>
          <w:t>17</w:t>
        </w:r>
        <w:r>
          <w:rPr>
            <w:noProof/>
          </w:rPr>
          <w:fldChar w:fldCharType="end"/>
        </w:r>
      </w:p>
    </w:sdtContent>
  </w:sdt>
  <w:p w:rsidR="007F3D21" w:rsidRDefault="007F3D2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148A" w:rsidRDefault="00BE148A" w:rsidP="009C52F1">
      <w:pPr>
        <w:spacing w:after="0" w:line="240" w:lineRule="auto"/>
      </w:pPr>
      <w:r>
        <w:separator/>
      </w:r>
    </w:p>
  </w:footnote>
  <w:footnote w:type="continuationSeparator" w:id="0">
    <w:p w:rsidR="00BE148A" w:rsidRDefault="00BE148A" w:rsidP="009C52F1">
      <w:pPr>
        <w:spacing w:after="0" w:line="240" w:lineRule="auto"/>
      </w:pPr>
      <w:r>
        <w:continuationSeparator/>
      </w:r>
    </w:p>
  </w:footnote>
  <w:footnote w:id="1">
    <w:p w:rsidR="007F3D21" w:rsidRDefault="007F3D21" w:rsidP="009F522F">
      <w:pPr>
        <w:pStyle w:val="FootnoteText"/>
        <w:bidi/>
        <w:rPr>
          <w:rtl/>
        </w:rPr>
      </w:pPr>
      <w:r>
        <w:rPr>
          <w:rStyle w:val="FootnoteReference"/>
        </w:rPr>
        <w:footnoteRef/>
      </w:r>
      <w:r>
        <w:t xml:space="preserve">Number of pathes in code segment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45080"/>
    <w:multiLevelType w:val="hybridMultilevel"/>
    <w:tmpl w:val="6E868CF8"/>
    <w:lvl w:ilvl="0" w:tplc="542C9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FD0671"/>
    <w:multiLevelType w:val="hybridMultilevel"/>
    <w:tmpl w:val="7E3E6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4323D0"/>
    <w:multiLevelType w:val="hybridMultilevel"/>
    <w:tmpl w:val="82F445C6"/>
    <w:lvl w:ilvl="0" w:tplc="57945B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AD27B0"/>
    <w:multiLevelType w:val="hybridMultilevel"/>
    <w:tmpl w:val="3C308C68"/>
    <w:lvl w:ilvl="0" w:tplc="6526C2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D46B3C"/>
    <w:multiLevelType w:val="hybridMultilevel"/>
    <w:tmpl w:val="7818C58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D46B58"/>
    <w:multiLevelType w:val="hybridMultilevel"/>
    <w:tmpl w:val="15C0E240"/>
    <w:lvl w:ilvl="0" w:tplc="0409000D">
      <w:start w:val="1"/>
      <w:numFmt w:val="bullet"/>
      <w:lvlText w:val=""/>
      <w:lvlJc w:val="left"/>
      <w:pPr>
        <w:ind w:left="720" w:hanging="360"/>
      </w:pPr>
      <w:rPr>
        <w:rFonts w:ascii="Wingdings" w:hAnsi="Wingdings" w:hint="default"/>
      </w:rPr>
    </w:lvl>
    <w:lvl w:ilvl="1" w:tplc="38CA0A20">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30943"/>
    <w:multiLevelType w:val="hybridMultilevel"/>
    <w:tmpl w:val="68445568"/>
    <w:lvl w:ilvl="0" w:tplc="4DECB31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3A1164"/>
    <w:multiLevelType w:val="hybridMultilevel"/>
    <w:tmpl w:val="CE42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9267E6"/>
    <w:multiLevelType w:val="hybridMultilevel"/>
    <w:tmpl w:val="494420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9936C0"/>
    <w:multiLevelType w:val="hybridMultilevel"/>
    <w:tmpl w:val="2C88C080"/>
    <w:lvl w:ilvl="0" w:tplc="BA2EEAD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33161C4E"/>
    <w:multiLevelType w:val="hybridMultilevel"/>
    <w:tmpl w:val="77124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E95EB3"/>
    <w:multiLevelType w:val="hybridMultilevel"/>
    <w:tmpl w:val="A22AD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67C6456"/>
    <w:multiLevelType w:val="hybridMultilevel"/>
    <w:tmpl w:val="6EA66BC2"/>
    <w:lvl w:ilvl="0" w:tplc="23B8CD96">
      <w:start w:val="3"/>
      <w:numFmt w:val="bullet"/>
      <w:lvlText w:val=""/>
      <w:lvlJc w:val="left"/>
      <w:pPr>
        <w:ind w:left="1080" w:hanging="360"/>
      </w:pPr>
      <w:rPr>
        <w:rFonts w:ascii="Symbol" w:eastAsiaTheme="minorHAnsi" w:hAnsi="Symbol" w:cstheme="minorHAns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15:restartNumberingAfterBreak="0">
    <w:nsid w:val="36B21260"/>
    <w:multiLevelType w:val="hybridMultilevel"/>
    <w:tmpl w:val="48428B38"/>
    <w:lvl w:ilvl="0" w:tplc="D5EECB3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093BC9"/>
    <w:multiLevelType w:val="hybridMultilevel"/>
    <w:tmpl w:val="F82C4E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35B1B"/>
    <w:multiLevelType w:val="hybridMultilevel"/>
    <w:tmpl w:val="BFBAF1E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2265B71"/>
    <w:multiLevelType w:val="hybridMultilevel"/>
    <w:tmpl w:val="95BE26AE"/>
    <w:lvl w:ilvl="0" w:tplc="04090001">
      <w:start w:val="1"/>
      <w:numFmt w:val="bullet"/>
      <w:lvlText w:val=""/>
      <w:lvlJc w:val="left"/>
      <w:pPr>
        <w:ind w:left="2208" w:hanging="360"/>
      </w:pPr>
      <w:rPr>
        <w:rFonts w:ascii="Symbol" w:hAnsi="Symbol" w:hint="default"/>
      </w:rPr>
    </w:lvl>
    <w:lvl w:ilvl="1" w:tplc="04090003" w:tentative="1">
      <w:start w:val="1"/>
      <w:numFmt w:val="bullet"/>
      <w:lvlText w:val="o"/>
      <w:lvlJc w:val="left"/>
      <w:pPr>
        <w:ind w:left="2928" w:hanging="360"/>
      </w:pPr>
      <w:rPr>
        <w:rFonts w:ascii="Courier New" w:hAnsi="Courier New" w:cs="Courier New" w:hint="default"/>
      </w:rPr>
    </w:lvl>
    <w:lvl w:ilvl="2" w:tplc="04090005" w:tentative="1">
      <w:start w:val="1"/>
      <w:numFmt w:val="bullet"/>
      <w:lvlText w:val=""/>
      <w:lvlJc w:val="left"/>
      <w:pPr>
        <w:ind w:left="3648" w:hanging="360"/>
      </w:pPr>
      <w:rPr>
        <w:rFonts w:ascii="Wingdings" w:hAnsi="Wingdings" w:hint="default"/>
      </w:rPr>
    </w:lvl>
    <w:lvl w:ilvl="3" w:tplc="04090001" w:tentative="1">
      <w:start w:val="1"/>
      <w:numFmt w:val="bullet"/>
      <w:lvlText w:val=""/>
      <w:lvlJc w:val="left"/>
      <w:pPr>
        <w:ind w:left="4368" w:hanging="360"/>
      </w:pPr>
      <w:rPr>
        <w:rFonts w:ascii="Symbol" w:hAnsi="Symbol" w:hint="default"/>
      </w:rPr>
    </w:lvl>
    <w:lvl w:ilvl="4" w:tplc="04090003" w:tentative="1">
      <w:start w:val="1"/>
      <w:numFmt w:val="bullet"/>
      <w:lvlText w:val="o"/>
      <w:lvlJc w:val="left"/>
      <w:pPr>
        <w:ind w:left="5088" w:hanging="360"/>
      </w:pPr>
      <w:rPr>
        <w:rFonts w:ascii="Courier New" w:hAnsi="Courier New" w:cs="Courier New" w:hint="default"/>
      </w:rPr>
    </w:lvl>
    <w:lvl w:ilvl="5" w:tplc="04090005" w:tentative="1">
      <w:start w:val="1"/>
      <w:numFmt w:val="bullet"/>
      <w:lvlText w:val=""/>
      <w:lvlJc w:val="left"/>
      <w:pPr>
        <w:ind w:left="5808" w:hanging="360"/>
      </w:pPr>
      <w:rPr>
        <w:rFonts w:ascii="Wingdings" w:hAnsi="Wingdings" w:hint="default"/>
      </w:rPr>
    </w:lvl>
    <w:lvl w:ilvl="6" w:tplc="04090001" w:tentative="1">
      <w:start w:val="1"/>
      <w:numFmt w:val="bullet"/>
      <w:lvlText w:val=""/>
      <w:lvlJc w:val="left"/>
      <w:pPr>
        <w:ind w:left="6528" w:hanging="360"/>
      </w:pPr>
      <w:rPr>
        <w:rFonts w:ascii="Symbol" w:hAnsi="Symbol" w:hint="default"/>
      </w:rPr>
    </w:lvl>
    <w:lvl w:ilvl="7" w:tplc="04090003" w:tentative="1">
      <w:start w:val="1"/>
      <w:numFmt w:val="bullet"/>
      <w:lvlText w:val="o"/>
      <w:lvlJc w:val="left"/>
      <w:pPr>
        <w:ind w:left="7248" w:hanging="360"/>
      </w:pPr>
      <w:rPr>
        <w:rFonts w:ascii="Courier New" w:hAnsi="Courier New" w:cs="Courier New" w:hint="default"/>
      </w:rPr>
    </w:lvl>
    <w:lvl w:ilvl="8" w:tplc="04090005" w:tentative="1">
      <w:start w:val="1"/>
      <w:numFmt w:val="bullet"/>
      <w:lvlText w:val=""/>
      <w:lvlJc w:val="left"/>
      <w:pPr>
        <w:ind w:left="7968" w:hanging="360"/>
      </w:pPr>
      <w:rPr>
        <w:rFonts w:ascii="Wingdings" w:hAnsi="Wingdings" w:hint="default"/>
      </w:rPr>
    </w:lvl>
  </w:abstractNum>
  <w:abstractNum w:abstractNumId="17" w15:restartNumberingAfterBreak="0">
    <w:nsid w:val="425D3D8E"/>
    <w:multiLevelType w:val="hybridMultilevel"/>
    <w:tmpl w:val="719AAA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E7494B"/>
    <w:multiLevelType w:val="hybridMultilevel"/>
    <w:tmpl w:val="1EA639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5E813B5"/>
    <w:multiLevelType w:val="hybridMultilevel"/>
    <w:tmpl w:val="77405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91C7FE4"/>
    <w:multiLevelType w:val="hybridMultilevel"/>
    <w:tmpl w:val="60D4F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AA27799"/>
    <w:multiLevelType w:val="hybridMultilevel"/>
    <w:tmpl w:val="8C2281DC"/>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AEC7A52"/>
    <w:multiLevelType w:val="hybridMultilevel"/>
    <w:tmpl w:val="99C001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E67168B"/>
    <w:multiLevelType w:val="hybridMultilevel"/>
    <w:tmpl w:val="A358E2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99199F"/>
    <w:multiLevelType w:val="hybridMultilevel"/>
    <w:tmpl w:val="F94A4D08"/>
    <w:lvl w:ilvl="0" w:tplc="2ACC57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03C60FF"/>
    <w:multiLevelType w:val="hybridMultilevel"/>
    <w:tmpl w:val="9EE8B23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0E11E46"/>
    <w:multiLevelType w:val="hybridMultilevel"/>
    <w:tmpl w:val="242AC30C"/>
    <w:lvl w:ilvl="0" w:tplc="92847E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555744B"/>
    <w:multiLevelType w:val="hybridMultilevel"/>
    <w:tmpl w:val="81DEB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ED133C9"/>
    <w:multiLevelType w:val="hybridMultilevel"/>
    <w:tmpl w:val="DE9EE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3F875A6"/>
    <w:multiLevelType w:val="hybridMultilevel"/>
    <w:tmpl w:val="6F30EF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53903CE"/>
    <w:multiLevelType w:val="hybridMultilevel"/>
    <w:tmpl w:val="6908E0F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6713A9E"/>
    <w:multiLevelType w:val="hybridMultilevel"/>
    <w:tmpl w:val="E28A899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7377417"/>
    <w:multiLevelType w:val="hybridMultilevel"/>
    <w:tmpl w:val="E2BABA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A517C73"/>
    <w:multiLevelType w:val="multilevel"/>
    <w:tmpl w:val="3CF8434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6B520028"/>
    <w:multiLevelType w:val="hybridMultilevel"/>
    <w:tmpl w:val="31AA8B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3120A2"/>
    <w:multiLevelType w:val="hybridMultilevel"/>
    <w:tmpl w:val="52E2343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E6C6DD7"/>
    <w:multiLevelType w:val="hybridMultilevel"/>
    <w:tmpl w:val="E74E43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433F57"/>
    <w:multiLevelType w:val="hybridMultilevel"/>
    <w:tmpl w:val="6526BC88"/>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8" w15:restartNumberingAfterBreak="0">
    <w:nsid w:val="73A97005"/>
    <w:multiLevelType w:val="hybridMultilevel"/>
    <w:tmpl w:val="30045DFE"/>
    <w:lvl w:ilvl="0" w:tplc="FE06C7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422979"/>
    <w:multiLevelType w:val="hybridMultilevel"/>
    <w:tmpl w:val="2D4882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D40840"/>
    <w:multiLevelType w:val="hybridMultilevel"/>
    <w:tmpl w:val="4808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2074B0"/>
    <w:multiLevelType w:val="hybridMultilevel"/>
    <w:tmpl w:val="DA4C4B7E"/>
    <w:lvl w:ilvl="0" w:tplc="9348D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267493"/>
    <w:multiLevelType w:val="hybridMultilevel"/>
    <w:tmpl w:val="632AC904"/>
    <w:lvl w:ilvl="0" w:tplc="27288E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7C1701C"/>
    <w:multiLevelType w:val="hybridMultilevel"/>
    <w:tmpl w:val="56741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98A07B5"/>
    <w:multiLevelType w:val="hybridMultilevel"/>
    <w:tmpl w:val="EC948F56"/>
    <w:lvl w:ilvl="0" w:tplc="12FA64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A83523F"/>
    <w:multiLevelType w:val="hybridMultilevel"/>
    <w:tmpl w:val="562C66A4"/>
    <w:lvl w:ilvl="0" w:tplc="CA862D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D6603F8"/>
    <w:multiLevelType w:val="hybridMultilevel"/>
    <w:tmpl w:val="A38E0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24"/>
  </w:num>
  <w:num w:numId="4">
    <w:abstractNumId w:val="0"/>
  </w:num>
  <w:num w:numId="5">
    <w:abstractNumId w:val="44"/>
  </w:num>
  <w:num w:numId="6">
    <w:abstractNumId w:val="41"/>
  </w:num>
  <w:num w:numId="7">
    <w:abstractNumId w:val="2"/>
  </w:num>
  <w:num w:numId="8">
    <w:abstractNumId w:val="26"/>
  </w:num>
  <w:num w:numId="9">
    <w:abstractNumId w:val="42"/>
  </w:num>
  <w:num w:numId="10">
    <w:abstractNumId w:val="3"/>
  </w:num>
  <w:num w:numId="11">
    <w:abstractNumId w:val="35"/>
  </w:num>
  <w:num w:numId="12">
    <w:abstractNumId w:val="38"/>
  </w:num>
  <w:num w:numId="13">
    <w:abstractNumId w:val="30"/>
  </w:num>
  <w:num w:numId="14">
    <w:abstractNumId w:val="31"/>
  </w:num>
  <w:num w:numId="15">
    <w:abstractNumId w:val="5"/>
  </w:num>
  <w:num w:numId="16">
    <w:abstractNumId w:val="27"/>
  </w:num>
  <w:num w:numId="17">
    <w:abstractNumId w:val="11"/>
  </w:num>
  <w:num w:numId="18">
    <w:abstractNumId w:val="19"/>
  </w:num>
  <w:num w:numId="19">
    <w:abstractNumId w:val="7"/>
  </w:num>
  <w:num w:numId="20">
    <w:abstractNumId w:val="22"/>
  </w:num>
  <w:num w:numId="21">
    <w:abstractNumId w:val="17"/>
  </w:num>
  <w:num w:numId="22">
    <w:abstractNumId w:val="20"/>
  </w:num>
  <w:num w:numId="23">
    <w:abstractNumId w:val="4"/>
  </w:num>
  <w:num w:numId="24">
    <w:abstractNumId w:val="18"/>
  </w:num>
  <w:num w:numId="25">
    <w:abstractNumId w:val="37"/>
  </w:num>
  <w:num w:numId="26">
    <w:abstractNumId w:val="16"/>
  </w:num>
  <w:num w:numId="27">
    <w:abstractNumId w:val="43"/>
  </w:num>
  <w:num w:numId="28">
    <w:abstractNumId w:val="8"/>
  </w:num>
  <w:num w:numId="29">
    <w:abstractNumId w:val="15"/>
  </w:num>
  <w:num w:numId="30">
    <w:abstractNumId w:val="25"/>
  </w:num>
  <w:num w:numId="31">
    <w:abstractNumId w:val="34"/>
  </w:num>
  <w:num w:numId="32">
    <w:abstractNumId w:val="40"/>
  </w:num>
  <w:num w:numId="33">
    <w:abstractNumId w:val="10"/>
  </w:num>
  <w:num w:numId="34">
    <w:abstractNumId w:val="39"/>
  </w:num>
  <w:num w:numId="35">
    <w:abstractNumId w:val="36"/>
  </w:num>
  <w:num w:numId="36">
    <w:abstractNumId w:val="23"/>
  </w:num>
  <w:num w:numId="37">
    <w:abstractNumId w:val="14"/>
  </w:num>
  <w:num w:numId="38">
    <w:abstractNumId w:val="46"/>
  </w:num>
  <w:num w:numId="39">
    <w:abstractNumId w:val="1"/>
  </w:num>
  <w:num w:numId="40">
    <w:abstractNumId w:val="29"/>
  </w:num>
  <w:num w:numId="41">
    <w:abstractNumId w:val="28"/>
  </w:num>
  <w:num w:numId="42">
    <w:abstractNumId w:val="21"/>
  </w:num>
  <w:num w:numId="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 w:numId="46">
    <w:abstractNumId w:val="33"/>
  </w:num>
  <w:num w:numId="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4A4"/>
    <w:rsid w:val="000001F5"/>
    <w:rsid w:val="00001E8E"/>
    <w:rsid w:val="00005D8F"/>
    <w:rsid w:val="0000721B"/>
    <w:rsid w:val="00010942"/>
    <w:rsid w:val="00014F23"/>
    <w:rsid w:val="00015B4E"/>
    <w:rsid w:val="0001695F"/>
    <w:rsid w:val="00017607"/>
    <w:rsid w:val="0002389B"/>
    <w:rsid w:val="0002648B"/>
    <w:rsid w:val="0002741E"/>
    <w:rsid w:val="00031158"/>
    <w:rsid w:val="00033D1B"/>
    <w:rsid w:val="000360AF"/>
    <w:rsid w:val="00036F9F"/>
    <w:rsid w:val="00042D09"/>
    <w:rsid w:val="00044A0D"/>
    <w:rsid w:val="000479C4"/>
    <w:rsid w:val="00051619"/>
    <w:rsid w:val="0005370D"/>
    <w:rsid w:val="000538B8"/>
    <w:rsid w:val="00056323"/>
    <w:rsid w:val="0005694E"/>
    <w:rsid w:val="00057A1A"/>
    <w:rsid w:val="00064704"/>
    <w:rsid w:val="0006506B"/>
    <w:rsid w:val="00065226"/>
    <w:rsid w:val="00066717"/>
    <w:rsid w:val="00071677"/>
    <w:rsid w:val="00074814"/>
    <w:rsid w:val="000759A2"/>
    <w:rsid w:val="00081CAF"/>
    <w:rsid w:val="000847D5"/>
    <w:rsid w:val="00084E7D"/>
    <w:rsid w:val="0009007C"/>
    <w:rsid w:val="0009758A"/>
    <w:rsid w:val="000A08D1"/>
    <w:rsid w:val="000A1D11"/>
    <w:rsid w:val="000A214A"/>
    <w:rsid w:val="000A400C"/>
    <w:rsid w:val="000A6D12"/>
    <w:rsid w:val="000A73AA"/>
    <w:rsid w:val="000A7C4D"/>
    <w:rsid w:val="000B30DB"/>
    <w:rsid w:val="000B345C"/>
    <w:rsid w:val="000C21B8"/>
    <w:rsid w:val="000C7D6E"/>
    <w:rsid w:val="000E5183"/>
    <w:rsid w:val="000E6553"/>
    <w:rsid w:val="000F0700"/>
    <w:rsid w:val="000F4DDC"/>
    <w:rsid w:val="000F51D6"/>
    <w:rsid w:val="000F5EAC"/>
    <w:rsid w:val="000F6410"/>
    <w:rsid w:val="000F6663"/>
    <w:rsid w:val="0010141A"/>
    <w:rsid w:val="00101BB1"/>
    <w:rsid w:val="00101DEF"/>
    <w:rsid w:val="00102CC0"/>
    <w:rsid w:val="00106472"/>
    <w:rsid w:val="0011111F"/>
    <w:rsid w:val="00114D0B"/>
    <w:rsid w:val="001214C0"/>
    <w:rsid w:val="00131BAA"/>
    <w:rsid w:val="00136970"/>
    <w:rsid w:val="001440D8"/>
    <w:rsid w:val="00144923"/>
    <w:rsid w:val="00144D69"/>
    <w:rsid w:val="00150498"/>
    <w:rsid w:val="00150D61"/>
    <w:rsid w:val="001532E3"/>
    <w:rsid w:val="001538AF"/>
    <w:rsid w:val="00154846"/>
    <w:rsid w:val="00162E34"/>
    <w:rsid w:val="001643E4"/>
    <w:rsid w:val="001652CF"/>
    <w:rsid w:val="00166AE4"/>
    <w:rsid w:val="0016729F"/>
    <w:rsid w:val="0017249B"/>
    <w:rsid w:val="0017263D"/>
    <w:rsid w:val="00173C08"/>
    <w:rsid w:val="00175E1C"/>
    <w:rsid w:val="001775EC"/>
    <w:rsid w:val="0018648B"/>
    <w:rsid w:val="00187B2F"/>
    <w:rsid w:val="00191C48"/>
    <w:rsid w:val="001A14D3"/>
    <w:rsid w:val="001A2E76"/>
    <w:rsid w:val="001A5323"/>
    <w:rsid w:val="001A65B9"/>
    <w:rsid w:val="001A727A"/>
    <w:rsid w:val="001A79A6"/>
    <w:rsid w:val="001A7B3A"/>
    <w:rsid w:val="001B0C05"/>
    <w:rsid w:val="001B18AB"/>
    <w:rsid w:val="001B36EA"/>
    <w:rsid w:val="001B67E1"/>
    <w:rsid w:val="001B6A60"/>
    <w:rsid w:val="001C0150"/>
    <w:rsid w:val="001C14BA"/>
    <w:rsid w:val="001C6EDE"/>
    <w:rsid w:val="001C71FF"/>
    <w:rsid w:val="001D1D36"/>
    <w:rsid w:val="001D56B4"/>
    <w:rsid w:val="001E34A3"/>
    <w:rsid w:val="001E497F"/>
    <w:rsid w:val="001E5BE3"/>
    <w:rsid w:val="001E7155"/>
    <w:rsid w:val="001E7F80"/>
    <w:rsid w:val="001F1E4E"/>
    <w:rsid w:val="001F37E4"/>
    <w:rsid w:val="001F488C"/>
    <w:rsid w:val="001F5F84"/>
    <w:rsid w:val="001F69F8"/>
    <w:rsid w:val="001F78A5"/>
    <w:rsid w:val="002046A2"/>
    <w:rsid w:val="0020534B"/>
    <w:rsid w:val="002105AA"/>
    <w:rsid w:val="0021256E"/>
    <w:rsid w:val="002131F0"/>
    <w:rsid w:val="0021458B"/>
    <w:rsid w:val="00224AAB"/>
    <w:rsid w:val="00224F09"/>
    <w:rsid w:val="00230371"/>
    <w:rsid w:val="002316C0"/>
    <w:rsid w:val="00231B44"/>
    <w:rsid w:val="0023508F"/>
    <w:rsid w:val="002528A8"/>
    <w:rsid w:val="002577DA"/>
    <w:rsid w:val="002609F6"/>
    <w:rsid w:val="00262882"/>
    <w:rsid w:val="00264D3F"/>
    <w:rsid w:val="00266747"/>
    <w:rsid w:val="00266F54"/>
    <w:rsid w:val="00267E4F"/>
    <w:rsid w:val="0027097F"/>
    <w:rsid w:val="002714D6"/>
    <w:rsid w:val="00271B63"/>
    <w:rsid w:val="0027701A"/>
    <w:rsid w:val="002822F6"/>
    <w:rsid w:val="002825A6"/>
    <w:rsid w:val="0028309F"/>
    <w:rsid w:val="00283A4A"/>
    <w:rsid w:val="0028449B"/>
    <w:rsid w:val="0028576C"/>
    <w:rsid w:val="00286215"/>
    <w:rsid w:val="00290AC6"/>
    <w:rsid w:val="002927EF"/>
    <w:rsid w:val="00293A31"/>
    <w:rsid w:val="00294AFD"/>
    <w:rsid w:val="0029640E"/>
    <w:rsid w:val="002A3144"/>
    <w:rsid w:val="002A3860"/>
    <w:rsid w:val="002B33AC"/>
    <w:rsid w:val="002C7767"/>
    <w:rsid w:val="002C78AA"/>
    <w:rsid w:val="002D271E"/>
    <w:rsid w:val="002D2941"/>
    <w:rsid w:val="002D6316"/>
    <w:rsid w:val="002D74AF"/>
    <w:rsid w:val="002D7A4E"/>
    <w:rsid w:val="002E1B48"/>
    <w:rsid w:val="002E211B"/>
    <w:rsid w:val="002E3486"/>
    <w:rsid w:val="002E4E81"/>
    <w:rsid w:val="002E514E"/>
    <w:rsid w:val="002E6242"/>
    <w:rsid w:val="002E7900"/>
    <w:rsid w:val="002F49D6"/>
    <w:rsid w:val="0030024D"/>
    <w:rsid w:val="0030039A"/>
    <w:rsid w:val="00301343"/>
    <w:rsid w:val="00304E2D"/>
    <w:rsid w:val="0030554C"/>
    <w:rsid w:val="00307189"/>
    <w:rsid w:val="0030721A"/>
    <w:rsid w:val="00315348"/>
    <w:rsid w:val="003159BC"/>
    <w:rsid w:val="003178D0"/>
    <w:rsid w:val="003226B2"/>
    <w:rsid w:val="00323A1C"/>
    <w:rsid w:val="0032622F"/>
    <w:rsid w:val="003263B1"/>
    <w:rsid w:val="003307C4"/>
    <w:rsid w:val="0033324A"/>
    <w:rsid w:val="0033492D"/>
    <w:rsid w:val="00335D53"/>
    <w:rsid w:val="00341AA7"/>
    <w:rsid w:val="00344C49"/>
    <w:rsid w:val="00346B81"/>
    <w:rsid w:val="003479BF"/>
    <w:rsid w:val="00347D87"/>
    <w:rsid w:val="0035436C"/>
    <w:rsid w:val="00354B09"/>
    <w:rsid w:val="00356130"/>
    <w:rsid w:val="0035739D"/>
    <w:rsid w:val="00357B08"/>
    <w:rsid w:val="003606AA"/>
    <w:rsid w:val="0036071C"/>
    <w:rsid w:val="00360DC2"/>
    <w:rsid w:val="00366A14"/>
    <w:rsid w:val="00370300"/>
    <w:rsid w:val="00372944"/>
    <w:rsid w:val="00372946"/>
    <w:rsid w:val="00373A27"/>
    <w:rsid w:val="00373B3D"/>
    <w:rsid w:val="00373DB9"/>
    <w:rsid w:val="00377348"/>
    <w:rsid w:val="003807C6"/>
    <w:rsid w:val="00383327"/>
    <w:rsid w:val="00383BB6"/>
    <w:rsid w:val="00384DF2"/>
    <w:rsid w:val="00386AEF"/>
    <w:rsid w:val="00390A31"/>
    <w:rsid w:val="0039230F"/>
    <w:rsid w:val="0039266F"/>
    <w:rsid w:val="0039292C"/>
    <w:rsid w:val="00392C11"/>
    <w:rsid w:val="00393254"/>
    <w:rsid w:val="00397776"/>
    <w:rsid w:val="003A2F5D"/>
    <w:rsid w:val="003A4374"/>
    <w:rsid w:val="003A511F"/>
    <w:rsid w:val="003B67AC"/>
    <w:rsid w:val="003C1AA7"/>
    <w:rsid w:val="003C2583"/>
    <w:rsid w:val="003C491C"/>
    <w:rsid w:val="003C644F"/>
    <w:rsid w:val="003D1B9A"/>
    <w:rsid w:val="003D233E"/>
    <w:rsid w:val="003D2E58"/>
    <w:rsid w:val="003D5A23"/>
    <w:rsid w:val="003D6DF9"/>
    <w:rsid w:val="003D72C7"/>
    <w:rsid w:val="003E3263"/>
    <w:rsid w:val="003E38C5"/>
    <w:rsid w:val="003F282F"/>
    <w:rsid w:val="003F688D"/>
    <w:rsid w:val="003F7D3F"/>
    <w:rsid w:val="00400EE0"/>
    <w:rsid w:val="004046FA"/>
    <w:rsid w:val="00404E22"/>
    <w:rsid w:val="00405C4B"/>
    <w:rsid w:val="00405F86"/>
    <w:rsid w:val="0040722D"/>
    <w:rsid w:val="00407A4B"/>
    <w:rsid w:val="00413684"/>
    <w:rsid w:val="00413C06"/>
    <w:rsid w:val="004147DE"/>
    <w:rsid w:val="00415321"/>
    <w:rsid w:val="0041706A"/>
    <w:rsid w:val="00421785"/>
    <w:rsid w:val="00423C4F"/>
    <w:rsid w:val="00425126"/>
    <w:rsid w:val="0043230B"/>
    <w:rsid w:val="00434A8C"/>
    <w:rsid w:val="0044323F"/>
    <w:rsid w:val="00444CAC"/>
    <w:rsid w:val="00446212"/>
    <w:rsid w:val="004478E2"/>
    <w:rsid w:val="0045020D"/>
    <w:rsid w:val="004534B2"/>
    <w:rsid w:val="00456F08"/>
    <w:rsid w:val="00457B1E"/>
    <w:rsid w:val="00461788"/>
    <w:rsid w:val="00465BD3"/>
    <w:rsid w:val="0046665B"/>
    <w:rsid w:val="00466D25"/>
    <w:rsid w:val="00472F5E"/>
    <w:rsid w:val="00473247"/>
    <w:rsid w:val="00473CCB"/>
    <w:rsid w:val="004768D0"/>
    <w:rsid w:val="00480CC5"/>
    <w:rsid w:val="00485363"/>
    <w:rsid w:val="00490D7C"/>
    <w:rsid w:val="00493DE3"/>
    <w:rsid w:val="004947F7"/>
    <w:rsid w:val="004A2F69"/>
    <w:rsid w:val="004A3F18"/>
    <w:rsid w:val="004A56CA"/>
    <w:rsid w:val="004A6D43"/>
    <w:rsid w:val="004B318F"/>
    <w:rsid w:val="004B4D3D"/>
    <w:rsid w:val="004B570B"/>
    <w:rsid w:val="004B6236"/>
    <w:rsid w:val="004B6E91"/>
    <w:rsid w:val="004B7369"/>
    <w:rsid w:val="004B78C7"/>
    <w:rsid w:val="004B79C0"/>
    <w:rsid w:val="004C0C8F"/>
    <w:rsid w:val="004D13FF"/>
    <w:rsid w:val="004D7B34"/>
    <w:rsid w:val="004E08CD"/>
    <w:rsid w:val="004E1C12"/>
    <w:rsid w:val="004E3788"/>
    <w:rsid w:val="004E478C"/>
    <w:rsid w:val="004E786A"/>
    <w:rsid w:val="004F0951"/>
    <w:rsid w:val="004F2E3F"/>
    <w:rsid w:val="004F3158"/>
    <w:rsid w:val="004F3E16"/>
    <w:rsid w:val="004F576C"/>
    <w:rsid w:val="004F7D89"/>
    <w:rsid w:val="00503602"/>
    <w:rsid w:val="00504975"/>
    <w:rsid w:val="00505062"/>
    <w:rsid w:val="00505C0E"/>
    <w:rsid w:val="00505EAD"/>
    <w:rsid w:val="005060F8"/>
    <w:rsid w:val="00513AFF"/>
    <w:rsid w:val="0051449B"/>
    <w:rsid w:val="00514793"/>
    <w:rsid w:val="0051542F"/>
    <w:rsid w:val="00520B6F"/>
    <w:rsid w:val="00523B95"/>
    <w:rsid w:val="00523BB4"/>
    <w:rsid w:val="00525A3F"/>
    <w:rsid w:val="005308BD"/>
    <w:rsid w:val="00535C29"/>
    <w:rsid w:val="005459AB"/>
    <w:rsid w:val="00546084"/>
    <w:rsid w:val="00553E0E"/>
    <w:rsid w:val="0056122E"/>
    <w:rsid w:val="00562A56"/>
    <w:rsid w:val="0056433B"/>
    <w:rsid w:val="00567296"/>
    <w:rsid w:val="00567E20"/>
    <w:rsid w:val="0058146C"/>
    <w:rsid w:val="005822EC"/>
    <w:rsid w:val="00584EC0"/>
    <w:rsid w:val="0058504A"/>
    <w:rsid w:val="00587BEB"/>
    <w:rsid w:val="005909B4"/>
    <w:rsid w:val="00593719"/>
    <w:rsid w:val="0059474C"/>
    <w:rsid w:val="00595B9E"/>
    <w:rsid w:val="00595D8A"/>
    <w:rsid w:val="005A04D2"/>
    <w:rsid w:val="005A27B0"/>
    <w:rsid w:val="005A2E5D"/>
    <w:rsid w:val="005A49C1"/>
    <w:rsid w:val="005A6CC6"/>
    <w:rsid w:val="005B38BB"/>
    <w:rsid w:val="005B3B26"/>
    <w:rsid w:val="005B6665"/>
    <w:rsid w:val="005C5806"/>
    <w:rsid w:val="005C5CDE"/>
    <w:rsid w:val="005C5F82"/>
    <w:rsid w:val="005C6FEE"/>
    <w:rsid w:val="005D09E3"/>
    <w:rsid w:val="005D0B1A"/>
    <w:rsid w:val="005E08DA"/>
    <w:rsid w:val="005E1201"/>
    <w:rsid w:val="005E5D29"/>
    <w:rsid w:val="005E6527"/>
    <w:rsid w:val="005F0034"/>
    <w:rsid w:val="005F3514"/>
    <w:rsid w:val="005F7D0D"/>
    <w:rsid w:val="0060335E"/>
    <w:rsid w:val="006033ED"/>
    <w:rsid w:val="00621EEA"/>
    <w:rsid w:val="00631A7C"/>
    <w:rsid w:val="00633095"/>
    <w:rsid w:val="00634150"/>
    <w:rsid w:val="00634ED8"/>
    <w:rsid w:val="0063501D"/>
    <w:rsid w:val="0064255F"/>
    <w:rsid w:val="00642DE7"/>
    <w:rsid w:val="00647136"/>
    <w:rsid w:val="006472FB"/>
    <w:rsid w:val="006473CA"/>
    <w:rsid w:val="00652B79"/>
    <w:rsid w:val="00653FD1"/>
    <w:rsid w:val="00655F6E"/>
    <w:rsid w:val="00661473"/>
    <w:rsid w:val="00663B19"/>
    <w:rsid w:val="006655A0"/>
    <w:rsid w:val="00665821"/>
    <w:rsid w:val="00665B08"/>
    <w:rsid w:val="00667148"/>
    <w:rsid w:val="006707B1"/>
    <w:rsid w:val="00670F2E"/>
    <w:rsid w:val="00673977"/>
    <w:rsid w:val="0067401A"/>
    <w:rsid w:val="00676730"/>
    <w:rsid w:val="00680A1B"/>
    <w:rsid w:val="00685F99"/>
    <w:rsid w:val="00687534"/>
    <w:rsid w:val="00691E35"/>
    <w:rsid w:val="00693915"/>
    <w:rsid w:val="006970E5"/>
    <w:rsid w:val="006A370F"/>
    <w:rsid w:val="006A40B0"/>
    <w:rsid w:val="006A4B93"/>
    <w:rsid w:val="006B0999"/>
    <w:rsid w:val="006B0E50"/>
    <w:rsid w:val="006B166A"/>
    <w:rsid w:val="006B198E"/>
    <w:rsid w:val="006B1A61"/>
    <w:rsid w:val="006B2D53"/>
    <w:rsid w:val="006B466E"/>
    <w:rsid w:val="006B6B06"/>
    <w:rsid w:val="006B6CB2"/>
    <w:rsid w:val="006C1574"/>
    <w:rsid w:val="006C6239"/>
    <w:rsid w:val="006D7DFF"/>
    <w:rsid w:val="006E0DF3"/>
    <w:rsid w:val="006E505A"/>
    <w:rsid w:val="006E5397"/>
    <w:rsid w:val="006E6B57"/>
    <w:rsid w:val="006F1F90"/>
    <w:rsid w:val="006F2A73"/>
    <w:rsid w:val="006F3ED6"/>
    <w:rsid w:val="006F5F43"/>
    <w:rsid w:val="00701463"/>
    <w:rsid w:val="0070155C"/>
    <w:rsid w:val="00706D67"/>
    <w:rsid w:val="00712271"/>
    <w:rsid w:val="00713B7C"/>
    <w:rsid w:val="007143C6"/>
    <w:rsid w:val="007165F1"/>
    <w:rsid w:val="007179E6"/>
    <w:rsid w:val="007212B5"/>
    <w:rsid w:val="0072697E"/>
    <w:rsid w:val="007415D8"/>
    <w:rsid w:val="00746D25"/>
    <w:rsid w:val="007501AD"/>
    <w:rsid w:val="00750432"/>
    <w:rsid w:val="00751195"/>
    <w:rsid w:val="00756063"/>
    <w:rsid w:val="0076054E"/>
    <w:rsid w:val="00760DF1"/>
    <w:rsid w:val="00761D5F"/>
    <w:rsid w:val="00763AB7"/>
    <w:rsid w:val="00764F7A"/>
    <w:rsid w:val="007677C8"/>
    <w:rsid w:val="00767956"/>
    <w:rsid w:val="00772EDC"/>
    <w:rsid w:val="00777D14"/>
    <w:rsid w:val="007803AA"/>
    <w:rsid w:val="00782638"/>
    <w:rsid w:val="007832B7"/>
    <w:rsid w:val="00790D87"/>
    <w:rsid w:val="00790F40"/>
    <w:rsid w:val="00791C16"/>
    <w:rsid w:val="00792507"/>
    <w:rsid w:val="007938C5"/>
    <w:rsid w:val="007958A2"/>
    <w:rsid w:val="00796E82"/>
    <w:rsid w:val="00797221"/>
    <w:rsid w:val="007A06EF"/>
    <w:rsid w:val="007A1966"/>
    <w:rsid w:val="007A3185"/>
    <w:rsid w:val="007A5557"/>
    <w:rsid w:val="007A5CA7"/>
    <w:rsid w:val="007A6865"/>
    <w:rsid w:val="007A7269"/>
    <w:rsid w:val="007B1561"/>
    <w:rsid w:val="007B4C62"/>
    <w:rsid w:val="007C0568"/>
    <w:rsid w:val="007C05B5"/>
    <w:rsid w:val="007C0DDF"/>
    <w:rsid w:val="007C10C8"/>
    <w:rsid w:val="007C2E07"/>
    <w:rsid w:val="007D0246"/>
    <w:rsid w:val="007D2BF2"/>
    <w:rsid w:val="007D5DA8"/>
    <w:rsid w:val="007D6ACD"/>
    <w:rsid w:val="007D73E3"/>
    <w:rsid w:val="007D745C"/>
    <w:rsid w:val="007E6B11"/>
    <w:rsid w:val="007F3114"/>
    <w:rsid w:val="007F3D21"/>
    <w:rsid w:val="007F4C62"/>
    <w:rsid w:val="00800103"/>
    <w:rsid w:val="008031E4"/>
    <w:rsid w:val="00803842"/>
    <w:rsid w:val="00805D2A"/>
    <w:rsid w:val="008116DA"/>
    <w:rsid w:val="00813056"/>
    <w:rsid w:val="00814B2D"/>
    <w:rsid w:val="00816653"/>
    <w:rsid w:val="00817AC6"/>
    <w:rsid w:val="00820277"/>
    <w:rsid w:val="008204F9"/>
    <w:rsid w:val="00821310"/>
    <w:rsid w:val="00822399"/>
    <w:rsid w:val="0082360C"/>
    <w:rsid w:val="008251EC"/>
    <w:rsid w:val="0083468D"/>
    <w:rsid w:val="008353AB"/>
    <w:rsid w:val="00836851"/>
    <w:rsid w:val="00844A3C"/>
    <w:rsid w:val="00845A0A"/>
    <w:rsid w:val="00846AA3"/>
    <w:rsid w:val="00855580"/>
    <w:rsid w:val="00855B7B"/>
    <w:rsid w:val="00861E28"/>
    <w:rsid w:val="00866F73"/>
    <w:rsid w:val="00871470"/>
    <w:rsid w:val="0088139D"/>
    <w:rsid w:val="0088264E"/>
    <w:rsid w:val="00885D7C"/>
    <w:rsid w:val="0088738F"/>
    <w:rsid w:val="008875A1"/>
    <w:rsid w:val="00890A72"/>
    <w:rsid w:val="00891F3D"/>
    <w:rsid w:val="00892F55"/>
    <w:rsid w:val="008960FF"/>
    <w:rsid w:val="008965EA"/>
    <w:rsid w:val="00897406"/>
    <w:rsid w:val="008A219D"/>
    <w:rsid w:val="008A285D"/>
    <w:rsid w:val="008A6331"/>
    <w:rsid w:val="008B0634"/>
    <w:rsid w:val="008B4FAA"/>
    <w:rsid w:val="008B5721"/>
    <w:rsid w:val="008B5D60"/>
    <w:rsid w:val="008B7062"/>
    <w:rsid w:val="008C20C4"/>
    <w:rsid w:val="008C47CE"/>
    <w:rsid w:val="008C4EFE"/>
    <w:rsid w:val="008D1FDA"/>
    <w:rsid w:val="008D206D"/>
    <w:rsid w:val="008D22B7"/>
    <w:rsid w:val="008D3343"/>
    <w:rsid w:val="008D571C"/>
    <w:rsid w:val="008D5A4C"/>
    <w:rsid w:val="008D797A"/>
    <w:rsid w:val="008E05D2"/>
    <w:rsid w:val="008E1BAF"/>
    <w:rsid w:val="008E3FEA"/>
    <w:rsid w:val="008E6ECA"/>
    <w:rsid w:val="008E7B1D"/>
    <w:rsid w:val="008F0BFF"/>
    <w:rsid w:val="008F147D"/>
    <w:rsid w:val="008F2D37"/>
    <w:rsid w:val="008F45D1"/>
    <w:rsid w:val="00903FCE"/>
    <w:rsid w:val="00905839"/>
    <w:rsid w:val="00907868"/>
    <w:rsid w:val="00910E94"/>
    <w:rsid w:val="00910F55"/>
    <w:rsid w:val="00911108"/>
    <w:rsid w:val="00915D82"/>
    <w:rsid w:val="0091611C"/>
    <w:rsid w:val="00917A9E"/>
    <w:rsid w:val="00917DE3"/>
    <w:rsid w:val="009216A3"/>
    <w:rsid w:val="0092483E"/>
    <w:rsid w:val="0092633C"/>
    <w:rsid w:val="00927658"/>
    <w:rsid w:val="009309A3"/>
    <w:rsid w:val="00934707"/>
    <w:rsid w:val="00935456"/>
    <w:rsid w:val="00936EE5"/>
    <w:rsid w:val="009442FF"/>
    <w:rsid w:val="00944B76"/>
    <w:rsid w:val="00947FE1"/>
    <w:rsid w:val="009511B7"/>
    <w:rsid w:val="00951816"/>
    <w:rsid w:val="009526C6"/>
    <w:rsid w:val="009568BE"/>
    <w:rsid w:val="0095703C"/>
    <w:rsid w:val="00964B0E"/>
    <w:rsid w:val="009671F3"/>
    <w:rsid w:val="00972A2C"/>
    <w:rsid w:val="009765F6"/>
    <w:rsid w:val="00986003"/>
    <w:rsid w:val="00994B7C"/>
    <w:rsid w:val="009A7901"/>
    <w:rsid w:val="009A7EF6"/>
    <w:rsid w:val="009B0C57"/>
    <w:rsid w:val="009B27E7"/>
    <w:rsid w:val="009B77D8"/>
    <w:rsid w:val="009C52F1"/>
    <w:rsid w:val="009C6433"/>
    <w:rsid w:val="009C7756"/>
    <w:rsid w:val="009D0696"/>
    <w:rsid w:val="009D0B98"/>
    <w:rsid w:val="009D3D10"/>
    <w:rsid w:val="009D5776"/>
    <w:rsid w:val="009E0F40"/>
    <w:rsid w:val="009E1F51"/>
    <w:rsid w:val="009E30E9"/>
    <w:rsid w:val="009F0CF1"/>
    <w:rsid w:val="009F1F82"/>
    <w:rsid w:val="009F2BFD"/>
    <w:rsid w:val="009F360A"/>
    <w:rsid w:val="009F522F"/>
    <w:rsid w:val="009F6441"/>
    <w:rsid w:val="009F668D"/>
    <w:rsid w:val="00A040B0"/>
    <w:rsid w:val="00A05D8E"/>
    <w:rsid w:val="00A06C0D"/>
    <w:rsid w:val="00A07353"/>
    <w:rsid w:val="00A105CC"/>
    <w:rsid w:val="00A12C52"/>
    <w:rsid w:val="00A14260"/>
    <w:rsid w:val="00A14B8E"/>
    <w:rsid w:val="00A1569F"/>
    <w:rsid w:val="00A21455"/>
    <w:rsid w:val="00A21E49"/>
    <w:rsid w:val="00A30D87"/>
    <w:rsid w:val="00A317FE"/>
    <w:rsid w:val="00A34F41"/>
    <w:rsid w:val="00A40A50"/>
    <w:rsid w:val="00A41CE3"/>
    <w:rsid w:val="00A458C5"/>
    <w:rsid w:val="00A47F4C"/>
    <w:rsid w:val="00A53210"/>
    <w:rsid w:val="00A57B6B"/>
    <w:rsid w:val="00A6018C"/>
    <w:rsid w:val="00A60AF5"/>
    <w:rsid w:val="00A61E5F"/>
    <w:rsid w:val="00A635CF"/>
    <w:rsid w:val="00A65254"/>
    <w:rsid w:val="00A65640"/>
    <w:rsid w:val="00A70595"/>
    <w:rsid w:val="00A738FE"/>
    <w:rsid w:val="00A76B94"/>
    <w:rsid w:val="00A77704"/>
    <w:rsid w:val="00A8349E"/>
    <w:rsid w:val="00A84599"/>
    <w:rsid w:val="00A90C3D"/>
    <w:rsid w:val="00A92084"/>
    <w:rsid w:val="00A921F2"/>
    <w:rsid w:val="00A966F6"/>
    <w:rsid w:val="00A96B1C"/>
    <w:rsid w:val="00A96D87"/>
    <w:rsid w:val="00A96E38"/>
    <w:rsid w:val="00AA009C"/>
    <w:rsid w:val="00AA01D4"/>
    <w:rsid w:val="00AA06A6"/>
    <w:rsid w:val="00AA1DC1"/>
    <w:rsid w:val="00AA417E"/>
    <w:rsid w:val="00AB26B2"/>
    <w:rsid w:val="00AB57C9"/>
    <w:rsid w:val="00AB5B63"/>
    <w:rsid w:val="00AB6D53"/>
    <w:rsid w:val="00AC3FEB"/>
    <w:rsid w:val="00AD6949"/>
    <w:rsid w:val="00AD7513"/>
    <w:rsid w:val="00AE3E34"/>
    <w:rsid w:val="00AE3F2A"/>
    <w:rsid w:val="00AF1936"/>
    <w:rsid w:val="00AF3743"/>
    <w:rsid w:val="00B021D0"/>
    <w:rsid w:val="00B026F0"/>
    <w:rsid w:val="00B02F58"/>
    <w:rsid w:val="00B037C4"/>
    <w:rsid w:val="00B07A3F"/>
    <w:rsid w:val="00B13BF8"/>
    <w:rsid w:val="00B14EBE"/>
    <w:rsid w:val="00B14F95"/>
    <w:rsid w:val="00B152F5"/>
    <w:rsid w:val="00B24570"/>
    <w:rsid w:val="00B30EAC"/>
    <w:rsid w:val="00B33691"/>
    <w:rsid w:val="00B347B1"/>
    <w:rsid w:val="00B42C38"/>
    <w:rsid w:val="00B460E7"/>
    <w:rsid w:val="00B51F4E"/>
    <w:rsid w:val="00B52B4B"/>
    <w:rsid w:val="00B538AC"/>
    <w:rsid w:val="00B55331"/>
    <w:rsid w:val="00B60C55"/>
    <w:rsid w:val="00B634C1"/>
    <w:rsid w:val="00B64DCF"/>
    <w:rsid w:val="00B6709C"/>
    <w:rsid w:val="00B70123"/>
    <w:rsid w:val="00B74E38"/>
    <w:rsid w:val="00B76FD3"/>
    <w:rsid w:val="00B80F7C"/>
    <w:rsid w:val="00B8717B"/>
    <w:rsid w:val="00B8752C"/>
    <w:rsid w:val="00B87D54"/>
    <w:rsid w:val="00B90B11"/>
    <w:rsid w:val="00B91203"/>
    <w:rsid w:val="00B93E99"/>
    <w:rsid w:val="00B976B6"/>
    <w:rsid w:val="00BA0F33"/>
    <w:rsid w:val="00BA1E8B"/>
    <w:rsid w:val="00BA20F7"/>
    <w:rsid w:val="00BA2BC6"/>
    <w:rsid w:val="00BA5EDE"/>
    <w:rsid w:val="00BA6B51"/>
    <w:rsid w:val="00BA6E58"/>
    <w:rsid w:val="00BB35A4"/>
    <w:rsid w:val="00BB50BD"/>
    <w:rsid w:val="00BB5953"/>
    <w:rsid w:val="00BB763D"/>
    <w:rsid w:val="00BC0849"/>
    <w:rsid w:val="00BC10D3"/>
    <w:rsid w:val="00BC3B8C"/>
    <w:rsid w:val="00BC3B99"/>
    <w:rsid w:val="00BC5BFE"/>
    <w:rsid w:val="00BC64A4"/>
    <w:rsid w:val="00BD3330"/>
    <w:rsid w:val="00BD3C4E"/>
    <w:rsid w:val="00BD3D54"/>
    <w:rsid w:val="00BE148A"/>
    <w:rsid w:val="00BF01E6"/>
    <w:rsid w:val="00BF06FB"/>
    <w:rsid w:val="00BF1528"/>
    <w:rsid w:val="00BF2407"/>
    <w:rsid w:val="00BF2A40"/>
    <w:rsid w:val="00BF2B50"/>
    <w:rsid w:val="00BF5154"/>
    <w:rsid w:val="00BF56A4"/>
    <w:rsid w:val="00C01944"/>
    <w:rsid w:val="00C042B8"/>
    <w:rsid w:val="00C04843"/>
    <w:rsid w:val="00C0529B"/>
    <w:rsid w:val="00C06859"/>
    <w:rsid w:val="00C10CE9"/>
    <w:rsid w:val="00C11DFC"/>
    <w:rsid w:val="00C120DC"/>
    <w:rsid w:val="00C1377A"/>
    <w:rsid w:val="00C13BBA"/>
    <w:rsid w:val="00C2033F"/>
    <w:rsid w:val="00C20C1C"/>
    <w:rsid w:val="00C226D9"/>
    <w:rsid w:val="00C26DDE"/>
    <w:rsid w:val="00C343D2"/>
    <w:rsid w:val="00C355BF"/>
    <w:rsid w:val="00C35AC0"/>
    <w:rsid w:val="00C421BB"/>
    <w:rsid w:val="00C45A43"/>
    <w:rsid w:val="00C46419"/>
    <w:rsid w:val="00C5094F"/>
    <w:rsid w:val="00C54F0E"/>
    <w:rsid w:val="00C5565E"/>
    <w:rsid w:val="00C55B15"/>
    <w:rsid w:val="00C56519"/>
    <w:rsid w:val="00C56899"/>
    <w:rsid w:val="00C63ED8"/>
    <w:rsid w:val="00C6549D"/>
    <w:rsid w:val="00C67021"/>
    <w:rsid w:val="00C67113"/>
    <w:rsid w:val="00C72CFE"/>
    <w:rsid w:val="00C8099E"/>
    <w:rsid w:val="00C80ED0"/>
    <w:rsid w:val="00C80F10"/>
    <w:rsid w:val="00C837A1"/>
    <w:rsid w:val="00C85F47"/>
    <w:rsid w:val="00C86AA3"/>
    <w:rsid w:val="00C86AC0"/>
    <w:rsid w:val="00C87860"/>
    <w:rsid w:val="00C90FF2"/>
    <w:rsid w:val="00C91C7A"/>
    <w:rsid w:val="00C92196"/>
    <w:rsid w:val="00C92F7C"/>
    <w:rsid w:val="00C96FDD"/>
    <w:rsid w:val="00CA276F"/>
    <w:rsid w:val="00CB4A24"/>
    <w:rsid w:val="00CB4F26"/>
    <w:rsid w:val="00CB7508"/>
    <w:rsid w:val="00CB7E32"/>
    <w:rsid w:val="00CC1C06"/>
    <w:rsid w:val="00CC2DFC"/>
    <w:rsid w:val="00CC799E"/>
    <w:rsid w:val="00CD04B8"/>
    <w:rsid w:val="00CD1D69"/>
    <w:rsid w:val="00CD6B60"/>
    <w:rsid w:val="00CE01CE"/>
    <w:rsid w:val="00CE1BC0"/>
    <w:rsid w:val="00CE4FF3"/>
    <w:rsid w:val="00CE5739"/>
    <w:rsid w:val="00CF02FD"/>
    <w:rsid w:val="00CF1B6C"/>
    <w:rsid w:val="00CF2457"/>
    <w:rsid w:val="00CF34B5"/>
    <w:rsid w:val="00D02F6F"/>
    <w:rsid w:val="00D160EF"/>
    <w:rsid w:val="00D21A27"/>
    <w:rsid w:val="00D27F2D"/>
    <w:rsid w:val="00D3464F"/>
    <w:rsid w:val="00D35C84"/>
    <w:rsid w:val="00D36F50"/>
    <w:rsid w:val="00D43518"/>
    <w:rsid w:val="00D46C4F"/>
    <w:rsid w:val="00D52738"/>
    <w:rsid w:val="00D5292A"/>
    <w:rsid w:val="00D57E63"/>
    <w:rsid w:val="00D65A37"/>
    <w:rsid w:val="00D7152E"/>
    <w:rsid w:val="00D72BCD"/>
    <w:rsid w:val="00D7324B"/>
    <w:rsid w:val="00D81C0D"/>
    <w:rsid w:val="00D82ACF"/>
    <w:rsid w:val="00D9071F"/>
    <w:rsid w:val="00D93160"/>
    <w:rsid w:val="00D933E4"/>
    <w:rsid w:val="00DA3606"/>
    <w:rsid w:val="00DA443A"/>
    <w:rsid w:val="00DA4F30"/>
    <w:rsid w:val="00DA6CF5"/>
    <w:rsid w:val="00DB019A"/>
    <w:rsid w:val="00DB52A6"/>
    <w:rsid w:val="00DB5D36"/>
    <w:rsid w:val="00DB6EA9"/>
    <w:rsid w:val="00DC048C"/>
    <w:rsid w:val="00DC241F"/>
    <w:rsid w:val="00DC5762"/>
    <w:rsid w:val="00DC7B43"/>
    <w:rsid w:val="00DD07EE"/>
    <w:rsid w:val="00DD2B11"/>
    <w:rsid w:val="00DD61B7"/>
    <w:rsid w:val="00DE2D1F"/>
    <w:rsid w:val="00DE38EE"/>
    <w:rsid w:val="00DE5A90"/>
    <w:rsid w:val="00DE72CF"/>
    <w:rsid w:val="00DE7EF4"/>
    <w:rsid w:val="00DF4B40"/>
    <w:rsid w:val="00DF5B52"/>
    <w:rsid w:val="00DF618B"/>
    <w:rsid w:val="00E04464"/>
    <w:rsid w:val="00E07F23"/>
    <w:rsid w:val="00E12AE7"/>
    <w:rsid w:val="00E1457F"/>
    <w:rsid w:val="00E172BA"/>
    <w:rsid w:val="00E2666F"/>
    <w:rsid w:val="00E300CE"/>
    <w:rsid w:val="00E33705"/>
    <w:rsid w:val="00E3739C"/>
    <w:rsid w:val="00E40494"/>
    <w:rsid w:val="00E40FEB"/>
    <w:rsid w:val="00E42523"/>
    <w:rsid w:val="00E43D4A"/>
    <w:rsid w:val="00E5452A"/>
    <w:rsid w:val="00E65F80"/>
    <w:rsid w:val="00E67BC0"/>
    <w:rsid w:val="00E7158F"/>
    <w:rsid w:val="00E735A1"/>
    <w:rsid w:val="00E7399D"/>
    <w:rsid w:val="00E74A68"/>
    <w:rsid w:val="00E757EE"/>
    <w:rsid w:val="00E76D87"/>
    <w:rsid w:val="00E81513"/>
    <w:rsid w:val="00E82D1B"/>
    <w:rsid w:val="00E83608"/>
    <w:rsid w:val="00E837A5"/>
    <w:rsid w:val="00E862AB"/>
    <w:rsid w:val="00E86522"/>
    <w:rsid w:val="00E87AE9"/>
    <w:rsid w:val="00E91A00"/>
    <w:rsid w:val="00E91AF6"/>
    <w:rsid w:val="00E9489F"/>
    <w:rsid w:val="00E94F25"/>
    <w:rsid w:val="00EA2AC4"/>
    <w:rsid w:val="00EA3EF6"/>
    <w:rsid w:val="00EA5D32"/>
    <w:rsid w:val="00EB0FC4"/>
    <w:rsid w:val="00EB1000"/>
    <w:rsid w:val="00EB2931"/>
    <w:rsid w:val="00EC2311"/>
    <w:rsid w:val="00EC39B1"/>
    <w:rsid w:val="00EC5873"/>
    <w:rsid w:val="00EC6AC7"/>
    <w:rsid w:val="00ED4210"/>
    <w:rsid w:val="00ED4621"/>
    <w:rsid w:val="00ED4744"/>
    <w:rsid w:val="00ED67B3"/>
    <w:rsid w:val="00EE32FA"/>
    <w:rsid w:val="00EF038F"/>
    <w:rsid w:val="00EF2271"/>
    <w:rsid w:val="00EF3173"/>
    <w:rsid w:val="00EF3763"/>
    <w:rsid w:val="00EF6ADD"/>
    <w:rsid w:val="00F042E6"/>
    <w:rsid w:val="00F046D0"/>
    <w:rsid w:val="00F119DB"/>
    <w:rsid w:val="00F13A66"/>
    <w:rsid w:val="00F1551A"/>
    <w:rsid w:val="00F168A2"/>
    <w:rsid w:val="00F16A51"/>
    <w:rsid w:val="00F16B95"/>
    <w:rsid w:val="00F17B72"/>
    <w:rsid w:val="00F26C68"/>
    <w:rsid w:val="00F31AAC"/>
    <w:rsid w:val="00F31D34"/>
    <w:rsid w:val="00F34050"/>
    <w:rsid w:val="00F414EB"/>
    <w:rsid w:val="00F42860"/>
    <w:rsid w:val="00F431AD"/>
    <w:rsid w:val="00F44792"/>
    <w:rsid w:val="00F44C0F"/>
    <w:rsid w:val="00F5053A"/>
    <w:rsid w:val="00F5420E"/>
    <w:rsid w:val="00F54C80"/>
    <w:rsid w:val="00F61AEB"/>
    <w:rsid w:val="00F6436F"/>
    <w:rsid w:val="00F6568D"/>
    <w:rsid w:val="00F70C02"/>
    <w:rsid w:val="00F71856"/>
    <w:rsid w:val="00F73EDE"/>
    <w:rsid w:val="00F75354"/>
    <w:rsid w:val="00F775C9"/>
    <w:rsid w:val="00F80569"/>
    <w:rsid w:val="00F838B2"/>
    <w:rsid w:val="00F85E05"/>
    <w:rsid w:val="00F9237E"/>
    <w:rsid w:val="00F9482E"/>
    <w:rsid w:val="00F96CDB"/>
    <w:rsid w:val="00FA110D"/>
    <w:rsid w:val="00FA33C3"/>
    <w:rsid w:val="00FA6CBF"/>
    <w:rsid w:val="00FA70C0"/>
    <w:rsid w:val="00FB11B2"/>
    <w:rsid w:val="00FB2DC7"/>
    <w:rsid w:val="00FB3317"/>
    <w:rsid w:val="00FB36E6"/>
    <w:rsid w:val="00FB5D59"/>
    <w:rsid w:val="00FB7372"/>
    <w:rsid w:val="00FC0520"/>
    <w:rsid w:val="00FC11B4"/>
    <w:rsid w:val="00FC70EB"/>
    <w:rsid w:val="00FD0665"/>
    <w:rsid w:val="00FD0A5D"/>
    <w:rsid w:val="00FD2374"/>
    <w:rsid w:val="00FD4270"/>
    <w:rsid w:val="00FD4D21"/>
    <w:rsid w:val="00FE384E"/>
    <w:rsid w:val="00FE7126"/>
    <w:rsid w:val="00FE7C18"/>
    <w:rsid w:val="00FF05BF"/>
    <w:rsid w:val="00FF1FD1"/>
    <w:rsid w:val="00FF52A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CBE442-AEC1-4E22-A290-133F001F2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1D56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56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775E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64A4"/>
    <w:pPr>
      <w:ind w:left="720"/>
      <w:contextualSpacing/>
    </w:pPr>
  </w:style>
  <w:style w:type="character" w:customStyle="1" w:styleId="Heading1Char">
    <w:name w:val="Heading 1 Char"/>
    <w:basedOn w:val="DefaultParagraphFont"/>
    <w:link w:val="Heading1"/>
    <w:uiPriority w:val="9"/>
    <w:rsid w:val="001D56B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D56B4"/>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64F7A"/>
    <w:pPr>
      <w:bidi w:val="0"/>
      <w:outlineLvl w:val="9"/>
    </w:pPr>
    <w:rPr>
      <w:lang w:bidi="ar-SA"/>
    </w:rPr>
  </w:style>
  <w:style w:type="paragraph" w:styleId="TOC1">
    <w:name w:val="toc 1"/>
    <w:basedOn w:val="Normal"/>
    <w:next w:val="Normal"/>
    <w:autoRedefine/>
    <w:uiPriority w:val="39"/>
    <w:unhideWhenUsed/>
    <w:rsid w:val="00595B9E"/>
    <w:pPr>
      <w:tabs>
        <w:tab w:val="right" w:leader="dot" w:pos="9016"/>
      </w:tabs>
      <w:spacing w:after="100"/>
    </w:pPr>
    <w:rPr>
      <w:rFonts w:cs="B Nazanin"/>
      <w:b/>
      <w:bCs/>
      <w:noProof/>
    </w:rPr>
  </w:style>
  <w:style w:type="paragraph" w:styleId="TOC2">
    <w:name w:val="toc 2"/>
    <w:basedOn w:val="Normal"/>
    <w:next w:val="Normal"/>
    <w:autoRedefine/>
    <w:uiPriority w:val="39"/>
    <w:unhideWhenUsed/>
    <w:rsid w:val="00764F7A"/>
    <w:pPr>
      <w:spacing w:after="100"/>
      <w:ind w:left="220"/>
    </w:pPr>
  </w:style>
  <w:style w:type="character" w:styleId="Hyperlink">
    <w:name w:val="Hyperlink"/>
    <w:basedOn w:val="DefaultParagraphFont"/>
    <w:uiPriority w:val="99"/>
    <w:unhideWhenUsed/>
    <w:rsid w:val="00764F7A"/>
    <w:rPr>
      <w:color w:val="0563C1" w:themeColor="hyperlink"/>
      <w:u w:val="single"/>
    </w:rPr>
  </w:style>
  <w:style w:type="table" w:styleId="TableGrid">
    <w:name w:val="Table Grid"/>
    <w:basedOn w:val="TableNormal"/>
    <w:uiPriority w:val="59"/>
    <w:rsid w:val="005E5D29"/>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E5D29"/>
    <w:pPr>
      <w:tabs>
        <w:tab w:val="center" w:pos="4680"/>
        <w:tab w:val="right" w:pos="9360"/>
      </w:tabs>
      <w:bidi w:val="0"/>
      <w:spacing w:after="0" w:line="240" w:lineRule="auto"/>
    </w:pPr>
    <w:rPr>
      <w:lang w:bidi="ar-SA"/>
    </w:rPr>
  </w:style>
  <w:style w:type="character" w:customStyle="1" w:styleId="HeaderChar">
    <w:name w:val="Header Char"/>
    <w:basedOn w:val="DefaultParagraphFont"/>
    <w:link w:val="Header"/>
    <w:uiPriority w:val="99"/>
    <w:rsid w:val="005E5D29"/>
    <w:rPr>
      <w:lang w:bidi="ar-SA"/>
    </w:rPr>
  </w:style>
  <w:style w:type="paragraph" w:styleId="Footer">
    <w:name w:val="footer"/>
    <w:basedOn w:val="Normal"/>
    <w:link w:val="FooterChar"/>
    <w:uiPriority w:val="99"/>
    <w:unhideWhenUsed/>
    <w:rsid w:val="005E5D29"/>
    <w:pPr>
      <w:tabs>
        <w:tab w:val="center" w:pos="4680"/>
        <w:tab w:val="right" w:pos="9360"/>
      </w:tabs>
      <w:bidi w:val="0"/>
      <w:spacing w:after="0" w:line="240" w:lineRule="auto"/>
    </w:pPr>
    <w:rPr>
      <w:lang w:bidi="ar-SA"/>
    </w:rPr>
  </w:style>
  <w:style w:type="character" w:customStyle="1" w:styleId="FooterChar">
    <w:name w:val="Footer Char"/>
    <w:basedOn w:val="DefaultParagraphFont"/>
    <w:link w:val="Footer"/>
    <w:uiPriority w:val="99"/>
    <w:rsid w:val="005E5D29"/>
    <w:rPr>
      <w:lang w:bidi="ar-SA"/>
    </w:rPr>
  </w:style>
  <w:style w:type="character" w:customStyle="1" w:styleId="Heading3Char">
    <w:name w:val="Heading 3 Char"/>
    <w:basedOn w:val="DefaultParagraphFont"/>
    <w:link w:val="Heading3"/>
    <w:uiPriority w:val="9"/>
    <w:rsid w:val="001775E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07868"/>
    <w:pPr>
      <w:spacing w:after="100"/>
      <w:ind w:left="440"/>
    </w:pPr>
  </w:style>
  <w:style w:type="table" w:styleId="GridTable3">
    <w:name w:val="Grid Table 3"/>
    <w:basedOn w:val="TableNormal"/>
    <w:uiPriority w:val="48"/>
    <w:rsid w:val="00C26DD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FootnoteText">
    <w:name w:val="footnote text"/>
    <w:basedOn w:val="Normal"/>
    <w:link w:val="FootnoteTextChar"/>
    <w:uiPriority w:val="99"/>
    <w:semiHidden/>
    <w:unhideWhenUsed/>
    <w:rsid w:val="00C13BBA"/>
    <w:pPr>
      <w:bidi w:val="0"/>
      <w:spacing w:after="0" w:line="240" w:lineRule="auto"/>
    </w:pPr>
    <w:rPr>
      <w:sz w:val="20"/>
      <w:szCs w:val="20"/>
      <w:lang w:bidi="ar-SA"/>
    </w:rPr>
  </w:style>
  <w:style w:type="character" w:customStyle="1" w:styleId="FootnoteTextChar">
    <w:name w:val="Footnote Text Char"/>
    <w:basedOn w:val="DefaultParagraphFont"/>
    <w:link w:val="FootnoteText"/>
    <w:uiPriority w:val="99"/>
    <w:semiHidden/>
    <w:rsid w:val="00C13BBA"/>
    <w:rPr>
      <w:sz w:val="20"/>
      <w:szCs w:val="20"/>
      <w:lang w:bidi="ar-SA"/>
    </w:rPr>
  </w:style>
  <w:style w:type="character" w:styleId="FootnoteReference">
    <w:name w:val="footnote reference"/>
    <w:basedOn w:val="DefaultParagraphFont"/>
    <w:uiPriority w:val="99"/>
    <w:semiHidden/>
    <w:unhideWhenUsed/>
    <w:rsid w:val="00C13BBA"/>
    <w:rPr>
      <w:vertAlign w:val="superscript"/>
    </w:rPr>
  </w:style>
  <w:style w:type="paragraph" w:styleId="BalloonText">
    <w:name w:val="Balloon Text"/>
    <w:basedOn w:val="Normal"/>
    <w:link w:val="BalloonTextChar"/>
    <w:uiPriority w:val="99"/>
    <w:semiHidden/>
    <w:unhideWhenUsed/>
    <w:rsid w:val="00C13B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3BBA"/>
    <w:rPr>
      <w:rFonts w:ascii="Segoe UI" w:hAnsi="Segoe UI" w:cs="Segoe UI"/>
      <w:sz w:val="18"/>
      <w:szCs w:val="18"/>
    </w:rPr>
  </w:style>
  <w:style w:type="table" w:styleId="GridTable5Dark">
    <w:name w:val="Grid Table 5 Dark"/>
    <w:basedOn w:val="TableNormal"/>
    <w:uiPriority w:val="50"/>
    <w:rsid w:val="00BF06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899031">
      <w:bodyDiv w:val="1"/>
      <w:marLeft w:val="0"/>
      <w:marRight w:val="0"/>
      <w:marTop w:val="0"/>
      <w:marBottom w:val="0"/>
      <w:divBdr>
        <w:top w:val="none" w:sz="0" w:space="0" w:color="auto"/>
        <w:left w:val="none" w:sz="0" w:space="0" w:color="auto"/>
        <w:bottom w:val="none" w:sz="0" w:space="0" w:color="auto"/>
        <w:right w:val="none" w:sz="0" w:space="0" w:color="auto"/>
      </w:divBdr>
    </w:div>
    <w:div w:id="152184508">
      <w:bodyDiv w:val="1"/>
      <w:marLeft w:val="0"/>
      <w:marRight w:val="0"/>
      <w:marTop w:val="0"/>
      <w:marBottom w:val="0"/>
      <w:divBdr>
        <w:top w:val="none" w:sz="0" w:space="0" w:color="auto"/>
        <w:left w:val="none" w:sz="0" w:space="0" w:color="auto"/>
        <w:bottom w:val="none" w:sz="0" w:space="0" w:color="auto"/>
        <w:right w:val="none" w:sz="0" w:space="0" w:color="auto"/>
      </w:divBdr>
    </w:div>
    <w:div w:id="175461227">
      <w:bodyDiv w:val="1"/>
      <w:marLeft w:val="0"/>
      <w:marRight w:val="0"/>
      <w:marTop w:val="0"/>
      <w:marBottom w:val="0"/>
      <w:divBdr>
        <w:top w:val="none" w:sz="0" w:space="0" w:color="auto"/>
        <w:left w:val="none" w:sz="0" w:space="0" w:color="auto"/>
        <w:bottom w:val="none" w:sz="0" w:space="0" w:color="auto"/>
        <w:right w:val="none" w:sz="0" w:space="0" w:color="auto"/>
      </w:divBdr>
    </w:div>
    <w:div w:id="1345863519">
      <w:bodyDiv w:val="1"/>
      <w:marLeft w:val="0"/>
      <w:marRight w:val="0"/>
      <w:marTop w:val="0"/>
      <w:marBottom w:val="0"/>
      <w:divBdr>
        <w:top w:val="none" w:sz="0" w:space="0" w:color="auto"/>
        <w:left w:val="none" w:sz="0" w:space="0" w:color="auto"/>
        <w:bottom w:val="none" w:sz="0" w:space="0" w:color="auto"/>
        <w:right w:val="none" w:sz="0" w:space="0" w:color="auto"/>
      </w:divBdr>
    </w:div>
    <w:div w:id="212646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image" Target="media/image5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jenkins.io/"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5.jpeg"/><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2CE54-2BD8-4D42-9B3F-73D58E581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3231</TotalTime>
  <Pages>87</Pages>
  <Words>14055</Words>
  <Characters>80118</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mahdi niknejad</cp:lastModifiedBy>
  <cp:revision>290</cp:revision>
  <cp:lastPrinted>2020-07-21T10:26:00Z</cp:lastPrinted>
  <dcterms:created xsi:type="dcterms:W3CDTF">2020-06-03T09:57:00Z</dcterms:created>
  <dcterms:modified xsi:type="dcterms:W3CDTF">2020-08-04T10:38:00Z</dcterms:modified>
</cp:coreProperties>
</file>